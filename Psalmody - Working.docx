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5DAC93EE" w14:textId="011C4BEE" w:rsidR="006869EE"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227670" w:history="1">
        <w:r w:rsidR="006869EE" w:rsidRPr="006B5B2A">
          <w:rPr>
            <w:rStyle w:val="Hyperlink"/>
            <w:noProof/>
          </w:rPr>
          <w:t>The Horologion: The Book of the Hours</w:t>
        </w:r>
        <w:r w:rsidR="006869EE">
          <w:rPr>
            <w:noProof/>
            <w:webHidden/>
          </w:rPr>
          <w:tab/>
        </w:r>
        <w:r w:rsidR="006869EE">
          <w:rPr>
            <w:noProof/>
            <w:webHidden/>
          </w:rPr>
          <w:fldChar w:fldCharType="begin"/>
        </w:r>
        <w:r w:rsidR="006869EE">
          <w:rPr>
            <w:noProof/>
            <w:webHidden/>
          </w:rPr>
          <w:instrText xml:space="preserve"> PAGEREF _Toc448227670 \h </w:instrText>
        </w:r>
        <w:r w:rsidR="006869EE">
          <w:rPr>
            <w:noProof/>
            <w:webHidden/>
          </w:rPr>
        </w:r>
        <w:r w:rsidR="006869EE">
          <w:rPr>
            <w:noProof/>
            <w:webHidden/>
          </w:rPr>
          <w:fldChar w:fldCharType="separate"/>
        </w:r>
        <w:r w:rsidR="006869EE">
          <w:rPr>
            <w:noProof/>
            <w:webHidden/>
          </w:rPr>
          <w:t>3</w:t>
        </w:r>
        <w:r w:rsidR="006869EE">
          <w:rPr>
            <w:noProof/>
            <w:webHidden/>
          </w:rPr>
          <w:fldChar w:fldCharType="end"/>
        </w:r>
      </w:hyperlink>
    </w:p>
    <w:p w14:paraId="40B40659" w14:textId="052237B5" w:rsidR="006869EE" w:rsidRDefault="006869EE">
      <w:pPr>
        <w:pStyle w:val="TOC2"/>
        <w:tabs>
          <w:tab w:val="right" w:leader="dot" w:pos="8846"/>
        </w:tabs>
        <w:rPr>
          <w:rFonts w:asciiTheme="minorHAnsi" w:eastAsiaTheme="minorEastAsia" w:hAnsiTheme="minorHAnsi"/>
          <w:noProof/>
          <w:sz w:val="22"/>
          <w:lang w:val="en-US"/>
        </w:rPr>
      </w:pPr>
      <w:hyperlink w:anchor="_Toc448227671" w:history="1">
        <w:r w:rsidRPr="006B5B2A">
          <w:rPr>
            <w:rStyle w:val="Hyperlink"/>
            <w:noProof/>
          </w:rPr>
          <w:t>The Setting of the Sun: Vespers (the Eleventh Hour)</w:t>
        </w:r>
        <w:r>
          <w:rPr>
            <w:noProof/>
            <w:webHidden/>
          </w:rPr>
          <w:tab/>
        </w:r>
        <w:r>
          <w:rPr>
            <w:noProof/>
            <w:webHidden/>
          </w:rPr>
          <w:fldChar w:fldCharType="begin"/>
        </w:r>
        <w:r>
          <w:rPr>
            <w:noProof/>
            <w:webHidden/>
          </w:rPr>
          <w:instrText xml:space="preserve"> PAGEREF _Toc448227671 \h </w:instrText>
        </w:r>
        <w:r>
          <w:rPr>
            <w:noProof/>
            <w:webHidden/>
          </w:rPr>
        </w:r>
        <w:r>
          <w:rPr>
            <w:noProof/>
            <w:webHidden/>
          </w:rPr>
          <w:fldChar w:fldCharType="separate"/>
        </w:r>
        <w:r>
          <w:rPr>
            <w:noProof/>
            <w:webHidden/>
          </w:rPr>
          <w:t>5</w:t>
        </w:r>
        <w:r>
          <w:rPr>
            <w:noProof/>
            <w:webHidden/>
          </w:rPr>
          <w:fldChar w:fldCharType="end"/>
        </w:r>
      </w:hyperlink>
    </w:p>
    <w:p w14:paraId="55646BF5" w14:textId="20263148" w:rsidR="006869EE" w:rsidRDefault="006869EE">
      <w:pPr>
        <w:pStyle w:val="TOC2"/>
        <w:tabs>
          <w:tab w:val="right" w:leader="dot" w:pos="8846"/>
        </w:tabs>
        <w:rPr>
          <w:rFonts w:asciiTheme="minorHAnsi" w:eastAsiaTheme="minorEastAsia" w:hAnsiTheme="minorHAnsi"/>
          <w:noProof/>
          <w:sz w:val="22"/>
          <w:lang w:val="en-US"/>
        </w:rPr>
      </w:pPr>
      <w:hyperlink w:anchor="_Toc448227672" w:history="1">
        <w:r w:rsidRPr="006B5B2A">
          <w:rPr>
            <w:rStyle w:val="Hyperlink"/>
            <w:noProof/>
          </w:rPr>
          <w:t>After Supper: Retiring (the Twelfth Hour)</w:t>
        </w:r>
        <w:r>
          <w:rPr>
            <w:noProof/>
            <w:webHidden/>
          </w:rPr>
          <w:tab/>
        </w:r>
        <w:r>
          <w:rPr>
            <w:noProof/>
            <w:webHidden/>
          </w:rPr>
          <w:fldChar w:fldCharType="begin"/>
        </w:r>
        <w:r>
          <w:rPr>
            <w:noProof/>
            <w:webHidden/>
          </w:rPr>
          <w:instrText xml:space="preserve"> PAGEREF _Toc448227672 \h </w:instrText>
        </w:r>
        <w:r>
          <w:rPr>
            <w:noProof/>
            <w:webHidden/>
          </w:rPr>
        </w:r>
        <w:r>
          <w:rPr>
            <w:noProof/>
            <w:webHidden/>
          </w:rPr>
          <w:fldChar w:fldCharType="separate"/>
        </w:r>
        <w:r>
          <w:rPr>
            <w:noProof/>
            <w:webHidden/>
          </w:rPr>
          <w:t>14</w:t>
        </w:r>
        <w:r>
          <w:rPr>
            <w:noProof/>
            <w:webHidden/>
          </w:rPr>
          <w:fldChar w:fldCharType="end"/>
        </w:r>
      </w:hyperlink>
    </w:p>
    <w:p w14:paraId="088E77DD" w14:textId="1BAE43BF" w:rsidR="006869EE" w:rsidRDefault="006869EE">
      <w:pPr>
        <w:pStyle w:val="TOC2"/>
        <w:tabs>
          <w:tab w:val="right" w:leader="dot" w:pos="8846"/>
        </w:tabs>
        <w:rPr>
          <w:rFonts w:asciiTheme="minorHAnsi" w:eastAsiaTheme="minorEastAsia" w:hAnsiTheme="minorHAnsi"/>
          <w:noProof/>
          <w:sz w:val="22"/>
          <w:lang w:val="en-US"/>
        </w:rPr>
      </w:pPr>
      <w:hyperlink w:anchor="_Toc448227673" w:history="1">
        <w:r w:rsidRPr="006B5B2A">
          <w:rPr>
            <w:rStyle w:val="Hyperlink"/>
            <w:noProof/>
          </w:rPr>
          <w:t>Midnight</w:t>
        </w:r>
        <w:r>
          <w:rPr>
            <w:noProof/>
            <w:webHidden/>
          </w:rPr>
          <w:tab/>
        </w:r>
        <w:r>
          <w:rPr>
            <w:noProof/>
            <w:webHidden/>
          </w:rPr>
          <w:fldChar w:fldCharType="begin"/>
        </w:r>
        <w:r>
          <w:rPr>
            <w:noProof/>
            <w:webHidden/>
          </w:rPr>
          <w:instrText xml:space="preserve"> PAGEREF _Toc448227673 \h </w:instrText>
        </w:r>
        <w:r>
          <w:rPr>
            <w:noProof/>
            <w:webHidden/>
          </w:rPr>
        </w:r>
        <w:r>
          <w:rPr>
            <w:noProof/>
            <w:webHidden/>
          </w:rPr>
          <w:fldChar w:fldCharType="separate"/>
        </w:r>
        <w:r>
          <w:rPr>
            <w:noProof/>
            <w:webHidden/>
          </w:rPr>
          <w:t>29</w:t>
        </w:r>
        <w:r>
          <w:rPr>
            <w:noProof/>
            <w:webHidden/>
          </w:rPr>
          <w:fldChar w:fldCharType="end"/>
        </w:r>
      </w:hyperlink>
    </w:p>
    <w:p w14:paraId="5C99154D" w14:textId="5EEDA2D8" w:rsidR="006869EE" w:rsidRDefault="006869EE">
      <w:pPr>
        <w:pStyle w:val="TOC2"/>
        <w:tabs>
          <w:tab w:val="right" w:leader="dot" w:pos="8846"/>
        </w:tabs>
        <w:rPr>
          <w:rFonts w:asciiTheme="minorHAnsi" w:eastAsiaTheme="minorEastAsia" w:hAnsiTheme="minorHAnsi"/>
          <w:noProof/>
          <w:sz w:val="22"/>
          <w:lang w:val="en-US"/>
        </w:rPr>
      </w:pPr>
      <w:hyperlink w:anchor="_Toc448227674" w:history="1">
        <w:r w:rsidRPr="006B5B2A">
          <w:rPr>
            <w:rStyle w:val="Hyperlink"/>
            <w:noProof/>
          </w:rPr>
          <w:t>The Rising of the Sun: Matins (or Lauds)</w:t>
        </w:r>
        <w:r>
          <w:rPr>
            <w:noProof/>
            <w:webHidden/>
          </w:rPr>
          <w:tab/>
        </w:r>
        <w:r>
          <w:rPr>
            <w:noProof/>
            <w:webHidden/>
          </w:rPr>
          <w:fldChar w:fldCharType="begin"/>
        </w:r>
        <w:r>
          <w:rPr>
            <w:noProof/>
            <w:webHidden/>
          </w:rPr>
          <w:instrText xml:space="preserve"> PAGEREF _Toc448227674 \h </w:instrText>
        </w:r>
        <w:r>
          <w:rPr>
            <w:noProof/>
            <w:webHidden/>
          </w:rPr>
        </w:r>
        <w:r>
          <w:rPr>
            <w:noProof/>
            <w:webHidden/>
          </w:rPr>
          <w:fldChar w:fldCharType="separate"/>
        </w:r>
        <w:r>
          <w:rPr>
            <w:noProof/>
            <w:webHidden/>
          </w:rPr>
          <w:t>41</w:t>
        </w:r>
        <w:r>
          <w:rPr>
            <w:noProof/>
            <w:webHidden/>
          </w:rPr>
          <w:fldChar w:fldCharType="end"/>
        </w:r>
      </w:hyperlink>
    </w:p>
    <w:p w14:paraId="77D317C4" w14:textId="0C9F8117" w:rsidR="006869EE" w:rsidRDefault="006869EE">
      <w:pPr>
        <w:pStyle w:val="TOC2"/>
        <w:tabs>
          <w:tab w:val="right" w:leader="dot" w:pos="8846"/>
        </w:tabs>
        <w:rPr>
          <w:rFonts w:asciiTheme="minorHAnsi" w:eastAsiaTheme="minorEastAsia" w:hAnsiTheme="minorHAnsi"/>
          <w:noProof/>
          <w:sz w:val="22"/>
          <w:lang w:val="en-US"/>
        </w:rPr>
      </w:pPr>
      <w:hyperlink w:anchor="_Toc448227675" w:history="1">
        <w:r w:rsidRPr="006B5B2A">
          <w:rPr>
            <w:rStyle w:val="Hyperlink"/>
            <w:noProof/>
          </w:rPr>
          <w:t>Early Morning: Prime (The First Hour)</w:t>
        </w:r>
        <w:r>
          <w:rPr>
            <w:noProof/>
            <w:webHidden/>
          </w:rPr>
          <w:tab/>
        </w:r>
        <w:r>
          <w:rPr>
            <w:noProof/>
            <w:webHidden/>
          </w:rPr>
          <w:fldChar w:fldCharType="begin"/>
        </w:r>
        <w:r>
          <w:rPr>
            <w:noProof/>
            <w:webHidden/>
          </w:rPr>
          <w:instrText xml:space="preserve"> PAGEREF _Toc448227675 \h </w:instrText>
        </w:r>
        <w:r>
          <w:rPr>
            <w:noProof/>
            <w:webHidden/>
          </w:rPr>
        </w:r>
        <w:r>
          <w:rPr>
            <w:noProof/>
            <w:webHidden/>
          </w:rPr>
          <w:fldChar w:fldCharType="separate"/>
        </w:r>
        <w:r>
          <w:rPr>
            <w:noProof/>
            <w:webHidden/>
          </w:rPr>
          <w:t>45</w:t>
        </w:r>
        <w:r>
          <w:rPr>
            <w:noProof/>
            <w:webHidden/>
          </w:rPr>
          <w:fldChar w:fldCharType="end"/>
        </w:r>
      </w:hyperlink>
    </w:p>
    <w:p w14:paraId="7843B083" w14:textId="449E3CBC" w:rsidR="006869EE" w:rsidRDefault="006869EE">
      <w:pPr>
        <w:pStyle w:val="TOC2"/>
        <w:tabs>
          <w:tab w:val="right" w:leader="dot" w:pos="8846"/>
        </w:tabs>
        <w:rPr>
          <w:rFonts w:asciiTheme="minorHAnsi" w:eastAsiaTheme="minorEastAsia" w:hAnsiTheme="minorHAnsi"/>
          <w:noProof/>
          <w:sz w:val="22"/>
          <w:lang w:val="en-US"/>
        </w:rPr>
      </w:pPr>
      <w:hyperlink w:anchor="_Toc448227676" w:history="1">
        <w:r w:rsidRPr="006B5B2A">
          <w:rPr>
            <w:rStyle w:val="Hyperlink"/>
            <w:noProof/>
          </w:rPr>
          <w:t>Mid-Morning (The Third Hour)</w:t>
        </w:r>
        <w:r>
          <w:rPr>
            <w:noProof/>
            <w:webHidden/>
          </w:rPr>
          <w:tab/>
        </w:r>
        <w:r>
          <w:rPr>
            <w:noProof/>
            <w:webHidden/>
          </w:rPr>
          <w:fldChar w:fldCharType="begin"/>
        </w:r>
        <w:r>
          <w:rPr>
            <w:noProof/>
            <w:webHidden/>
          </w:rPr>
          <w:instrText xml:space="preserve"> PAGEREF _Toc448227676 \h </w:instrText>
        </w:r>
        <w:r>
          <w:rPr>
            <w:noProof/>
            <w:webHidden/>
          </w:rPr>
        </w:r>
        <w:r>
          <w:rPr>
            <w:noProof/>
            <w:webHidden/>
          </w:rPr>
          <w:fldChar w:fldCharType="separate"/>
        </w:r>
        <w:r>
          <w:rPr>
            <w:noProof/>
            <w:webHidden/>
          </w:rPr>
          <w:t>65</w:t>
        </w:r>
        <w:r>
          <w:rPr>
            <w:noProof/>
            <w:webHidden/>
          </w:rPr>
          <w:fldChar w:fldCharType="end"/>
        </w:r>
      </w:hyperlink>
    </w:p>
    <w:p w14:paraId="57D78A99" w14:textId="5FD70B05" w:rsidR="006869EE" w:rsidRDefault="006869EE">
      <w:pPr>
        <w:pStyle w:val="TOC2"/>
        <w:tabs>
          <w:tab w:val="right" w:leader="dot" w:pos="8846"/>
        </w:tabs>
        <w:rPr>
          <w:rFonts w:asciiTheme="minorHAnsi" w:eastAsiaTheme="minorEastAsia" w:hAnsiTheme="minorHAnsi"/>
          <w:noProof/>
          <w:sz w:val="22"/>
          <w:lang w:val="en-US"/>
        </w:rPr>
      </w:pPr>
      <w:hyperlink w:anchor="_Toc448227677" w:history="1">
        <w:r w:rsidRPr="006B5B2A">
          <w:rPr>
            <w:rStyle w:val="Hyperlink"/>
            <w:noProof/>
          </w:rPr>
          <w:t>Noon (The Sixth Hour)</w:t>
        </w:r>
        <w:r>
          <w:rPr>
            <w:noProof/>
            <w:webHidden/>
          </w:rPr>
          <w:tab/>
        </w:r>
        <w:r>
          <w:rPr>
            <w:noProof/>
            <w:webHidden/>
          </w:rPr>
          <w:fldChar w:fldCharType="begin"/>
        </w:r>
        <w:r>
          <w:rPr>
            <w:noProof/>
            <w:webHidden/>
          </w:rPr>
          <w:instrText xml:space="preserve"> PAGEREF _Toc448227677 \h </w:instrText>
        </w:r>
        <w:r>
          <w:rPr>
            <w:noProof/>
            <w:webHidden/>
          </w:rPr>
        </w:r>
        <w:r>
          <w:rPr>
            <w:noProof/>
            <w:webHidden/>
          </w:rPr>
          <w:fldChar w:fldCharType="separate"/>
        </w:r>
        <w:r>
          <w:rPr>
            <w:noProof/>
            <w:webHidden/>
          </w:rPr>
          <w:t>68</w:t>
        </w:r>
        <w:r>
          <w:rPr>
            <w:noProof/>
            <w:webHidden/>
          </w:rPr>
          <w:fldChar w:fldCharType="end"/>
        </w:r>
      </w:hyperlink>
    </w:p>
    <w:p w14:paraId="02ECF6EA" w14:textId="3731E267" w:rsidR="006869EE" w:rsidRDefault="006869EE">
      <w:pPr>
        <w:pStyle w:val="TOC2"/>
        <w:tabs>
          <w:tab w:val="right" w:leader="dot" w:pos="8846"/>
        </w:tabs>
        <w:rPr>
          <w:rFonts w:asciiTheme="minorHAnsi" w:eastAsiaTheme="minorEastAsia" w:hAnsiTheme="minorHAnsi"/>
          <w:noProof/>
          <w:sz w:val="22"/>
          <w:lang w:val="en-US"/>
        </w:rPr>
      </w:pPr>
      <w:hyperlink w:anchor="_Toc448227678" w:history="1">
        <w:r w:rsidRPr="006B5B2A">
          <w:rPr>
            <w:rStyle w:val="Hyperlink"/>
            <w:noProof/>
          </w:rPr>
          <w:t>Afternoon (The Ninth Hour)</w:t>
        </w:r>
        <w:r>
          <w:rPr>
            <w:noProof/>
            <w:webHidden/>
          </w:rPr>
          <w:tab/>
        </w:r>
        <w:r>
          <w:rPr>
            <w:noProof/>
            <w:webHidden/>
          </w:rPr>
          <w:fldChar w:fldCharType="begin"/>
        </w:r>
        <w:r>
          <w:rPr>
            <w:noProof/>
            <w:webHidden/>
          </w:rPr>
          <w:instrText xml:space="preserve"> PAGEREF _Toc448227678 \h </w:instrText>
        </w:r>
        <w:r>
          <w:rPr>
            <w:noProof/>
            <w:webHidden/>
          </w:rPr>
        </w:r>
        <w:r>
          <w:rPr>
            <w:noProof/>
            <w:webHidden/>
          </w:rPr>
          <w:fldChar w:fldCharType="separate"/>
        </w:r>
        <w:r>
          <w:rPr>
            <w:noProof/>
            <w:webHidden/>
          </w:rPr>
          <w:t>72</w:t>
        </w:r>
        <w:r>
          <w:rPr>
            <w:noProof/>
            <w:webHidden/>
          </w:rPr>
          <w:fldChar w:fldCharType="end"/>
        </w:r>
      </w:hyperlink>
    </w:p>
    <w:p w14:paraId="57C90EA0" w14:textId="7B5D8859" w:rsidR="006869EE" w:rsidRDefault="006869EE">
      <w:pPr>
        <w:pStyle w:val="TOC2"/>
        <w:tabs>
          <w:tab w:val="right" w:leader="dot" w:pos="8846"/>
        </w:tabs>
        <w:rPr>
          <w:rFonts w:asciiTheme="minorHAnsi" w:eastAsiaTheme="minorEastAsia" w:hAnsiTheme="minorHAnsi"/>
          <w:noProof/>
          <w:sz w:val="22"/>
          <w:lang w:val="en-US"/>
        </w:rPr>
      </w:pPr>
      <w:hyperlink w:anchor="_Toc448227679" w:history="1">
        <w:r w:rsidRPr="006B5B2A">
          <w:rPr>
            <w:rStyle w:val="Hyperlink"/>
            <w:noProof/>
            <w:lang w:val="en-GB"/>
          </w:rPr>
          <w:t>Reader’s Service</w:t>
        </w:r>
        <w:r>
          <w:rPr>
            <w:noProof/>
            <w:webHidden/>
          </w:rPr>
          <w:tab/>
        </w:r>
        <w:r>
          <w:rPr>
            <w:noProof/>
            <w:webHidden/>
          </w:rPr>
          <w:fldChar w:fldCharType="begin"/>
        </w:r>
        <w:r>
          <w:rPr>
            <w:noProof/>
            <w:webHidden/>
          </w:rPr>
          <w:instrText xml:space="preserve"> PAGEREF _Toc448227679 \h </w:instrText>
        </w:r>
        <w:r>
          <w:rPr>
            <w:noProof/>
            <w:webHidden/>
          </w:rPr>
        </w:r>
        <w:r>
          <w:rPr>
            <w:noProof/>
            <w:webHidden/>
          </w:rPr>
          <w:fldChar w:fldCharType="separate"/>
        </w:r>
        <w:r>
          <w:rPr>
            <w:noProof/>
            <w:webHidden/>
          </w:rPr>
          <w:t>76</w:t>
        </w:r>
        <w:r>
          <w:rPr>
            <w:noProof/>
            <w:webHidden/>
          </w:rPr>
          <w:fldChar w:fldCharType="end"/>
        </w:r>
      </w:hyperlink>
    </w:p>
    <w:p w14:paraId="574302FE" w14:textId="73B36C27" w:rsidR="006869EE" w:rsidRDefault="006869EE">
      <w:pPr>
        <w:pStyle w:val="TOC2"/>
        <w:tabs>
          <w:tab w:val="right" w:leader="dot" w:pos="8846"/>
        </w:tabs>
        <w:rPr>
          <w:rFonts w:asciiTheme="minorHAnsi" w:eastAsiaTheme="minorEastAsia" w:hAnsiTheme="minorHAnsi"/>
          <w:noProof/>
          <w:sz w:val="22"/>
          <w:lang w:val="en-US"/>
        </w:rPr>
      </w:pPr>
      <w:hyperlink w:anchor="_Toc448227680" w:history="1">
        <w:r w:rsidRPr="006B5B2A">
          <w:rPr>
            <w:rStyle w:val="Hyperlink"/>
            <w:noProof/>
          </w:rPr>
          <w:t>Prayers for Needs</w:t>
        </w:r>
        <w:r>
          <w:rPr>
            <w:noProof/>
            <w:webHidden/>
          </w:rPr>
          <w:tab/>
        </w:r>
        <w:r>
          <w:rPr>
            <w:noProof/>
            <w:webHidden/>
          </w:rPr>
          <w:fldChar w:fldCharType="begin"/>
        </w:r>
        <w:r>
          <w:rPr>
            <w:noProof/>
            <w:webHidden/>
          </w:rPr>
          <w:instrText xml:space="preserve"> PAGEREF _Toc448227680 \h </w:instrText>
        </w:r>
        <w:r>
          <w:rPr>
            <w:noProof/>
            <w:webHidden/>
          </w:rPr>
        </w:r>
        <w:r>
          <w:rPr>
            <w:noProof/>
            <w:webHidden/>
          </w:rPr>
          <w:fldChar w:fldCharType="separate"/>
        </w:r>
        <w:r>
          <w:rPr>
            <w:noProof/>
            <w:webHidden/>
          </w:rPr>
          <w:t>97</w:t>
        </w:r>
        <w:r>
          <w:rPr>
            <w:noProof/>
            <w:webHidden/>
          </w:rPr>
          <w:fldChar w:fldCharType="end"/>
        </w:r>
      </w:hyperlink>
    </w:p>
    <w:p w14:paraId="40D6A636" w14:textId="45CA2736" w:rsidR="006869EE" w:rsidRDefault="006869EE">
      <w:pPr>
        <w:pStyle w:val="TOC1"/>
        <w:tabs>
          <w:tab w:val="right" w:leader="dot" w:pos="8846"/>
        </w:tabs>
        <w:rPr>
          <w:rFonts w:asciiTheme="minorHAnsi" w:eastAsiaTheme="minorEastAsia" w:hAnsiTheme="minorHAnsi"/>
          <w:noProof/>
          <w:sz w:val="22"/>
          <w:lang w:val="en-US"/>
        </w:rPr>
      </w:pPr>
      <w:hyperlink w:anchor="_Toc448227681" w:history="1">
        <w:r w:rsidRPr="006B5B2A">
          <w:rPr>
            <w:rStyle w:val="Hyperlink"/>
            <w:noProof/>
          </w:rPr>
          <w:t>The Book of the Psalter</w:t>
        </w:r>
        <w:r>
          <w:rPr>
            <w:noProof/>
            <w:webHidden/>
          </w:rPr>
          <w:tab/>
        </w:r>
        <w:r>
          <w:rPr>
            <w:noProof/>
            <w:webHidden/>
          </w:rPr>
          <w:fldChar w:fldCharType="begin"/>
        </w:r>
        <w:r>
          <w:rPr>
            <w:noProof/>
            <w:webHidden/>
          </w:rPr>
          <w:instrText xml:space="preserve"> PAGEREF _Toc448227681 \h </w:instrText>
        </w:r>
        <w:r>
          <w:rPr>
            <w:noProof/>
            <w:webHidden/>
          </w:rPr>
        </w:r>
        <w:r>
          <w:rPr>
            <w:noProof/>
            <w:webHidden/>
          </w:rPr>
          <w:fldChar w:fldCharType="separate"/>
        </w:r>
        <w:r>
          <w:rPr>
            <w:noProof/>
            <w:webHidden/>
          </w:rPr>
          <w:t>108</w:t>
        </w:r>
        <w:r>
          <w:rPr>
            <w:noProof/>
            <w:webHidden/>
          </w:rPr>
          <w:fldChar w:fldCharType="end"/>
        </w:r>
      </w:hyperlink>
    </w:p>
    <w:p w14:paraId="05B33A97" w14:textId="48F1E602" w:rsidR="006869EE" w:rsidRDefault="006869EE">
      <w:pPr>
        <w:pStyle w:val="TOC2"/>
        <w:tabs>
          <w:tab w:val="right" w:leader="dot" w:pos="8846"/>
        </w:tabs>
        <w:rPr>
          <w:rFonts w:asciiTheme="minorHAnsi" w:eastAsiaTheme="minorEastAsia" w:hAnsiTheme="minorHAnsi"/>
          <w:noProof/>
          <w:sz w:val="22"/>
          <w:lang w:val="en-US"/>
        </w:rPr>
      </w:pPr>
      <w:hyperlink w:anchor="_Toc448227682" w:history="1">
        <w:r w:rsidRPr="006B5B2A">
          <w:rPr>
            <w:rStyle w:val="Hyperlink"/>
            <w:noProof/>
          </w:rPr>
          <w:t>The Psalms</w:t>
        </w:r>
        <w:r>
          <w:rPr>
            <w:noProof/>
            <w:webHidden/>
          </w:rPr>
          <w:tab/>
        </w:r>
        <w:r>
          <w:rPr>
            <w:noProof/>
            <w:webHidden/>
          </w:rPr>
          <w:fldChar w:fldCharType="begin"/>
        </w:r>
        <w:r>
          <w:rPr>
            <w:noProof/>
            <w:webHidden/>
          </w:rPr>
          <w:instrText xml:space="preserve"> PAGEREF _Toc448227682 \h </w:instrText>
        </w:r>
        <w:r>
          <w:rPr>
            <w:noProof/>
            <w:webHidden/>
          </w:rPr>
        </w:r>
        <w:r>
          <w:rPr>
            <w:noProof/>
            <w:webHidden/>
          </w:rPr>
          <w:fldChar w:fldCharType="separate"/>
        </w:r>
        <w:r>
          <w:rPr>
            <w:noProof/>
            <w:webHidden/>
          </w:rPr>
          <w:t>114</w:t>
        </w:r>
        <w:r>
          <w:rPr>
            <w:noProof/>
            <w:webHidden/>
          </w:rPr>
          <w:fldChar w:fldCharType="end"/>
        </w:r>
      </w:hyperlink>
    </w:p>
    <w:p w14:paraId="47DB6595" w14:textId="6E984750" w:rsidR="006869EE" w:rsidRDefault="006869EE">
      <w:pPr>
        <w:pStyle w:val="TOC2"/>
        <w:tabs>
          <w:tab w:val="right" w:leader="dot" w:pos="8846"/>
        </w:tabs>
        <w:rPr>
          <w:rFonts w:asciiTheme="minorHAnsi" w:eastAsiaTheme="minorEastAsia" w:hAnsiTheme="minorHAnsi"/>
          <w:noProof/>
          <w:sz w:val="22"/>
          <w:lang w:val="en-US"/>
        </w:rPr>
      </w:pPr>
      <w:hyperlink w:anchor="_Toc448227683" w:history="1">
        <w:r w:rsidRPr="006B5B2A">
          <w:rPr>
            <w:rStyle w:val="Hyperlink"/>
            <w:noProof/>
          </w:rPr>
          <w:t>The Canticles</w:t>
        </w:r>
        <w:r>
          <w:rPr>
            <w:noProof/>
            <w:webHidden/>
          </w:rPr>
          <w:tab/>
        </w:r>
        <w:r>
          <w:rPr>
            <w:noProof/>
            <w:webHidden/>
          </w:rPr>
          <w:fldChar w:fldCharType="begin"/>
        </w:r>
        <w:r>
          <w:rPr>
            <w:noProof/>
            <w:webHidden/>
          </w:rPr>
          <w:instrText xml:space="preserve"> PAGEREF _Toc448227683 \h </w:instrText>
        </w:r>
        <w:r>
          <w:rPr>
            <w:noProof/>
            <w:webHidden/>
          </w:rPr>
        </w:r>
        <w:r>
          <w:rPr>
            <w:noProof/>
            <w:webHidden/>
          </w:rPr>
          <w:fldChar w:fldCharType="separate"/>
        </w:r>
        <w:r>
          <w:rPr>
            <w:noProof/>
            <w:webHidden/>
          </w:rPr>
          <w:t>350</w:t>
        </w:r>
        <w:r>
          <w:rPr>
            <w:noProof/>
            <w:webHidden/>
          </w:rPr>
          <w:fldChar w:fldCharType="end"/>
        </w:r>
      </w:hyperlink>
    </w:p>
    <w:p w14:paraId="46D4DDD8" w14:textId="3EFDDE12" w:rsidR="006869EE" w:rsidRDefault="006869EE">
      <w:pPr>
        <w:pStyle w:val="TOC2"/>
        <w:tabs>
          <w:tab w:val="right" w:leader="dot" w:pos="8846"/>
        </w:tabs>
        <w:rPr>
          <w:rFonts w:asciiTheme="minorHAnsi" w:eastAsiaTheme="minorEastAsia" w:hAnsiTheme="minorHAnsi"/>
          <w:noProof/>
          <w:sz w:val="22"/>
          <w:lang w:val="en-US"/>
        </w:rPr>
      </w:pPr>
      <w:hyperlink w:anchor="_Toc448227684" w:history="1">
        <w:r w:rsidRPr="006B5B2A">
          <w:rPr>
            <w:rStyle w:val="Hyperlink"/>
            <w:noProof/>
          </w:rPr>
          <w:t>The Fourth Canticle</w:t>
        </w:r>
        <w:r>
          <w:rPr>
            <w:noProof/>
            <w:webHidden/>
          </w:rPr>
          <w:tab/>
        </w:r>
        <w:r>
          <w:rPr>
            <w:noProof/>
            <w:webHidden/>
          </w:rPr>
          <w:fldChar w:fldCharType="begin"/>
        </w:r>
        <w:r>
          <w:rPr>
            <w:noProof/>
            <w:webHidden/>
          </w:rPr>
          <w:instrText xml:space="preserve"> PAGEREF _Toc448227684 \h </w:instrText>
        </w:r>
        <w:r>
          <w:rPr>
            <w:noProof/>
            <w:webHidden/>
          </w:rPr>
        </w:r>
        <w:r>
          <w:rPr>
            <w:noProof/>
            <w:webHidden/>
          </w:rPr>
          <w:fldChar w:fldCharType="separate"/>
        </w:r>
        <w:r>
          <w:rPr>
            <w:noProof/>
            <w:webHidden/>
          </w:rPr>
          <w:t>399</w:t>
        </w:r>
        <w:r>
          <w:rPr>
            <w:noProof/>
            <w:webHidden/>
          </w:rPr>
          <w:fldChar w:fldCharType="end"/>
        </w:r>
      </w:hyperlink>
    </w:p>
    <w:p w14:paraId="6F4F83B4" w14:textId="0472C46A" w:rsidR="006869EE" w:rsidRDefault="006869EE">
      <w:pPr>
        <w:pStyle w:val="TOC1"/>
        <w:tabs>
          <w:tab w:val="right" w:leader="dot" w:pos="8846"/>
        </w:tabs>
        <w:rPr>
          <w:rFonts w:asciiTheme="minorHAnsi" w:eastAsiaTheme="minorEastAsia" w:hAnsiTheme="minorHAnsi"/>
          <w:noProof/>
          <w:sz w:val="22"/>
          <w:lang w:val="en-US"/>
        </w:rPr>
      </w:pPr>
      <w:hyperlink w:anchor="_Toc448227685" w:history="1">
        <w:r w:rsidRPr="006B5B2A">
          <w:rPr>
            <w:rStyle w:val="Hyperlink"/>
            <w:noProof/>
          </w:rPr>
          <w:t>The Annual Psalis and Theotokia</w:t>
        </w:r>
        <w:r>
          <w:rPr>
            <w:noProof/>
            <w:webHidden/>
          </w:rPr>
          <w:tab/>
        </w:r>
        <w:r>
          <w:rPr>
            <w:noProof/>
            <w:webHidden/>
          </w:rPr>
          <w:fldChar w:fldCharType="begin"/>
        </w:r>
        <w:r>
          <w:rPr>
            <w:noProof/>
            <w:webHidden/>
          </w:rPr>
          <w:instrText xml:space="preserve"> PAGEREF _Toc448227685 \h </w:instrText>
        </w:r>
        <w:r>
          <w:rPr>
            <w:noProof/>
            <w:webHidden/>
          </w:rPr>
        </w:r>
        <w:r>
          <w:rPr>
            <w:noProof/>
            <w:webHidden/>
          </w:rPr>
          <w:fldChar w:fldCharType="separate"/>
        </w:r>
        <w:r>
          <w:rPr>
            <w:noProof/>
            <w:webHidden/>
          </w:rPr>
          <w:t>404</w:t>
        </w:r>
        <w:r>
          <w:rPr>
            <w:noProof/>
            <w:webHidden/>
          </w:rPr>
          <w:fldChar w:fldCharType="end"/>
        </w:r>
      </w:hyperlink>
    </w:p>
    <w:p w14:paraId="587C813B" w14:textId="5E846C12" w:rsidR="006869EE" w:rsidRDefault="006869EE">
      <w:pPr>
        <w:pStyle w:val="TOC2"/>
        <w:tabs>
          <w:tab w:val="right" w:leader="dot" w:pos="8846"/>
        </w:tabs>
        <w:rPr>
          <w:rFonts w:asciiTheme="minorHAnsi" w:eastAsiaTheme="minorEastAsia" w:hAnsiTheme="minorHAnsi"/>
          <w:noProof/>
          <w:sz w:val="22"/>
          <w:lang w:val="en-US"/>
        </w:rPr>
      </w:pPr>
      <w:hyperlink w:anchor="_Toc448227686" w:history="1">
        <w:r w:rsidRPr="006B5B2A">
          <w:rPr>
            <w:rStyle w:val="Hyperlink"/>
            <w:noProof/>
          </w:rPr>
          <w:t>Sunday</w:t>
        </w:r>
        <w:r>
          <w:rPr>
            <w:noProof/>
            <w:webHidden/>
          </w:rPr>
          <w:tab/>
        </w:r>
        <w:r>
          <w:rPr>
            <w:noProof/>
            <w:webHidden/>
          </w:rPr>
          <w:fldChar w:fldCharType="begin"/>
        </w:r>
        <w:r>
          <w:rPr>
            <w:noProof/>
            <w:webHidden/>
          </w:rPr>
          <w:instrText xml:space="preserve"> PAGEREF _Toc448227686 \h </w:instrText>
        </w:r>
        <w:r>
          <w:rPr>
            <w:noProof/>
            <w:webHidden/>
          </w:rPr>
        </w:r>
        <w:r>
          <w:rPr>
            <w:noProof/>
            <w:webHidden/>
          </w:rPr>
          <w:fldChar w:fldCharType="separate"/>
        </w:r>
        <w:r>
          <w:rPr>
            <w:noProof/>
            <w:webHidden/>
          </w:rPr>
          <w:t>405</w:t>
        </w:r>
        <w:r>
          <w:rPr>
            <w:noProof/>
            <w:webHidden/>
          </w:rPr>
          <w:fldChar w:fldCharType="end"/>
        </w:r>
      </w:hyperlink>
    </w:p>
    <w:p w14:paraId="3B76A38E" w14:textId="65F99887" w:rsidR="006869EE" w:rsidRDefault="006869EE">
      <w:pPr>
        <w:pStyle w:val="TOC2"/>
        <w:tabs>
          <w:tab w:val="right" w:leader="dot" w:pos="8846"/>
        </w:tabs>
        <w:rPr>
          <w:rFonts w:asciiTheme="minorHAnsi" w:eastAsiaTheme="minorEastAsia" w:hAnsiTheme="minorHAnsi"/>
          <w:noProof/>
          <w:sz w:val="22"/>
          <w:lang w:val="en-US"/>
        </w:rPr>
      </w:pPr>
      <w:hyperlink w:anchor="_Toc448227687" w:history="1">
        <w:r w:rsidRPr="006B5B2A">
          <w:rPr>
            <w:rStyle w:val="Hyperlink"/>
            <w:noProof/>
          </w:rPr>
          <w:t>The Conclusion of the Adam Theotokias</w:t>
        </w:r>
        <w:r>
          <w:rPr>
            <w:noProof/>
            <w:webHidden/>
          </w:rPr>
          <w:tab/>
        </w:r>
        <w:r>
          <w:rPr>
            <w:noProof/>
            <w:webHidden/>
          </w:rPr>
          <w:fldChar w:fldCharType="begin"/>
        </w:r>
        <w:r>
          <w:rPr>
            <w:noProof/>
            <w:webHidden/>
          </w:rPr>
          <w:instrText xml:space="preserve"> PAGEREF _Toc448227687 \h </w:instrText>
        </w:r>
        <w:r>
          <w:rPr>
            <w:noProof/>
            <w:webHidden/>
          </w:rPr>
        </w:r>
        <w:r>
          <w:rPr>
            <w:noProof/>
            <w:webHidden/>
          </w:rPr>
          <w:fldChar w:fldCharType="separate"/>
        </w:r>
        <w:r>
          <w:rPr>
            <w:noProof/>
            <w:webHidden/>
          </w:rPr>
          <w:t>443</w:t>
        </w:r>
        <w:r>
          <w:rPr>
            <w:noProof/>
            <w:webHidden/>
          </w:rPr>
          <w:fldChar w:fldCharType="end"/>
        </w:r>
      </w:hyperlink>
    </w:p>
    <w:p w14:paraId="516D405F" w14:textId="1BE905B1" w:rsidR="006869EE" w:rsidRDefault="006869EE">
      <w:pPr>
        <w:pStyle w:val="TOC2"/>
        <w:tabs>
          <w:tab w:val="right" w:leader="dot" w:pos="8846"/>
        </w:tabs>
        <w:rPr>
          <w:rFonts w:asciiTheme="minorHAnsi" w:eastAsiaTheme="minorEastAsia" w:hAnsiTheme="minorHAnsi"/>
          <w:noProof/>
          <w:sz w:val="22"/>
          <w:lang w:val="en-US"/>
        </w:rPr>
      </w:pPr>
      <w:hyperlink w:anchor="_Toc448227688" w:history="1">
        <w:r w:rsidRPr="006B5B2A">
          <w:rPr>
            <w:rStyle w:val="Hyperlink"/>
            <w:noProof/>
          </w:rPr>
          <w:t>Monday</w:t>
        </w:r>
        <w:r>
          <w:rPr>
            <w:noProof/>
            <w:webHidden/>
          </w:rPr>
          <w:tab/>
        </w:r>
        <w:r>
          <w:rPr>
            <w:noProof/>
            <w:webHidden/>
          </w:rPr>
          <w:fldChar w:fldCharType="begin"/>
        </w:r>
        <w:r>
          <w:rPr>
            <w:noProof/>
            <w:webHidden/>
          </w:rPr>
          <w:instrText xml:space="preserve"> PAGEREF _Toc448227688 \h </w:instrText>
        </w:r>
        <w:r>
          <w:rPr>
            <w:noProof/>
            <w:webHidden/>
          </w:rPr>
        </w:r>
        <w:r>
          <w:rPr>
            <w:noProof/>
            <w:webHidden/>
          </w:rPr>
          <w:fldChar w:fldCharType="separate"/>
        </w:r>
        <w:r>
          <w:rPr>
            <w:noProof/>
            <w:webHidden/>
          </w:rPr>
          <w:t>446</w:t>
        </w:r>
        <w:r>
          <w:rPr>
            <w:noProof/>
            <w:webHidden/>
          </w:rPr>
          <w:fldChar w:fldCharType="end"/>
        </w:r>
      </w:hyperlink>
    </w:p>
    <w:p w14:paraId="674B68C8" w14:textId="6E6A65C4" w:rsidR="006869EE" w:rsidRDefault="006869EE">
      <w:pPr>
        <w:pStyle w:val="TOC2"/>
        <w:tabs>
          <w:tab w:val="right" w:leader="dot" w:pos="8846"/>
        </w:tabs>
        <w:rPr>
          <w:rFonts w:asciiTheme="minorHAnsi" w:eastAsiaTheme="minorEastAsia" w:hAnsiTheme="minorHAnsi"/>
          <w:noProof/>
          <w:sz w:val="22"/>
          <w:lang w:val="en-US"/>
        </w:rPr>
      </w:pPr>
      <w:hyperlink w:anchor="_Toc448227689" w:history="1">
        <w:r w:rsidRPr="006B5B2A">
          <w:rPr>
            <w:rStyle w:val="Hyperlink"/>
            <w:noProof/>
          </w:rPr>
          <w:t>Tuesday</w:t>
        </w:r>
        <w:r>
          <w:rPr>
            <w:noProof/>
            <w:webHidden/>
          </w:rPr>
          <w:tab/>
        </w:r>
        <w:r>
          <w:rPr>
            <w:noProof/>
            <w:webHidden/>
          </w:rPr>
          <w:fldChar w:fldCharType="begin"/>
        </w:r>
        <w:r>
          <w:rPr>
            <w:noProof/>
            <w:webHidden/>
          </w:rPr>
          <w:instrText xml:space="preserve"> PAGEREF _Toc448227689 \h </w:instrText>
        </w:r>
        <w:r>
          <w:rPr>
            <w:noProof/>
            <w:webHidden/>
          </w:rPr>
        </w:r>
        <w:r>
          <w:rPr>
            <w:noProof/>
            <w:webHidden/>
          </w:rPr>
          <w:fldChar w:fldCharType="separate"/>
        </w:r>
        <w:r>
          <w:rPr>
            <w:noProof/>
            <w:webHidden/>
          </w:rPr>
          <w:t>462</w:t>
        </w:r>
        <w:r>
          <w:rPr>
            <w:noProof/>
            <w:webHidden/>
          </w:rPr>
          <w:fldChar w:fldCharType="end"/>
        </w:r>
      </w:hyperlink>
    </w:p>
    <w:p w14:paraId="52FFAC8D" w14:textId="025CF963" w:rsidR="006869EE" w:rsidRDefault="006869EE">
      <w:pPr>
        <w:pStyle w:val="TOC2"/>
        <w:tabs>
          <w:tab w:val="right" w:leader="dot" w:pos="8846"/>
        </w:tabs>
        <w:rPr>
          <w:rFonts w:asciiTheme="minorHAnsi" w:eastAsiaTheme="minorEastAsia" w:hAnsiTheme="minorHAnsi"/>
          <w:noProof/>
          <w:sz w:val="22"/>
          <w:lang w:val="en-US"/>
        </w:rPr>
      </w:pPr>
      <w:hyperlink w:anchor="_Toc448227690" w:history="1">
        <w:r w:rsidRPr="006B5B2A">
          <w:rPr>
            <w:rStyle w:val="Hyperlink"/>
            <w:noProof/>
          </w:rPr>
          <w:t>Wednesday</w:t>
        </w:r>
        <w:r>
          <w:rPr>
            <w:noProof/>
            <w:webHidden/>
          </w:rPr>
          <w:tab/>
        </w:r>
        <w:r>
          <w:rPr>
            <w:noProof/>
            <w:webHidden/>
          </w:rPr>
          <w:fldChar w:fldCharType="begin"/>
        </w:r>
        <w:r>
          <w:rPr>
            <w:noProof/>
            <w:webHidden/>
          </w:rPr>
          <w:instrText xml:space="preserve"> PAGEREF _Toc448227690 \h </w:instrText>
        </w:r>
        <w:r>
          <w:rPr>
            <w:noProof/>
            <w:webHidden/>
          </w:rPr>
        </w:r>
        <w:r>
          <w:rPr>
            <w:noProof/>
            <w:webHidden/>
          </w:rPr>
          <w:fldChar w:fldCharType="separate"/>
        </w:r>
        <w:r>
          <w:rPr>
            <w:noProof/>
            <w:webHidden/>
          </w:rPr>
          <w:t>474</w:t>
        </w:r>
        <w:r>
          <w:rPr>
            <w:noProof/>
            <w:webHidden/>
          </w:rPr>
          <w:fldChar w:fldCharType="end"/>
        </w:r>
      </w:hyperlink>
    </w:p>
    <w:p w14:paraId="358B8CA4" w14:textId="41EB706B" w:rsidR="006869EE" w:rsidRDefault="006869EE">
      <w:pPr>
        <w:pStyle w:val="TOC2"/>
        <w:tabs>
          <w:tab w:val="right" w:leader="dot" w:pos="8846"/>
        </w:tabs>
        <w:rPr>
          <w:rFonts w:asciiTheme="minorHAnsi" w:eastAsiaTheme="minorEastAsia" w:hAnsiTheme="minorHAnsi"/>
          <w:noProof/>
          <w:sz w:val="22"/>
          <w:lang w:val="en-US"/>
        </w:rPr>
      </w:pPr>
      <w:hyperlink w:anchor="_Toc448227691" w:history="1">
        <w:r w:rsidRPr="006B5B2A">
          <w:rPr>
            <w:rStyle w:val="Hyperlink"/>
            <w:noProof/>
          </w:rPr>
          <w:t>Thursday</w:t>
        </w:r>
        <w:r>
          <w:rPr>
            <w:noProof/>
            <w:webHidden/>
          </w:rPr>
          <w:tab/>
        </w:r>
        <w:r>
          <w:rPr>
            <w:noProof/>
            <w:webHidden/>
          </w:rPr>
          <w:fldChar w:fldCharType="begin"/>
        </w:r>
        <w:r>
          <w:rPr>
            <w:noProof/>
            <w:webHidden/>
          </w:rPr>
          <w:instrText xml:space="preserve"> PAGEREF _Toc448227691 \h </w:instrText>
        </w:r>
        <w:r>
          <w:rPr>
            <w:noProof/>
            <w:webHidden/>
          </w:rPr>
        </w:r>
        <w:r>
          <w:rPr>
            <w:noProof/>
            <w:webHidden/>
          </w:rPr>
          <w:fldChar w:fldCharType="separate"/>
        </w:r>
        <w:r>
          <w:rPr>
            <w:noProof/>
            <w:webHidden/>
          </w:rPr>
          <w:t>486</w:t>
        </w:r>
        <w:r>
          <w:rPr>
            <w:noProof/>
            <w:webHidden/>
          </w:rPr>
          <w:fldChar w:fldCharType="end"/>
        </w:r>
      </w:hyperlink>
    </w:p>
    <w:p w14:paraId="459F4D3D" w14:textId="7C287795" w:rsidR="006869EE" w:rsidRDefault="006869EE">
      <w:pPr>
        <w:pStyle w:val="TOC2"/>
        <w:tabs>
          <w:tab w:val="right" w:leader="dot" w:pos="8846"/>
        </w:tabs>
        <w:rPr>
          <w:rFonts w:asciiTheme="minorHAnsi" w:eastAsiaTheme="minorEastAsia" w:hAnsiTheme="minorHAnsi"/>
          <w:noProof/>
          <w:sz w:val="22"/>
          <w:lang w:val="en-US"/>
        </w:rPr>
      </w:pPr>
      <w:hyperlink w:anchor="_Toc448227692" w:history="1">
        <w:r w:rsidRPr="006B5B2A">
          <w:rPr>
            <w:rStyle w:val="Hyperlink"/>
            <w:noProof/>
          </w:rPr>
          <w:t>Friday</w:t>
        </w:r>
        <w:r>
          <w:rPr>
            <w:noProof/>
            <w:webHidden/>
          </w:rPr>
          <w:tab/>
        </w:r>
        <w:r>
          <w:rPr>
            <w:noProof/>
            <w:webHidden/>
          </w:rPr>
          <w:fldChar w:fldCharType="begin"/>
        </w:r>
        <w:r>
          <w:rPr>
            <w:noProof/>
            <w:webHidden/>
          </w:rPr>
          <w:instrText xml:space="preserve"> PAGEREF _Toc448227692 \h </w:instrText>
        </w:r>
        <w:r>
          <w:rPr>
            <w:noProof/>
            <w:webHidden/>
          </w:rPr>
        </w:r>
        <w:r>
          <w:rPr>
            <w:noProof/>
            <w:webHidden/>
          </w:rPr>
          <w:fldChar w:fldCharType="separate"/>
        </w:r>
        <w:r>
          <w:rPr>
            <w:noProof/>
            <w:webHidden/>
          </w:rPr>
          <w:t>502</w:t>
        </w:r>
        <w:r>
          <w:rPr>
            <w:noProof/>
            <w:webHidden/>
          </w:rPr>
          <w:fldChar w:fldCharType="end"/>
        </w:r>
      </w:hyperlink>
    </w:p>
    <w:p w14:paraId="0B62F8F3" w14:textId="7D40AFC9" w:rsidR="006869EE" w:rsidRDefault="006869EE">
      <w:pPr>
        <w:pStyle w:val="TOC2"/>
        <w:tabs>
          <w:tab w:val="right" w:leader="dot" w:pos="8846"/>
        </w:tabs>
        <w:rPr>
          <w:rFonts w:asciiTheme="minorHAnsi" w:eastAsiaTheme="minorEastAsia" w:hAnsiTheme="minorHAnsi"/>
          <w:noProof/>
          <w:sz w:val="22"/>
          <w:lang w:val="en-US"/>
        </w:rPr>
      </w:pPr>
      <w:hyperlink w:anchor="_Toc448227693" w:history="1">
        <w:r w:rsidRPr="006B5B2A">
          <w:rPr>
            <w:rStyle w:val="Hyperlink"/>
            <w:noProof/>
          </w:rPr>
          <w:t>Saturday</w:t>
        </w:r>
        <w:r>
          <w:rPr>
            <w:noProof/>
            <w:webHidden/>
          </w:rPr>
          <w:tab/>
        </w:r>
        <w:r>
          <w:rPr>
            <w:noProof/>
            <w:webHidden/>
          </w:rPr>
          <w:fldChar w:fldCharType="begin"/>
        </w:r>
        <w:r>
          <w:rPr>
            <w:noProof/>
            <w:webHidden/>
          </w:rPr>
          <w:instrText xml:space="preserve"> PAGEREF _Toc448227693 \h </w:instrText>
        </w:r>
        <w:r>
          <w:rPr>
            <w:noProof/>
            <w:webHidden/>
          </w:rPr>
        </w:r>
        <w:r>
          <w:rPr>
            <w:noProof/>
            <w:webHidden/>
          </w:rPr>
          <w:fldChar w:fldCharType="separate"/>
        </w:r>
        <w:r>
          <w:rPr>
            <w:noProof/>
            <w:webHidden/>
          </w:rPr>
          <w:t>511</w:t>
        </w:r>
        <w:r>
          <w:rPr>
            <w:noProof/>
            <w:webHidden/>
          </w:rPr>
          <w:fldChar w:fldCharType="end"/>
        </w:r>
      </w:hyperlink>
    </w:p>
    <w:p w14:paraId="6EF5494F" w14:textId="1CACFD00" w:rsidR="006869EE" w:rsidRDefault="006869EE">
      <w:pPr>
        <w:pStyle w:val="TOC2"/>
        <w:tabs>
          <w:tab w:val="right" w:leader="dot" w:pos="8846"/>
        </w:tabs>
        <w:rPr>
          <w:rFonts w:asciiTheme="minorHAnsi" w:eastAsiaTheme="minorEastAsia" w:hAnsiTheme="minorHAnsi"/>
          <w:noProof/>
          <w:sz w:val="22"/>
          <w:lang w:val="en-US"/>
        </w:rPr>
      </w:pPr>
      <w:hyperlink w:anchor="_Toc448227694" w:history="1">
        <w:r w:rsidRPr="006B5B2A">
          <w:rPr>
            <w:rStyle w:val="Hyperlink"/>
            <w:noProof/>
          </w:rPr>
          <w:t>The Ending of the Batos Theotokias</w:t>
        </w:r>
        <w:r>
          <w:rPr>
            <w:noProof/>
            <w:webHidden/>
          </w:rPr>
          <w:tab/>
        </w:r>
        <w:r>
          <w:rPr>
            <w:noProof/>
            <w:webHidden/>
          </w:rPr>
          <w:fldChar w:fldCharType="begin"/>
        </w:r>
        <w:r>
          <w:rPr>
            <w:noProof/>
            <w:webHidden/>
          </w:rPr>
          <w:instrText xml:space="preserve"> PAGEREF _Toc448227694 \h </w:instrText>
        </w:r>
        <w:r>
          <w:rPr>
            <w:noProof/>
            <w:webHidden/>
          </w:rPr>
        </w:r>
        <w:r>
          <w:rPr>
            <w:noProof/>
            <w:webHidden/>
          </w:rPr>
          <w:fldChar w:fldCharType="separate"/>
        </w:r>
        <w:r>
          <w:rPr>
            <w:noProof/>
            <w:webHidden/>
          </w:rPr>
          <w:t>526</w:t>
        </w:r>
        <w:r>
          <w:rPr>
            <w:noProof/>
            <w:webHidden/>
          </w:rPr>
          <w:fldChar w:fldCharType="end"/>
        </w:r>
      </w:hyperlink>
    </w:p>
    <w:p w14:paraId="530A3D08" w14:textId="789FE0BB" w:rsidR="006869EE" w:rsidRDefault="006869EE">
      <w:pPr>
        <w:pStyle w:val="TOC1"/>
        <w:tabs>
          <w:tab w:val="right" w:leader="dot" w:pos="8846"/>
        </w:tabs>
        <w:rPr>
          <w:rFonts w:asciiTheme="minorHAnsi" w:eastAsiaTheme="minorEastAsia" w:hAnsiTheme="minorHAnsi"/>
          <w:noProof/>
          <w:sz w:val="22"/>
          <w:lang w:val="en-US"/>
        </w:rPr>
      </w:pPr>
      <w:hyperlink w:anchor="_Toc448227695" w:history="1">
        <w:r w:rsidRPr="006B5B2A">
          <w:rPr>
            <w:rStyle w:val="Hyperlink"/>
            <w:noProof/>
          </w:rPr>
          <w:t>The Raising of Incense</w:t>
        </w:r>
        <w:r>
          <w:rPr>
            <w:noProof/>
            <w:webHidden/>
          </w:rPr>
          <w:tab/>
        </w:r>
        <w:r>
          <w:rPr>
            <w:noProof/>
            <w:webHidden/>
          </w:rPr>
          <w:fldChar w:fldCharType="begin"/>
        </w:r>
        <w:r>
          <w:rPr>
            <w:noProof/>
            <w:webHidden/>
          </w:rPr>
          <w:instrText xml:space="preserve"> PAGEREF _Toc448227695 \h </w:instrText>
        </w:r>
        <w:r>
          <w:rPr>
            <w:noProof/>
            <w:webHidden/>
          </w:rPr>
        </w:r>
        <w:r>
          <w:rPr>
            <w:noProof/>
            <w:webHidden/>
          </w:rPr>
          <w:fldChar w:fldCharType="separate"/>
        </w:r>
        <w:r>
          <w:rPr>
            <w:noProof/>
            <w:webHidden/>
          </w:rPr>
          <w:t>529</w:t>
        </w:r>
        <w:r>
          <w:rPr>
            <w:noProof/>
            <w:webHidden/>
          </w:rPr>
          <w:fldChar w:fldCharType="end"/>
        </w:r>
      </w:hyperlink>
    </w:p>
    <w:p w14:paraId="4AD433F2" w14:textId="2A257BC2" w:rsidR="006869EE" w:rsidRDefault="006869EE">
      <w:pPr>
        <w:pStyle w:val="TOC1"/>
        <w:tabs>
          <w:tab w:val="right" w:leader="dot" w:pos="8846"/>
        </w:tabs>
        <w:rPr>
          <w:rFonts w:asciiTheme="minorHAnsi" w:eastAsiaTheme="minorEastAsia" w:hAnsiTheme="minorHAnsi"/>
          <w:noProof/>
          <w:sz w:val="22"/>
          <w:lang w:val="en-US"/>
        </w:rPr>
      </w:pPr>
      <w:hyperlink w:anchor="_Toc448227696" w:history="1">
        <w:r w:rsidRPr="006B5B2A">
          <w:rPr>
            <w:rStyle w:val="Hyperlink"/>
            <w:noProof/>
          </w:rPr>
          <w:t>The Book of Psalis and Doxologies</w:t>
        </w:r>
        <w:r>
          <w:rPr>
            <w:noProof/>
            <w:webHidden/>
          </w:rPr>
          <w:tab/>
        </w:r>
        <w:r>
          <w:rPr>
            <w:noProof/>
            <w:webHidden/>
          </w:rPr>
          <w:fldChar w:fldCharType="begin"/>
        </w:r>
        <w:r>
          <w:rPr>
            <w:noProof/>
            <w:webHidden/>
          </w:rPr>
          <w:instrText xml:space="preserve"> PAGEREF _Toc448227696 \h </w:instrText>
        </w:r>
        <w:r>
          <w:rPr>
            <w:noProof/>
            <w:webHidden/>
          </w:rPr>
        </w:r>
        <w:r>
          <w:rPr>
            <w:noProof/>
            <w:webHidden/>
          </w:rPr>
          <w:fldChar w:fldCharType="separate"/>
        </w:r>
        <w:r>
          <w:rPr>
            <w:noProof/>
            <w:webHidden/>
          </w:rPr>
          <w:t>563</w:t>
        </w:r>
        <w:r>
          <w:rPr>
            <w:noProof/>
            <w:webHidden/>
          </w:rPr>
          <w:fldChar w:fldCharType="end"/>
        </w:r>
      </w:hyperlink>
    </w:p>
    <w:p w14:paraId="49D9B529" w14:textId="62EE74AD" w:rsidR="006869EE" w:rsidRDefault="006869EE">
      <w:pPr>
        <w:pStyle w:val="TOC2"/>
        <w:tabs>
          <w:tab w:val="right" w:leader="dot" w:pos="8846"/>
        </w:tabs>
        <w:rPr>
          <w:rFonts w:asciiTheme="minorHAnsi" w:eastAsiaTheme="minorEastAsia" w:hAnsiTheme="minorHAnsi"/>
          <w:noProof/>
          <w:sz w:val="22"/>
          <w:lang w:val="en-US"/>
        </w:rPr>
      </w:pPr>
      <w:hyperlink w:anchor="_Toc448227697" w:history="1">
        <w:r w:rsidRPr="006B5B2A">
          <w:rPr>
            <w:rStyle w:val="Hyperlink"/>
            <w:noProof/>
          </w:rPr>
          <w:t>General and Common Doxologies</w:t>
        </w:r>
        <w:r>
          <w:rPr>
            <w:noProof/>
            <w:webHidden/>
          </w:rPr>
          <w:tab/>
        </w:r>
        <w:r>
          <w:rPr>
            <w:noProof/>
            <w:webHidden/>
          </w:rPr>
          <w:fldChar w:fldCharType="begin"/>
        </w:r>
        <w:r>
          <w:rPr>
            <w:noProof/>
            <w:webHidden/>
          </w:rPr>
          <w:instrText xml:space="preserve"> PAGEREF _Toc448227697 \h </w:instrText>
        </w:r>
        <w:r>
          <w:rPr>
            <w:noProof/>
            <w:webHidden/>
          </w:rPr>
        </w:r>
        <w:r>
          <w:rPr>
            <w:noProof/>
            <w:webHidden/>
          </w:rPr>
          <w:fldChar w:fldCharType="separate"/>
        </w:r>
        <w:r>
          <w:rPr>
            <w:noProof/>
            <w:webHidden/>
          </w:rPr>
          <w:t>564</w:t>
        </w:r>
        <w:r>
          <w:rPr>
            <w:noProof/>
            <w:webHidden/>
          </w:rPr>
          <w:fldChar w:fldCharType="end"/>
        </w:r>
      </w:hyperlink>
    </w:p>
    <w:p w14:paraId="4007D577" w14:textId="392E36FD" w:rsidR="006869EE" w:rsidRDefault="006869EE">
      <w:pPr>
        <w:pStyle w:val="TOC2"/>
        <w:tabs>
          <w:tab w:val="right" w:leader="dot" w:pos="8846"/>
        </w:tabs>
        <w:rPr>
          <w:rFonts w:asciiTheme="minorHAnsi" w:eastAsiaTheme="minorEastAsia" w:hAnsiTheme="minorHAnsi"/>
          <w:noProof/>
          <w:sz w:val="22"/>
          <w:lang w:val="en-US"/>
        </w:rPr>
      </w:pPr>
      <w:hyperlink w:anchor="_Toc448227698" w:history="1">
        <w:r w:rsidRPr="006B5B2A">
          <w:rPr>
            <w:rStyle w:val="Hyperlink"/>
            <w:noProof/>
          </w:rPr>
          <w:t xml:space="preserve">September or </w:t>
        </w:r>
        <w:r w:rsidRPr="006B5B2A">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_Toc448227698 \h </w:instrText>
        </w:r>
        <w:r>
          <w:rPr>
            <w:noProof/>
            <w:webHidden/>
          </w:rPr>
        </w:r>
        <w:r>
          <w:rPr>
            <w:noProof/>
            <w:webHidden/>
          </w:rPr>
          <w:fldChar w:fldCharType="separate"/>
        </w:r>
        <w:r>
          <w:rPr>
            <w:noProof/>
            <w:webHidden/>
          </w:rPr>
          <w:t>585</w:t>
        </w:r>
        <w:r>
          <w:rPr>
            <w:noProof/>
            <w:webHidden/>
          </w:rPr>
          <w:fldChar w:fldCharType="end"/>
        </w:r>
      </w:hyperlink>
    </w:p>
    <w:p w14:paraId="0794FB78" w14:textId="0AA5BA6C" w:rsidR="006869EE" w:rsidRDefault="006869EE">
      <w:pPr>
        <w:pStyle w:val="TOC2"/>
        <w:tabs>
          <w:tab w:val="right" w:leader="dot" w:pos="8846"/>
        </w:tabs>
        <w:rPr>
          <w:rFonts w:asciiTheme="minorHAnsi" w:eastAsiaTheme="minorEastAsia" w:hAnsiTheme="minorHAnsi"/>
          <w:noProof/>
          <w:sz w:val="22"/>
          <w:lang w:val="en-US"/>
        </w:rPr>
      </w:pPr>
      <w:hyperlink w:anchor="_Toc448227699" w:history="1">
        <w:r w:rsidRPr="006B5B2A">
          <w:rPr>
            <w:rStyle w:val="Hyperlink"/>
            <w:noProof/>
          </w:rPr>
          <w:t xml:space="preserve">October or </w:t>
        </w:r>
        <w:r w:rsidRPr="006B5B2A">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_Toc448227699 \h </w:instrText>
        </w:r>
        <w:r>
          <w:rPr>
            <w:noProof/>
            <w:webHidden/>
          </w:rPr>
        </w:r>
        <w:r>
          <w:rPr>
            <w:noProof/>
            <w:webHidden/>
          </w:rPr>
          <w:fldChar w:fldCharType="separate"/>
        </w:r>
        <w:r>
          <w:rPr>
            <w:noProof/>
            <w:webHidden/>
          </w:rPr>
          <w:t>625</w:t>
        </w:r>
        <w:r>
          <w:rPr>
            <w:noProof/>
            <w:webHidden/>
          </w:rPr>
          <w:fldChar w:fldCharType="end"/>
        </w:r>
      </w:hyperlink>
    </w:p>
    <w:p w14:paraId="797FD7C6" w14:textId="2A35E53B" w:rsidR="006869EE" w:rsidRDefault="006869EE">
      <w:pPr>
        <w:pStyle w:val="TOC2"/>
        <w:tabs>
          <w:tab w:val="right" w:leader="dot" w:pos="8846"/>
        </w:tabs>
        <w:rPr>
          <w:rFonts w:asciiTheme="minorHAnsi" w:eastAsiaTheme="minorEastAsia" w:hAnsiTheme="minorHAnsi"/>
          <w:noProof/>
          <w:sz w:val="22"/>
          <w:lang w:val="en-US"/>
        </w:rPr>
      </w:pPr>
      <w:hyperlink w:anchor="_Toc448227700" w:history="1">
        <w:r w:rsidRPr="006B5B2A">
          <w:rPr>
            <w:rStyle w:val="Hyperlink"/>
            <w:noProof/>
          </w:rPr>
          <w:t xml:space="preserve">November or </w:t>
        </w:r>
        <w:r w:rsidRPr="006B5B2A">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_Toc448227700 \h </w:instrText>
        </w:r>
        <w:r>
          <w:rPr>
            <w:noProof/>
            <w:webHidden/>
          </w:rPr>
        </w:r>
        <w:r>
          <w:rPr>
            <w:noProof/>
            <w:webHidden/>
          </w:rPr>
          <w:fldChar w:fldCharType="separate"/>
        </w:r>
        <w:r>
          <w:rPr>
            <w:noProof/>
            <w:webHidden/>
          </w:rPr>
          <w:t>633</w:t>
        </w:r>
        <w:r>
          <w:rPr>
            <w:noProof/>
            <w:webHidden/>
          </w:rPr>
          <w:fldChar w:fldCharType="end"/>
        </w:r>
      </w:hyperlink>
    </w:p>
    <w:p w14:paraId="3885B513" w14:textId="09AD3409" w:rsidR="006869EE" w:rsidRDefault="006869EE">
      <w:pPr>
        <w:pStyle w:val="TOC2"/>
        <w:tabs>
          <w:tab w:val="right" w:leader="dot" w:pos="8846"/>
        </w:tabs>
        <w:rPr>
          <w:rFonts w:asciiTheme="minorHAnsi" w:eastAsiaTheme="minorEastAsia" w:hAnsiTheme="minorHAnsi"/>
          <w:noProof/>
          <w:sz w:val="22"/>
          <w:lang w:val="en-US"/>
        </w:rPr>
      </w:pPr>
      <w:hyperlink w:anchor="_Toc448227701" w:history="1">
        <w:r w:rsidRPr="006B5B2A">
          <w:rPr>
            <w:rStyle w:val="Hyperlink"/>
            <w:noProof/>
          </w:rPr>
          <w:t xml:space="preserve">December or </w:t>
        </w:r>
        <w:r w:rsidRPr="006B5B2A">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_Toc448227701 \h </w:instrText>
        </w:r>
        <w:r>
          <w:rPr>
            <w:noProof/>
            <w:webHidden/>
          </w:rPr>
        </w:r>
        <w:r>
          <w:rPr>
            <w:noProof/>
            <w:webHidden/>
          </w:rPr>
          <w:fldChar w:fldCharType="separate"/>
        </w:r>
        <w:r>
          <w:rPr>
            <w:noProof/>
            <w:webHidden/>
          </w:rPr>
          <w:t>648</w:t>
        </w:r>
        <w:r>
          <w:rPr>
            <w:noProof/>
            <w:webHidden/>
          </w:rPr>
          <w:fldChar w:fldCharType="end"/>
        </w:r>
      </w:hyperlink>
    </w:p>
    <w:p w14:paraId="7C807456" w14:textId="5B7A1916" w:rsidR="006869EE" w:rsidRDefault="006869EE">
      <w:pPr>
        <w:pStyle w:val="TOC2"/>
        <w:tabs>
          <w:tab w:val="right" w:leader="dot" w:pos="8846"/>
        </w:tabs>
        <w:rPr>
          <w:rFonts w:asciiTheme="minorHAnsi" w:eastAsiaTheme="minorEastAsia" w:hAnsiTheme="minorHAnsi"/>
          <w:noProof/>
          <w:sz w:val="22"/>
          <w:lang w:val="en-US"/>
        </w:rPr>
      </w:pPr>
      <w:hyperlink w:anchor="_Toc448227702" w:history="1">
        <w:r w:rsidRPr="006B5B2A">
          <w:rPr>
            <w:rStyle w:val="Hyperlink"/>
            <w:noProof/>
          </w:rPr>
          <w:t xml:space="preserve">January or </w:t>
        </w:r>
        <w:r w:rsidRPr="006B5B2A">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_Toc448227702 \h </w:instrText>
        </w:r>
        <w:r>
          <w:rPr>
            <w:noProof/>
            <w:webHidden/>
          </w:rPr>
        </w:r>
        <w:r>
          <w:rPr>
            <w:noProof/>
            <w:webHidden/>
          </w:rPr>
          <w:fldChar w:fldCharType="separate"/>
        </w:r>
        <w:r>
          <w:rPr>
            <w:noProof/>
            <w:webHidden/>
          </w:rPr>
          <w:t>711</w:t>
        </w:r>
        <w:r>
          <w:rPr>
            <w:noProof/>
            <w:webHidden/>
          </w:rPr>
          <w:fldChar w:fldCharType="end"/>
        </w:r>
      </w:hyperlink>
    </w:p>
    <w:p w14:paraId="66FC10A9" w14:textId="61D9D903" w:rsidR="006869EE" w:rsidRDefault="006869EE">
      <w:pPr>
        <w:pStyle w:val="TOC2"/>
        <w:tabs>
          <w:tab w:val="right" w:leader="dot" w:pos="8846"/>
        </w:tabs>
        <w:rPr>
          <w:rFonts w:asciiTheme="minorHAnsi" w:eastAsiaTheme="minorEastAsia" w:hAnsiTheme="minorHAnsi"/>
          <w:noProof/>
          <w:sz w:val="22"/>
          <w:lang w:val="en-US"/>
        </w:rPr>
      </w:pPr>
      <w:hyperlink w:anchor="_Toc448227703" w:history="1">
        <w:r w:rsidRPr="006B5B2A">
          <w:rPr>
            <w:rStyle w:val="Hyperlink"/>
            <w:noProof/>
          </w:rPr>
          <w:t xml:space="preserve">February or </w:t>
        </w:r>
        <w:r w:rsidRPr="006B5B2A">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_Toc448227703 \h </w:instrText>
        </w:r>
        <w:r>
          <w:rPr>
            <w:noProof/>
            <w:webHidden/>
          </w:rPr>
        </w:r>
        <w:r>
          <w:rPr>
            <w:noProof/>
            <w:webHidden/>
          </w:rPr>
          <w:fldChar w:fldCharType="separate"/>
        </w:r>
        <w:r>
          <w:rPr>
            <w:noProof/>
            <w:webHidden/>
          </w:rPr>
          <w:t>772</w:t>
        </w:r>
        <w:r>
          <w:rPr>
            <w:noProof/>
            <w:webHidden/>
          </w:rPr>
          <w:fldChar w:fldCharType="end"/>
        </w:r>
      </w:hyperlink>
    </w:p>
    <w:p w14:paraId="6F180253" w14:textId="0F25B975" w:rsidR="006869EE" w:rsidRDefault="006869EE">
      <w:pPr>
        <w:pStyle w:val="TOC2"/>
        <w:tabs>
          <w:tab w:val="right" w:leader="dot" w:pos="8846"/>
        </w:tabs>
        <w:rPr>
          <w:rFonts w:asciiTheme="minorHAnsi" w:eastAsiaTheme="minorEastAsia" w:hAnsiTheme="minorHAnsi"/>
          <w:noProof/>
          <w:sz w:val="22"/>
          <w:lang w:val="en-US"/>
        </w:rPr>
      </w:pPr>
      <w:hyperlink w:anchor="_Toc448227704" w:history="1">
        <w:r w:rsidRPr="006B5B2A">
          <w:rPr>
            <w:rStyle w:val="Hyperlink"/>
            <w:noProof/>
          </w:rPr>
          <w:t xml:space="preserve">March or </w:t>
        </w:r>
        <w:r w:rsidRPr="006B5B2A">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_Toc448227704 \h </w:instrText>
        </w:r>
        <w:r>
          <w:rPr>
            <w:noProof/>
            <w:webHidden/>
          </w:rPr>
        </w:r>
        <w:r>
          <w:rPr>
            <w:noProof/>
            <w:webHidden/>
          </w:rPr>
          <w:fldChar w:fldCharType="separate"/>
        </w:r>
        <w:r>
          <w:rPr>
            <w:noProof/>
            <w:webHidden/>
          </w:rPr>
          <w:t>777</w:t>
        </w:r>
        <w:r>
          <w:rPr>
            <w:noProof/>
            <w:webHidden/>
          </w:rPr>
          <w:fldChar w:fldCharType="end"/>
        </w:r>
      </w:hyperlink>
    </w:p>
    <w:p w14:paraId="071E2FAE" w14:textId="20450EF9" w:rsidR="006869EE" w:rsidRDefault="006869EE">
      <w:pPr>
        <w:pStyle w:val="TOC2"/>
        <w:tabs>
          <w:tab w:val="right" w:leader="dot" w:pos="8846"/>
        </w:tabs>
        <w:rPr>
          <w:rFonts w:asciiTheme="minorHAnsi" w:eastAsiaTheme="minorEastAsia" w:hAnsiTheme="minorHAnsi"/>
          <w:noProof/>
          <w:sz w:val="22"/>
          <w:lang w:val="en-US"/>
        </w:rPr>
      </w:pPr>
      <w:hyperlink w:anchor="_Toc448227705" w:history="1">
        <w:r w:rsidRPr="006B5B2A">
          <w:rPr>
            <w:rStyle w:val="Hyperlink"/>
            <w:noProof/>
          </w:rPr>
          <w:t>April</w:t>
        </w:r>
        <w:r w:rsidRPr="006B5B2A">
          <w:rPr>
            <w:rStyle w:val="Hyperlink"/>
            <w:noProof/>
            <w:lang w:val="en-US"/>
          </w:rPr>
          <w:t xml:space="preserve"> or</w:t>
        </w:r>
        <w:r w:rsidRPr="006B5B2A">
          <w:rPr>
            <w:rStyle w:val="Hyperlink"/>
            <w:noProof/>
          </w:rPr>
          <w:t xml:space="preserve"> </w:t>
        </w:r>
        <w:r w:rsidRPr="006B5B2A">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_Toc448227705 \h </w:instrText>
        </w:r>
        <w:r>
          <w:rPr>
            <w:noProof/>
            <w:webHidden/>
          </w:rPr>
        </w:r>
        <w:r>
          <w:rPr>
            <w:noProof/>
            <w:webHidden/>
          </w:rPr>
          <w:fldChar w:fldCharType="separate"/>
        </w:r>
        <w:r>
          <w:rPr>
            <w:noProof/>
            <w:webHidden/>
          </w:rPr>
          <w:t>794</w:t>
        </w:r>
        <w:r>
          <w:rPr>
            <w:noProof/>
            <w:webHidden/>
          </w:rPr>
          <w:fldChar w:fldCharType="end"/>
        </w:r>
      </w:hyperlink>
    </w:p>
    <w:p w14:paraId="2C17CDB3" w14:textId="6E463E9C" w:rsidR="006869EE" w:rsidRDefault="006869EE">
      <w:pPr>
        <w:pStyle w:val="TOC2"/>
        <w:tabs>
          <w:tab w:val="right" w:leader="dot" w:pos="8846"/>
        </w:tabs>
        <w:rPr>
          <w:rFonts w:asciiTheme="minorHAnsi" w:eastAsiaTheme="minorEastAsia" w:hAnsiTheme="minorHAnsi"/>
          <w:noProof/>
          <w:sz w:val="22"/>
          <w:lang w:val="en-US"/>
        </w:rPr>
      </w:pPr>
      <w:hyperlink w:anchor="_Toc448227706" w:history="1">
        <w:r w:rsidRPr="006B5B2A">
          <w:rPr>
            <w:rStyle w:val="Hyperlink"/>
            <w:noProof/>
          </w:rPr>
          <w:t xml:space="preserve">May or </w:t>
        </w:r>
        <w:r w:rsidRPr="006B5B2A">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_Toc448227706 \h </w:instrText>
        </w:r>
        <w:r>
          <w:rPr>
            <w:noProof/>
            <w:webHidden/>
          </w:rPr>
        </w:r>
        <w:r>
          <w:rPr>
            <w:noProof/>
            <w:webHidden/>
          </w:rPr>
          <w:fldChar w:fldCharType="separate"/>
        </w:r>
        <w:r>
          <w:rPr>
            <w:noProof/>
            <w:webHidden/>
          </w:rPr>
          <w:t>800</w:t>
        </w:r>
        <w:r>
          <w:rPr>
            <w:noProof/>
            <w:webHidden/>
          </w:rPr>
          <w:fldChar w:fldCharType="end"/>
        </w:r>
      </w:hyperlink>
    </w:p>
    <w:p w14:paraId="283B1B4E" w14:textId="2F96B0B2" w:rsidR="006869EE" w:rsidRDefault="006869EE">
      <w:pPr>
        <w:pStyle w:val="TOC2"/>
        <w:tabs>
          <w:tab w:val="right" w:leader="dot" w:pos="8846"/>
        </w:tabs>
        <w:rPr>
          <w:rFonts w:asciiTheme="minorHAnsi" w:eastAsiaTheme="minorEastAsia" w:hAnsiTheme="minorHAnsi"/>
          <w:noProof/>
          <w:sz w:val="22"/>
          <w:lang w:val="en-US"/>
        </w:rPr>
      </w:pPr>
      <w:hyperlink w:anchor="_Toc448227707" w:history="1">
        <w:r w:rsidRPr="006B5B2A">
          <w:rPr>
            <w:rStyle w:val="Hyperlink"/>
            <w:noProof/>
          </w:rPr>
          <w:t xml:space="preserve">June or </w:t>
        </w:r>
        <w:r w:rsidRPr="006B5B2A">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_Toc448227707 \h </w:instrText>
        </w:r>
        <w:r>
          <w:rPr>
            <w:noProof/>
            <w:webHidden/>
          </w:rPr>
        </w:r>
        <w:r>
          <w:rPr>
            <w:noProof/>
            <w:webHidden/>
          </w:rPr>
          <w:fldChar w:fldCharType="separate"/>
        </w:r>
        <w:r>
          <w:rPr>
            <w:noProof/>
            <w:webHidden/>
          </w:rPr>
          <w:t>823</w:t>
        </w:r>
        <w:r>
          <w:rPr>
            <w:noProof/>
            <w:webHidden/>
          </w:rPr>
          <w:fldChar w:fldCharType="end"/>
        </w:r>
      </w:hyperlink>
    </w:p>
    <w:p w14:paraId="7E93398D" w14:textId="7B6C75A6" w:rsidR="006869EE" w:rsidRDefault="006869EE">
      <w:pPr>
        <w:pStyle w:val="TOC2"/>
        <w:tabs>
          <w:tab w:val="right" w:leader="dot" w:pos="8846"/>
        </w:tabs>
        <w:rPr>
          <w:rFonts w:asciiTheme="minorHAnsi" w:eastAsiaTheme="minorEastAsia" w:hAnsiTheme="minorHAnsi"/>
          <w:noProof/>
          <w:sz w:val="22"/>
          <w:lang w:val="en-US"/>
        </w:rPr>
      </w:pPr>
      <w:hyperlink w:anchor="_Toc448227708" w:history="1">
        <w:r w:rsidRPr="006B5B2A">
          <w:rPr>
            <w:rStyle w:val="Hyperlink"/>
            <w:noProof/>
          </w:rPr>
          <w:t xml:space="preserve">July or </w:t>
        </w:r>
        <w:r w:rsidRPr="006B5B2A">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_Toc448227708 \h </w:instrText>
        </w:r>
        <w:r>
          <w:rPr>
            <w:noProof/>
            <w:webHidden/>
          </w:rPr>
        </w:r>
        <w:r>
          <w:rPr>
            <w:noProof/>
            <w:webHidden/>
          </w:rPr>
          <w:fldChar w:fldCharType="separate"/>
        </w:r>
        <w:r>
          <w:rPr>
            <w:noProof/>
            <w:webHidden/>
          </w:rPr>
          <w:t>850</w:t>
        </w:r>
        <w:r>
          <w:rPr>
            <w:noProof/>
            <w:webHidden/>
          </w:rPr>
          <w:fldChar w:fldCharType="end"/>
        </w:r>
      </w:hyperlink>
    </w:p>
    <w:p w14:paraId="7113DB98" w14:textId="006110D4" w:rsidR="006869EE" w:rsidRDefault="006869EE">
      <w:pPr>
        <w:pStyle w:val="TOC2"/>
        <w:tabs>
          <w:tab w:val="right" w:leader="dot" w:pos="8846"/>
        </w:tabs>
        <w:rPr>
          <w:rFonts w:asciiTheme="minorHAnsi" w:eastAsiaTheme="minorEastAsia" w:hAnsiTheme="minorHAnsi"/>
          <w:noProof/>
          <w:sz w:val="22"/>
          <w:lang w:val="en-US"/>
        </w:rPr>
      </w:pPr>
      <w:hyperlink w:anchor="_Toc448227709" w:history="1">
        <w:r w:rsidRPr="006B5B2A">
          <w:rPr>
            <w:rStyle w:val="Hyperlink"/>
            <w:noProof/>
          </w:rPr>
          <w:t xml:space="preserve">August or </w:t>
        </w:r>
        <w:r w:rsidRPr="006B5B2A">
          <w:rPr>
            <w:rStyle w:val="Hyperlink"/>
            <w:rFonts w:ascii="FreeSerifAvvaShenouda" w:hAnsi="FreeSerifAvvaShenouda" w:cs="FreeSerifAvvaShenouda"/>
            <w:noProof/>
          </w:rPr>
          <w:t>Ⲙⲉⲥⲟⲣⲏ and Ⲕⲟⲩϫⲓ ⲛ</w:t>
        </w:r>
        <w:r w:rsidRPr="006B5B2A">
          <w:rPr>
            <w:rStyle w:val="Hyperlink"/>
            <w:rFonts w:ascii="FreeSerifAvvaShenouda" w:hAnsi="FreeSerifAvvaShenouda" w:cs="FreeSerifAvvaShenouda"/>
            <w:noProof/>
            <w:lang w:val="en-US"/>
          </w:rPr>
          <w:t xml:space="preserve">̀ⲁ̀ⲃⲟⲧ </w:t>
        </w:r>
        <w:r w:rsidRPr="006B5B2A">
          <w:rPr>
            <w:rStyle w:val="Hyperlink"/>
            <w:noProof/>
          </w:rPr>
          <w:t>(The Little Month)</w:t>
        </w:r>
        <w:r>
          <w:rPr>
            <w:noProof/>
            <w:webHidden/>
          </w:rPr>
          <w:tab/>
        </w:r>
        <w:r>
          <w:rPr>
            <w:noProof/>
            <w:webHidden/>
          </w:rPr>
          <w:fldChar w:fldCharType="begin"/>
        </w:r>
        <w:r>
          <w:rPr>
            <w:noProof/>
            <w:webHidden/>
          </w:rPr>
          <w:instrText xml:space="preserve"> PAGEREF _Toc448227709 \h </w:instrText>
        </w:r>
        <w:r>
          <w:rPr>
            <w:noProof/>
            <w:webHidden/>
          </w:rPr>
        </w:r>
        <w:r>
          <w:rPr>
            <w:noProof/>
            <w:webHidden/>
          </w:rPr>
          <w:fldChar w:fldCharType="separate"/>
        </w:r>
        <w:r>
          <w:rPr>
            <w:noProof/>
            <w:webHidden/>
          </w:rPr>
          <w:t>864</w:t>
        </w:r>
        <w:r>
          <w:rPr>
            <w:noProof/>
            <w:webHidden/>
          </w:rPr>
          <w:fldChar w:fldCharType="end"/>
        </w:r>
      </w:hyperlink>
    </w:p>
    <w:p w14:paraId="21DC3C59" w14:textId="0CFAB706" w:rsidR="006869EE" w:rsidRDefault="006869EE">
      <w:pPr>
        <w:pStyle w:val="TOC2"/>
        <w:tabs>
          <w:tab w:val="right" w:leader="dot" w:pos="8846"/>
        </w:tabs>
        <w:rPr>
          <w:rFonts w:asciiTheme="minorHAnsi" w:eastAsiaTheme="minorEastAsia" w:hAnsiTheme="minorHAnsi"/>
          <w:noProof/>
          <w:sz w:val="22"/>
          <w:lang w:val="en-US"/>
        </w:rPr>
      </w:pPr>
      <w:hyperlink w:anchor="_Toc448227710" w:history="1">
        <w:r w:rsidRPr="006B5B2A">
          <w:rPr>
            <w:rStyle w:val="Hyperlink"/>
            <w:noProof/>
          </w:rPr>
          <w:t>The Pascal Cycle</w:t>
        </w:r>
        <w:r>
          <w:rPr>
            <w:noProof/>
            <w:webHidden/>
          </w:rPr>
          <w:tab/>
        </w:r>
        <w:r>
          <w:rPr>
            <w:noProof/>
            <w:webHidden/>
          </w:rPr>
          <w:fldChar w:fldCharType="begin"/>
        </w:r>
        <w:r>
          <w:rPr>
            <w:noProof/>
            <w:webHidden/>
          </w:rPr>
          <w:instrText xml:space="preserve"> PAGEREF _Toc448227710 \h </w:instrText>
        </w:r>
        <w:r>
          <w:rPr>
            <w:noProof/>
            <w:webHidden/>
          </w:rPr>
        </w:r>
        <w:r>
          <w:rPr>
            <w:noProof/>
            <w:webHidden/>
          </w:rPr>
          <w:fldChar w:fldCharType="separate"/>
        </w:r>
        <w:r>
          <w:rPr>
            <w:noProof/>
            <w:webHidden/>
          </w:rPr>
          <w:t>888</w:t>
        </w:r>
        <w:r>
          <w:rPr>
            <w:noProof/>
            <w:webHidden/>
          </w:rPr>
          <w:fldChar w:fldCharType="end"/>
        </w:r>
      </w:hyperlink>
    </w:p>
    <w:p w14:paraId="1903EBFD" w14:textId="12B34DF4" w:rsidR="006869EE" w:rsidRDefault="006869EE">
      <w:pPr>
        <w:pStyle w:val="TOC2"/>
        <w:tabs>
          <w:tab w:val="right" w:leader="dot" w:pos="8846"/>
        </w:tabs>
        <w:rPr>
          <w:rFonts w:asciiTheme="minorHAnsi" w:eastAsiaTheme="minorEastAsia" w:hAnsiTheme="minorHAnsi"/>
          <w:noProof/>
          <w:sz w:val="22"/>
          <w:lang w:val="en-US"/>
        </w:rPr>
      </w:pPr>
      <w:hyperlink w:anchor="_Toc448227711" w:history="1">
        <w:r w:rsidRPr="006B5B2A">
          <w:rPr>
            <w:rStyle w:val="Hyperlink"/>
            <w:noProof/>
          </w:rPr>
          <w:t>Hymns for Koiak</w:t>
        </w:r>
        <w:r>
          <w:rPr>
            <w:noProof/>
            <w:webHidden/>
          </w:rPr>
          <w:tab/>
        </w:r>
        <w:r>
          <w:rPr>
            <w:noProof/>
            <w:webHidden/>
          </w:rPr>
          <w:fldChar w:fldCharType="begin"/>
        </w:r>
        <w:r>
          <w:rPr>
            <w:noProof/>
            <w:webHidden/>
          </w:rPr>
          <w:instrText xml:space="preserve"> PAGEREF _Toc448227711 \h </w:instrText>
        </w:r>
        <w:r>
          <w:rPr>
            <w:noProof/>
            <w:webHidden/>
          </w:rPr>
        </w:r>
        <w:r>
          <w:rPr>
            <w:noProof/>
            <w:webHidden/>
          </w:rPr>
          <w:fldChar w:fldCharType="separate"/>
        </w:r>
        <w:r>
          <w:rPr>
            <w:noProof/>
            <w:webHidden/>
          </w:rPr>
          <w:t>963</w:t>
        </w:r>
        <w:r>
          <w:rPr>
            <w:noProof/>
            <w:webHidden/>
          </w:rPr>
          <w:fldChar w:fldCharType="end"/>
        </w:r>
      </w:hyperlink>
    </w:p>
    <w:p w14:paraId="46811197" w14:textId="70036319" w:rsidR="006869EE" w:rsidRDefault="006869EE">
      <w:pPr>
        <w:pStyle w:val="TOC2"/>
        <w:tabs>
          <w:tab w:val="right" w:leader="dot" w:pos="8846"/>
        </w:tabs>
        <w:rPr>
          <w:rFonts w:asciiTheme="minorHAnsi" w:eastAsiaTheme="minorEastAsia" w:hAnsiTheme="minorHAnsi"/>
          <w:noProof/>
          <w:sz w:val="22"/>
          <w:lang w:val="en-US"/>
        </w:rPr>
      </w:pPr>
      <w:hyperlink w:anchor="_Toc448227712" w:history="1">
        <w:r w:rsidRPr="006B5B2A">
          <w:rPr>
            <w:rStyle w:val="Hyperlink"/>
            <w:noProof/>
          </w:rPr>
          <w:t>Index of Psalis</w:t>
        </w:r>
        <w:r>
          <w:rPr>
            <w:noProof/>
            <w:webHidden/>
          </w:rPr>
          <w:tab/>
        </w:r>
        <w:r>
          <w:rPr>
            <w:noProof/>
            <w:webHidden/>
          </w:rPr>
          <w:fldChar w:fldCharType="begin"/>
        </w:r>
        <w:r>
          <w:rPr>
            <w:noProof/>
            <w:webHidden/>
          </w:rPr>
          <w:instrText xml:space="preserve"> PAGEREF _Toc448227712 \h </w:instrText>
        </w:r>
        <w:r>
          <w:rPr>
            <w:noProof/>
            <w:webHidden/>
          </w:rPr>
        </w:r>
        <w:r>
          <w:rPr>
            <w:noProof/>
            <w:webHidden/>
          </w:rPr>
          <w:fldChar w:fldCharType="separate"/>
        </w:r>
        <w:r>
          <w:rPr>
            <w:noProof/>
            <w:webHidden/>
          </w:rPr>
          <w:t>978</w:t>
        </w:r>
        <w:r>
          <w:rPr>
            <w:noProof/>
            <w:webHidden/>
          </w:rPr>
          <w:fldChar w:fldCharType="end"/>
        </w:r>
      </w:hyperlink>
    </w:p>
    <w:p w14:paraId="608CAF09" w14:textId="38C407D7" w:rsidR="006869EE" w:rsidRDefault="006869EE">
      <w:pPr>
        <w:pStyle w:val="TOC2"/>
        <w:tabs>
          <w:tab w:val="right" w:leader="dot" w:pos="8846"/>
        </w:tabs>
        <w:rPr>
          <w:rFonts w:asciiTheme="minorHAnsi" w:eastAsiaTheme="minorEastAsia" w:hAnsiTheme="minorHAnsi"/>
          <w:noProof/>
          <w:sz w:val="22"/>
          <w:lang w:val="en-US"/>
        </w:rPr>
      </w:pPr>
      <w:hyperlink w:anchor="_Toc448227713" w:history="1">
        <w:r w:rsidRPr="006B5B2A">
          <w:rPr>
            <w:rStyle w:val="Hyperlink"/>
            <w:noProof/>
          </w:rPr>
          <w:t>Index of Doxologies</w:t>
        </w:r>
        <w:r>
          <w:rPr>
            <w:noProof/>
            <w:webHidden/>
          </w:rPr>
          <w:tab/>
        </w:r>
        <w:r>
          <w:rPr>
            <w:noProof/>
            <w:webHidden/>
          </w:rPr>
          <w:fldChar w:fldCharType="begin"/>
        </w:r>
        <w:r>
          <w:rPr>
            <w:noProof/>
            <w:webHidden/>
          </w:rPr>
          <w:instrText xml:space="preserve"> PAGEREF _Toc448227713 \h </w:instrText>
        </w:r>
        <w:r>
          <w:rPr>
            <w:noProof/>
            <w:webHidden/>
          </w:rPr>
        </w:r>
        <w:r>
          <w:rPr>
            <w:noProof/>
            <w:webHidden/>
          </w:rPr>
          <w:fldChar w:fldCharType="separate"/>
        </w:r>
        <w:r>
          <w:rPr>
            <w:noProof/>
            <w:webHidden/>
          </w:rPr>
          <w:t>980</w:t>
        </w:r>
        <w:r>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327C8705" w14:textId="77777777" w:rsidR="00BF0205" w:rsidRPr="00BF0205" w:rsidRDefault="00BF0205" w:rsidP="00BF0205">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8" w:name="_Toc448227670"/>
      <w:r w:rsidRPr="003A7286">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48227671"/>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EF90FC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35F1F">
              <w:rPr>
                <w:noProof/>
                <w:webHidden/>
              </w:rPr>
              <w:t>5</w:t>
            </w:r>
            <w:r w:rsidR="00E35F1F">
              <w:rPr>
                <w:noProof/>
                <w:webHidden/>
              </w:rPr>
              <w:fldChar w:fldCharType="end"/>
            </w:r>
          </w:hyperlink>
        </w:p>
        <w:p w14:paraId="3CE22754" w14:textId="01A87BBC" w:rsidR="00E35F1F" w:rsidRDefault="00E35F1F">
          <w:pPr>
            <w:pStyle w:val="TOC3"/>
            <w:tabs>
              <w:tab w:val="right" w:leader="dot" w:pos="8846"/>
            </w:tabs>
            <w:rPr>
              <w:rFonts w:asciiTheme="minorHAnsi" w:eastAsiaTheme="minorEastAsia" w:hAnsiTheme="minorHAnsi"/>
              <w:noProof/>
              <w:sz w:val="22"/>
              <w:lang w:val="en-US"/>
            </w:rPr>
          </w:pPr>
          <w:hyperlink w:anchor="_Toc448227456" w:history="1">
            <w:r w:rsidRPr="000F5C8A">
              <w:rPr>
                <w:rStyle w:val="Hyperlink"/>
                <w:noProof/>
              </w:rPr>
              <w:t>The Psalms of the Eleventh Hour (Little Vespers)</w:t>
            </w:r>
            <w:r>
              <w:rPr>
                <w:noProof/>
                <w:webHidden/>
              </w:rPr>
              <w:tab/>
            </w:r>
            <w:r>
              <w:rPr>
                <w:noProof/>
                <w:webHidden/>
              </w:rPr>
              <w:fldChar w:fldCharType="begin"/>
            </w:r>
            <w:r>
              <w:rPr>
                <w:noProof/>
                <w:webHidden/>
              </w:rPr>
              <w:instrText xml:space="preserve"> PAGEREF _Toc448227456 \h </w:instrText>
            </w:r>
            <w:r>
              <w:rPr>
                <w:noProof/>
                <w:webHidden/>
              </w:rPr>
            </w:r>
            <w:r>
              <w:rPr>
                <w:noProof/>
                <w:webHidden/>
              </w:rPr>
              <w:fldChar w:fldCharType="separate"/>
            </w:r>
            <w:r>
              <w:rPr>
                <w:noProof/>
                <w:webHidden/>
              </w:rPr>
              <w:t>6</w:t>
            </w:r>
            <w:r>
              <w:rPr>
                <w:noProof/>
                <w:webHidden/>
              </w:rPr>
              <w:fldChar w:fldCharType="end"/>
            </w:r>
          </w:hyperlink>
        </w:p>
        <w:p w14:paraId="4B0BA7F1" w14:textId="1596B9CB" w:rsidR="00E35F1F" w:rsidRDefault="00E35F1F">
          <w:pPr>
            <w:pStyle w:val="TOC3"/>
            <w:tabs>
              <w:tab w:val="right" w:leader="dot" w:pos="8846"/>
            </w:tabs>
            <w:rPr>
              <w:rFonts w:asciiTheme="minorHAnsi" w:eastAsiaTheme="minorEastAsia" w:hAnsiTheme="minorHAnsi"/>
              <w:noProof/>
              <w:sz w:val="22"/>
              <w:lang w:val="en-US"/>
            </w:rPr>
          </w:pPr>
          <w:hyperlink w:anchor="_Toc448227457" w:history="1">
            <w:r w:rsidRPr="000F5C8A">
              <w:rPr>
                <w:rStyle w:val="Hyperlink"/>
                <w:noProof/>
              </w:rPr>
              <w:t>The Raising of Evening (or Morning) Incense</w:t>
            </w:r>
            <w:r>
              <w:rPr>
                <w:noProof/>
                <w:webHidden/>
              </w:rPr>
              <w:tab/>
            </w:r>
            <w:r>
              <w:rPr>
                <w:noProof/>
                <w:webHidden/>
              </w:rPr>
              <w:fldChar w:fldCharType="begin"/>
            </w:r>
            <w:r>
              <w:rPr>
                <w:noProof/>
                <w:webHidden/>
              </w:rPr>
              <w:instrText xml:space="preserve"> PAGEREF _Toc448227457 \h </w:instrText>
            </w:r>
            <w:r>
              <w:rPr>
                <w:noProof/>
                <w:webHidden/>
              </w:rPr>
            </w:r>
            <w:r>
              <w:rPr>
                <w:noProof/>
                <w:webHidden/>
              </w:rPr>
              <w:fldChar w:fldCharType="separate"/>
            </w:r>
            <w:r>
              <w:rPr>
                <w:noProof/>
                <w:webHidden/>
              </w:rPr>
              <w:t>12</w:t>
            </w:r>
            <w:r>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7777777"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Pr>
          <w:noProof/>
          <w:lang w:val="en-US"/>
        </w:rPr>
        <w:t>872</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777777" w:rsidR="00B102EF" w:rsidRDefault="00B102EF" w:rsidP="00B102EF">
      <w:pPr>
        <w:tabs>
          <w:tab w:val="left" w:pos="720"/>
          <w:tab w:val="left" w:pos="7920"/>
        </w:tabs>
      </w:pPr>
      <w:r>
        <w:fldChar w:fldCharType="begin"/>
      </w:r>
      <w:r>
        <w:instrText xml:space="preserve"> REF _Ref448228501 \h </w:instrText>
      </w:r>
      <w:r>
        <w:fldChar w:fldCharType="separate"/>
      </w:r>
      <w:r>
        <w:t>The Fourth Canticle</w:t>
      </w:r>
      <w:r>
        <w:fldChar w:fldCharType="end"/>
      </w:r>
      <w:r>
        <w:tab/>
      </w:r>
      <w:r>
        <w:fldChar w:fldCharType="begin"/>
      </w:r>
      <w:r>
        <w:instrText xml:space="preserve"> PAGEREF _Ref448228505 \h </w:instrText>
      </w:r>
      <w:r>
        <w:fldChar w:fldCharType="separate"/>
      </w:r>
      <w:r>
        <w:rPr>
          <w:noProof/>
        </w:rPr>
        <w:t>401</w:t>
      </w:r>
      <w:r>
        <w:fldChar w:fldCharType="end"/>
      </w:r>
    </w:p>
    <w:p w14:paraId="714598C9" w14:textId="77777777" w:rsidR="00B102EF" w:rsidRDefault="00B102EF" w:rsidP="00B102EF">
      <w:pPr>
        <w:tabs>
          <w:tab w:val="left" w:pos="720"/>
          <w:tab w:val="left" w:pos="7920"/>
        </w:tabs>
      </w:pPr>
      <w:r>
        <w:fldChar w:fldCharType="begin"/>
      </w:r>
      <w:r>
        <w:instrText xml:space="preserve"> REF _Ref448228521 \h </w:instrText>
      </w:r>
      <w:r>
        <w:fldChar w:fldCharType="separate"/>
      </w:r>
      <w:r>
        <w:t>The Annual Psalis and Theotokia</w:t>
      </w:r>
      <w:r>
        <w:fldChar w:fldCharType="end"/>
      </w:r>
      <w:r>
        <w:tab/>
      </w:r>
      <w:r>
        <w:fldChar w:fldCharType="begin"/>
      </w:r>
      <w:r>
        <w:instrText xml:space="preserve"> PAGEREF _Ref448228524 \h </w:instrText>
      </w:r>
      <w:r>
        <w:fldChar w:fldCharType="separate"/>
      </w:r>
      <w:r>
        <w:rPr>
          <w:noProof/>
        </w:rPr>
        <w:t>406</w:t>
      </w:r>
      <w:r>
        <w:fldChar w:fldCharType="end"/>
      </w:r>
    </w:p>
    <w:p w14:paraId="160344F1" w14:textId="77777777" w:rsidR="00B102EF" w:rsidRDefault="00B102EF" w:rsidP="00B102EF">
      <w:pPr>
        <w:tabs>
          <w:tab w:val="left" w:pos="720"/>
          <w:tab w:val="left" w:pos="7920"/>
        </w:tabs>
      </w:pPr>
      <w:r>
        <w:tab/>
        <w:t xml:space="preserve">Or </w:t>
      </w:r>
      <w:r>
        <w:fldChar w:fldCharType="begin"/>
      </w:r>
      <w:r>
        <w:instrText xml:space="preserve"> REF _Ref448228543 \h </w:instrText>
      </w:r>
      <w:r>
        <w:fldChar w:fldCharType="separate"/>
      </w:r>
      <w:r>
        <w:t>The Book of Psalis and Doxologies</w:t>
      </w:r>
      <w:r>
        <w:fldChar w:fldCharType="end"/>
      </w:r>
      <w:r>
        <w:tab/>
      </w:r>
      <w:r>
        <w:fldChar w:fldCharType="begin"/>
      </w:r>
      <w:r>
        <w:instrText xml:space="preserve"> PAGEREF _Ref448228546 \h </w:instrText>
      </w:r>
      <w:r>
        <w:fldChar w:fldCharType="separate"/>
      </w:r>
      <w:r>
        <w:rPr>
          <w:noProof/>
        </w:rPr>
        <w:t>565</w:t>
      </w:r>
      <w:r>
        <w:fldChar w:fldCharType="end"/>
      </w:r>
    </w:p>
    <w:p w14:paraId="16789703" w14:textId="77777777" w:rsidR="00B102EF" w:rsidRPr="00D31F38" w:rsidRDefault="00B102EF" w:rsidP="00B102EF">
      <w:pPr>
        <w:pStyle w:val="Rubric"/>
      </w:pPr>
      <w:r>
        <w:t>After the Conclusion of the Theotokia, conclude with:</w:t>
      </w:r>
    </w:p>
    <w:p w14:paraId="2B46102E" w14:textId="77777777" w:rsidR="00B102EF" w:rsidRDefault="00B102EF" w:rsidP="00B102EF">
      <w:pPr>
        <w:pStyle w:val="Heading5"/>
      </w:pPr>
      <w:bookmarkStart w:id="32" w:name="_Toc298445785"/>
      <w:bookmarkStart w:id="33" w:name="_Toc298681270"/>
      <w:bookmarkStart w:id="34" w:name="_Toc298447510"/>
      <w:bookmarkStart w:id="35" w:name="_Ref299212181"/>
      <w:bookmarkStart w:id="36" w:name="_Toc308441908"/>
      <w:r>
        <w:t>The Creed</w:t>
      </w:r>
      <w:bookmarkEnd w:id="32"/>
      <w:bookmarkEnd w:id="33"/>
      <w:bookmarkEnd w:id="34"/>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B102EF">
            <w:pPr>
              <w:pStyle w:val="Heading3"/>
              <w:outlineLvl w:val="2"/>
            </w:pPr>
            <w:bookmarkStart w:id="37" w:name="_Toc298445786"/>
            <w:bookmarkStart w:id="38" w:name="_Toc298681271"/>
            <w:bookmarkStart w:id="39" w:name="_Toc298447511"/>
            <w:bookmarkStart w:id="40" w:name="_Toc308441909"/>
            <w:r>
              <w:t>The Introduction to the Creed</w:t>
            </w:r>
            <w:bookmarkEnd w:id="37"/>
            <w:bookmarkEnd w:id="38"/>
            <w:bookmarkEnd w:id="39"/>
            <w:bookmarkEnd w:id="40"/>
          </w:p>
        </w:tc>
        <w:tc>
          <w:tcPr>
            <w:tcW w:w="4536" w:type="dxa"/>
          </w:tcPr>
          <w:p w14:paraId="7EC57D66" w14:textId="77777777" w:rsidR="00B102EF" w:rsidRDefault="00B102EF" w:rsidP="00B102EF">
            <w:bookmarkStart w:id="41" w:name="_GoBack"/>
            <w:bookmarkEnd w:id="41"/>
          </w:p>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B102EF">
            <w:pPr>
              <w:pStyle w:val="Heading3"/>
              <w:outlineLvl w:val="2"/>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lastRenderedPageBreak/>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B102EF">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lastRenderedPageBreak/>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r>
              <w:t>Your</w:t>
            </w:r>
            <w:r w:rsidRPr="006E3E75">
              <w:t xml:space="preserve"> is the </w:t>
            </w:r>
            <w:r w:rsidRPr="006E3E75">
              <w:lastRenderedPageBreak/>
              <w:t>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47AA161"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35F1F">
        <w:rPr>
          <w:noProof/>
          <w:lang w:val="en-GB"/>
        </w:rPr>
        <w:t>220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671BBD98"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35F1F">
        <w:rPr>
          <w:noProof/>
        </w:rPr>
        <w:t>326</w:t>
      </w:r>
      <w:r w:rsidR="003A78C2">
        <w:fldChar w:fldCharType="end"/>
      </w:r>
    </w:p>
    <w:p w14:paraId="10E2000F" w14:textId="7E9079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35F1F">
        <w:rPr>
          <w:noProof/>
        </w:rPr>
        <w:t>327</w:t>
      </w:r>
      <w:r w:rsidR="003A78C2">
        <w:fldChar w:fldCharType="end"/>
      </w:r>
    </w:p>
    <w:p w14:paraId="4928E776" w14:textId="2A80F91D"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35F1F">
        <w:rPr>
          <w:noProof/>
        </w:rPr>
        <w:t>345</w:t>
      </w:r>
      <w:r w:rsidR="003A78C2">
        <w:fldChar w:fldCharType="end"/>
      </w:r>
    </w:p>
    <w:p w14:paraId="4144738E" w14:textId="5371B2C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35F1F">
        <w:rPr>
          <w:noProof/>
        </w:rPr>
        <w:t>346</w:t>
      </w:r>
      <w:r w:rsidR="003A78C2">
        <w:fldChar w:fldCharType="end"/>
      </w:r>
    </w:p>
    <w:p w14:paraId="7A11F8AE" w14:textId="3BD39A5A"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35F1F">
        <w:rPr>
          <w:noProof/>
        </w:rPr>
        <w:t>347</w:t>
      </w:r>
      <w:r w:rsidR="003A78C2">
        <w:fldChar w:fldCharType="end"/>
      </w:r>
    </w:p>
    <w:p w14:paraId="1E7E3335" w14:textId="4602BF7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35F1F">
        <w:rPr>
          <w:noProof/>
        </w:rPr>
        <w:t>348</w:t>
      </w:r>
      <w:r w:rsidR="003A78C2">
        <w:fldChar w:fldCharType="end"/>
      </w:r>
    </w:p>
    <w:p w14:paraId="6A7F45CD" w14:textId="3642B14F"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35F1F">
        <w:rPr>
          <w:noProof/>
        </w:rPr>
        <w:t>349</w:t>
      </w:r>
      <w:r w:rsidR="003A78C2">
        <w:fldChar w:fldCharType="end"/>
      </w:r>
    </w:p>
    <w:p w14:paraId="2FA5C99A" w14:textId="389ABC9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35F1F">
        <w:rPr>
          <w:noProof/>
        </w:rPr>
        <w:t>349</w:t>
      </w:r>
      <w:r w:rsidR="003A78C2">
        <w:fldChar w:fldCharType="end"/>
      </w:r>
    </w:p>
    <w:p w14:paraId="0633E3A7" w14:textId="25281A11"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35F1F">
        <w:rPr>
          <w:noProof/>
        </w:rPr>
        <w:t>350</w:t>
      </w:r>
      <w:r w:rsidR="003A78C2">
        <w:fldChar w:fldCharType="end"/>
      </w:r>
    </w:p>
    <w:p w14:paraId="0FB134D2" w14:textId="0D91128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35F1F">
        <w:rPr>
          <w:noProof/>
        </w:rPr>
        <w:t>351</w:t>
      </w:r>
      <w:r w:rsidR="003A78C2">
        <w:fldChar w:fldCharType="end"/>
      </w:r>
    </w:p>
    <w:p w14:paraId="1C4403C7" w14:textId="26463356"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35F1F">
        <w:rPr>
          <w:noProof/>
        </w:rPr>
        <w:t>352</w:t>
      </w:r>
      <w:r w:rsidR="003A78C2">
        <w:fldChar w:fldCharType="end"/>
      </w:r>
    </w:p>
    <w:p w14:paraId="7851B890" w14:textId="6B9677E9"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35F1F">
        <w:rPr>
          <w:noProof/>
        </w:rPr>
        <w:t>353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 xml:space="preserve">one who was </w:t>
      </w:r>
      <w:r w:rsidR="00075B6A">
        <w:lastRenderedPageBreak/>
        <w:t>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w:t>
      </w:r>
      <w:r>
        <w:lastRenderedPageBreak/>
        <w:t xml:space="preserve">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F62D46F" w:rsidR="00A02728" w:rsidRPr="000D107E" w:rsidRDefault="006869EE" w:rsidP="006869EE">
      <w:pPr>
        <w:pStyle w:val="Body"/>
      </w:pPr>
      <w:r>
        <w:t xml:space="preserve">See </w:t>
      </w:r>
      <w:r>
        <w:fldChar w:fldCharType="begin"/>
      </w:r>
      <w:r>
        <w:instrText xml:space="preserve"> REF _Ref448227875 \h </w:instrText>
      </w:r>
      <w:r>
        <w:fldChar w:fldCharType="separate"/>
      </w:r>
      <w:r>
        <w:t>The Raising of Incense</w:t>
      </w:r>
      <w:r>
        <w:fldChar w:fldCharType="end"/>
      </w:r>
      <w:r>
        <w:t xml:space="preserve">, page </w:t>
      </w:r>
      <w:r>
        <w:fldChar w:fldCharType="begin"/>
      </w:r>
      <w:r>
        <w:instrText xml:space="preserve"> PAGEREF _Ref448227880 \h </w:instrText>
      </w:r>
      <w:r>
        <w:fldChar w:fldCharType="separate"/>
      </w:r>
      <w:r>
        <w:rPr>
          <w:noProof/>
        </w:rPr>
        <w:t>529</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Compline"/>
      <w:bookmarkStart w:id="75" w:name="_Toc448227672"/>
      <w:bookmarkEnd w:id="22"/>
      <w:r>
        <w:lastRenderedPageBreak/>
        <w:t>After Supper: Retiring</w:t>
      </w:r>
      <w:r>
        <w:rPr>
          <w:rStyle w:val="FootnoteReference"/>
        </w:rPr>
        <w:footnoteReference w:id="2"/>
      </w:r>
      <w:r>
        <w:t xml:space="preserve"> (the Twelfth Hour)</w:t>
      </w:r>
      <w:bookmarkEnd w:id="71"/>
      <w:bookmarkEnd w:id="72"/>
      <w:bookmarkEnd w:id="73"/>
      <w:bookmarkEnd w:id="75"/>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22326FD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35F1F">
              <w:rPr>
                <w:noProof/>
                <w:webHidden/>
              </w:rPr>
              <w:t>46</w:t>
            </w:r>
            <w:r w:rsidR="00E35F1F">
              <w:rPr>
                <w:noProof/>
                <w:webHidden/>
              </w:rPr>
              <w:fldChar w:fldCharType="end"/>
            </w:r>
          </w:hyperlink>
        </w:p>
        <w:p w14:paraId="20C68518" w14:textId="28DD4C37" w:rsidR="00E35F1F" w:rsidRDefault="00E35F1F">
          <w:pPr>
            <w:pStyle w:val="TOC3"/>
            <w:tabs>
              <w:tab w:val="right" w:leader="dot" w:pos="8846"/>
            </w:tabs>
            <w:rPr>
              <w:rFonts w:asciiTheme="minorHAnsi" w:eastAsiaTheme="minorEastAsia" w:hAnsiTheme="minorHAnsi"/>
              <w:noProof/>
              <w:sz w:val="22"/>
              <w:lang w:val="en-US"/>
            </w:rPr>
          </w:pPr>
          <w:hyperlink w:anchor="_Toc448227459" w:history="1">
            <w:r w:rsidRPr="001E3307">
              <w:rPr>
                <w:rStyle w:val="Hyperlink"/>
                <w:noProof/>
              </w:rPr>
              <w:t>The Psalms of the Twelfth Hour (Old Rite)</w:t>
            </w:r>
            <w:r>
              <w:rPr>
                <w:noProof/>
                <w:webHidden/>
              </w:rPr>
              <w:tab/>
            </w:r>
            <w:r>
              <w:rPr>
                <w:noProof/>
                <w:webHidden/>
              </w:rPr>
              <w:fldChar w:fldCharType="begin"/>
            </w:r>
            <w:r>
              <w:rPr>
                <w:noProof/>
                <w:webHidden/>
              </w:rPr>
              <w:instrText xml:space="preserve"> PAGEREF _Toc448227459 \h </w:instrText>
            </w:r>
            <w:r>
              <w:rPr>
                <w:noProof/>
                <w:webHidden/>
              </w:rPr>
            </w:r>
            <w:r>
              <w:rPr>
                <w:noProof/>
                <w:webHidden/>
              </w:rPr>
              <w:fldChar w:fldCharType="separate"/>
            </w:r>
            <w:r>
              <w:rPr>
                <w:noProof/>
                <w:webHidden/>
              </w:rPr>
              <w:t>51</w:t>
            </w:r>
            <w:r>
              <w:rPr>
                <w:noProof/>
                <w:webHidden/>
              </w:rPr>
              <w:fldChar w:fldCharType="end"/>
            </w:r>
          </w:hyperlink>
        </w:p>
        <w:p w14:paraId="7AECBD7C" w14:textId="67BECD4D" w:rsidR="00E35F1F" w:rsidRDefault="00E35F1F">
          <w:pPr>
            <w:pStyle w:val="TOC3"/>
            <w:tabs>
              <w:tab w:val="right" w:leader="dot" w:pos="8846"/>
            </w:tabs>
            <w:rPr>
              <w:rFonts w:asciiTheme="minorHAnsi" w:eastAsiaTheme="minorEastAsia" w:hAnsiTheme="minorHAnsi"/>
              <w:noProof/>
              <w:sz w:val="22"/>
              <w:lang w:val="en-US"/>
            </w:rPr>
          </w:pPr>
          <w:hyperlink w:anchor="_Toc448227460" w:history="1">
            <w:r w:rsidRPr="001E3307">
              <w:rPr>
                <w:rStyle w:val="Hyperlink"/>
                <w:noProof/>
              </w:rPr>
              <w:t>The Prayer of the Veil</w:t>
            </w:r>
            <w:r>
              <w:rPr>
                <w:noProof/>
                <w:webHidden/>
              </w:rPr>
              <w:tab/>
            </w:r>
            <w:r>
              <w:rPr>
                <w:noProof/>
                <w:webHidden/>
              </w:rPr>
              <w:fldChar w:fldCharType="begin"/>
            </w:r>
            <w:r>
              <w:rPr>
                <w:noProof/>
                <w:webHidden/>
              </w:rPr>
              <w:instrText xml:space="preserve"> PAGEREF _Toc448227460 \h </w:instrText>
            </w:r>
            <w:r>
              <w:rPr>
                <w:noProof/>
                <w:webHidden/>
              </w:rPr>
            </w:r>
            <w:r>
              <w:rPr>
                <w:noProof/>
                <w:webHidden/>
              </w:rPr>
              <w:fldChar w:fldCharType="separate"/>
            </w:r>
            <w:r>
              <w:rPr>
                <w:noProof/>
                <w:webHidden/>
              </w:rPr>
              <w:t>57</w:t>
            </w:r>
            <w:r>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573AE72"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06C8546" w14:textId="0681AD9A"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E41A6D8" w14:textId="6D2F605B"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6844AEE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5C89ADF0" w14:textId="3AC8DE8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28E2C0BB" w14:textId="1DE138B4"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1E089908" w14:textId="3762188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AE38C3E" w14:textId="645CB43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687F32E" w14:textId="003A940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7888D837" w14:textId="1D48364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34DBB223" w14:textId="7B5B905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B4DC1CD" w14:textId="3CF6393F"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110D48E" w14:textId="2522AD3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DB70176" w14:textId="53022B7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10BFD659" w14:textId="16896618"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B95F26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D908FD"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423E3191"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FA51813" w14:textId="24821258"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B99716A" w14:textId="1E76EAAD"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9992501"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B75A28D" w14:textId="667D866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0AE9AF27" w14:textId="4233FC29"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41F119EC" w14:textId="73CC008F"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597C59C2" w14:textId="32D07B5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28C5E51" w14:textId="68F8D6FE"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2E0B000D" w14:textId="74F5FA6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770DB628" w14:textId="480F941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41208A7" w14:textId="4058A95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2E2CCB4" w14:textId="60976544"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71D3EDA7" w14:textId="5EEA38F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6A511ED2" w14:textId="0A55BAF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F61454A"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240401F"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4BE77B55"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1C8B7C0A" w14:textId="5C3AE5A3"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2E223CF0" w14:textId="32FE9679"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3A81EF3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35F1F">
        <w:rPr>
          <w:noProof/>
        </w:rPr>
        <w:t>149</w:t>
      </w:r>
      <w:r w:rsidR="003A78C2">
        <w:fldChar w:fldCharType="end"/>
      </w:r>
    </w:p>
    <w:p w14:paraId="11005B88" w14:textId="69046B9E"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35F1F">
        <w:rPr>
          <w:noProof/>
        </w:rPr>
        <w:t>151</w:t>
      </w:r>
      <w:r w:rsidR="003A78C2">
        <w:fldChar w:fldCharType="end"/>
      </w:r>
    </w:p>
    <w:p w14:paraId="55C4356A" w14:textId="2F45559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35F1F">
        <w:rPr>
          <w:noProof/>
        </w:rPr>
        <w:t>160</w:t>
      </w:r>
      <w:r w:rsidR="003A78C2">
        <w:fldChar w:fldCharType="end"/>
      </w:r>
    </w:p>
    <w:p w14:paraId="63420882" w14:textId="7D4C8F5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35F1F">
        <w:rPr>
          <w:noProof/>
        </w:rPr>
        <w:t>162</w:t>
      </w:r>
      <w:r w:rsidR="003A78C2">
        <w:fldChar w:fldCharType="end"/>
      </w:r>
    </w:p>
    <w:p w14:paraId="774D5DBB" w14:textId="35CE343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35F1F">
        <w:rPr>
          <w:noProof/>
        </w:rPr>
        <w:t>177</w:t>
      </w:r>
      <w:r w:rsidR="003A78C2">
        <w:fldChar w:fldCharType="end"/>
      </w:r>
    </w:p>
    <w:p w14:paraId="6E11CE76" w14:textId="0840FD7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35F1F">
        <w:rPr>
          <w:noProof/>
        </w:rPr>
        <w:t>180</w:t>
      </w:r>
      <w:r w:rsidR="003A78C2">
        <w:fldChar w:fldCharType="end"/>
      </w:r>
    </w:p>
    <w:p w14:paraId="3C2A64B3" w14:textId="4175F0CE"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35F1F">
        <w:rPr>
          <w:noProof/>
        </w:rPr>
        <w:t>240</w:t>
      </w:r>
      <w:r w:rsidR="003A78C2">
        <w:fldChar w:fldCharType="end"/>
      </w:r>
    </w:p>
    <w:p w14:paraId="41660D28" w14:textId="59C5E93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35F1F">
        <w:rPr>
          <w:noProof/>
        </w:rPr>
        <w:t>247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975F423"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35F1F">
        <w:rPr>
          <w:noProof/>
        </w:rPr>
        <w:t>175</w:t>
      </w:r>
      <w:r w:rsidR="003A78C2">
        <w:fldChar w:fldCharType="end"/>
      </w:r>
    </w:p>
    <w:p w14:paraId="09B61132" w14:textId="6722071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35F1F">
        <w:rPr>
          <w:noProof/>
        </w:rPr>
        <w:t>184</w:t>
      </w:r>
      <w:r w:rsidR="003A78C2">
        <w:fldChar w:fldCharType="end"/>
      </w:r>
    </w:p>
    <w:p w14:paraId="28BE6576" w14:textId="207213F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35F1F">
        <w:rPr>
          <w:noProof/>
        </w:rPr>
        <w:t>208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99AC12C"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35F1F">
        <w:rPr>
          <w:noProof/>
        </w:rPr>
        <w:t>228</w:t>
      </w:r>
      <w:r w:rsidR="003A78C2">
        <w:fldChar w:fldCharType="end"/>
      </w:r>
    </w:p>
    <w:p w14:paraId="3921B741" w14:textId="42DED798"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35F1F">
        <w:rPr>
          <w:noProof/>
        </w:rPr>
        <w:t>274</w:t>
      </w:r>
      <w:r w:rsidR="003A78C2">
        <w:fldChar w:fldCharType="end"/>
      </w:r>
    </w:p>
    <w:p w14:paraId="5D801D2A" w14:textId="2551B91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35F1F">
        <w:rPr>
          <w:noProof/>
        </w:rPr>
        <w:t>284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4E48D52"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35F1F">
        <w:rPr>
          <w:noProof/>
        </w:rPr>
        <w:t>292</w:t>
      </w:r>
      <w:r w:rsidR="003A78C2">
        <w:fldChar w:fldCharType="end"/>
      </w:r>
    </w:p>
    <w:p w14:paraId="355504DD" w14:textId="08198284"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35F1F">
        <w:rPr>
          <w:noProof/>
        </w:rPr>
        <w:t>318</w:t>
      </w:r>
      <w:r w:rsidR="003A78C2">
        <w:fldChar w:fldCharType="end"/>
      </w:r>
    </w:p>
    <w:p w14:paraId="19A8593F" w14:textId="761CA7A6"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35F1F">
        <w:rPr>
          <w:noProof/>
        </w:rPr>
        <w:t>324</w:t>
      </w:r>
      <w:r w:rsidR="003A78C2">
        <w:fldChar w:fldCharType="end"/>
      </w:r>
    </w:p>
    <w:p w14:paraId="6A7479E2" w14:textId="21D5E35B"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35F1F">
        <w:rPr>
          <w:noProof/>
        </w:rPr>
        <w:t>325</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09B601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35F1F">
        <w:rPr>
          <w:noProof/>
        </w:rPr>
        <w:t>354</w:t>
      </w:r>
      <w:r w:rsidR="003A78C2">
        <w:fldChar w:fldCharType="end"/>
      </w:r>
    </w:p>
    <w:p w14:paraId="640173D6" w14:textId="4AEBC8B0"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35F1F">
        <w:rPr>
          <w:noProof/>
        </w:rPr>
        <w:t>355</w:t>
      </w:r>
      <w:r w:rsidR="003A78C2">
        <w:fldChar w:fldCharType="end"/>
      </w:r>
    </w:p>
    <w:p w14:paraId="26C5B235" w14:textId="2B48183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35F1F">
        <w:rPr>
          <w:noProof/>
        </w:rPr>
        <w:t>355</w:t>
      </w:r>
      <w:r w:rsidR="003A78C2">
        <w:fldChar w:fldCharType="end"/>
      </w:r>
    </w:p>
    <w:p w14:paraId="09527073" w14:textId="38BECF9D"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35F1F">
        <w:rPr>
          <w:noProof/>
        </w:rPr>
        <w:t>357</w:t>
      </w:r>
      <w:r w:rsidR="003A78C2">
        <w:fldChar w:fldCharType="end"/>
      </w:r>
    </w:p>
    <w:p w14:paraId="3AB0B369" w14:textId="40EE330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35F1F">
        <w:rPr>
          <w:noProof/>
        </w:rPr>
        <w:t>358</w:t>
      </w:r>
      <w:r w:rsidR="003A78C2">
        <w:fldChar w:fldCharType="end"/>
      </w:r>
    </w:p>
    <w:p w14:paraId="27DF8F80" w14:textId="35C05C4C"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35F1F">
        <w:rPr>
          <w:noProof/>
        </w:rPr>
        <w:t>362</w:t>
      </w:r>
      <w:r w:rsidR="003A78C2">
        <w:fldChar w:fldCharType="end"/>
      </w:r>
    </w:p>
    <w:p w14:paraId="4690D87F" w14:textId="6BBF7A8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35F1F">
        <w:rPr>
          <w:noProof/>
        </w:rPr>
        <w:t>368</w:t>
      </w:r>
      <w:r w:rsidR="003A78C2">
        <w:fldChar w:fldCharType="end"/>
      </w:r>
    </w:p>
    <w:p w14:paraId="3DCE666A" w14:textId="1B150BDD"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35F1F">
        <w:rPr>
          <w:noProof/>
        </w:rPr>
        <w:t>375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F94527F"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35F1F">
        <w:t>Psalm 118 Part 20 (</w:t>
      </w:r>
      <w:r w:rsidR="00E35F1F" w:rsidRPr="00E35F1F">
        <w:rPr>
          <w:rFonts w:ascii="Times New Roman" w:hAnsi="Times New Roman"/>
        </w:rPr>
        <w:t>ר</w:t>
      </w:r>
      <w:r w:rsidR="00E35F1F">
        <w:t>): “See my humiliation and deliver me”</w:t>
      </w:r>
      <w:r>
        <w:fldChar w:fldCharType="end"/>
      </w:r>
      <w:r>
        <w:tab/>
      </w:r>
      <w:r>
        <w:fldChar w:fldCharType="begin"/>
      </w:r>
      <w:r>
        <w:instrText xml:space="preserve"> PAGEREF _Ref434579036 \h </w:instrText>
      </w:r>
      <w:r>
        <w:fldChar w:fldCharType="separate"/>
      </w:r>
      <w:r w:rsidR="00E35F1F">
        <w:rPr>
          <w:noProof/>
        </w:rPr>
        <w:t>343</w:t>
      </w:r>
      <w:r>
        <w:fldChar w:fldCharType="end"/>
      </w:r>
    </w:p>
    <w:p w14:paraId="460A4F24" w14:textId="018BE9EF"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35F1F">
        <w:t>Psalm 118 Part 21 (</w:t>
      </w:r>
      <w:r w:rsidR="00E35F1F" w:rsidRPr="00E35F1F">
        <w:rPr>
          <w:rFonts w:ascii="Times New Roman" w:hAnsi="Times New Roman"/>
        </w:rPr>
        <w:t>ש</w:t>
      </w:r>
      <w:r w:rsidR="00E35F1F">
        <w:t>): “Rulers persecute me without cause”</w:t>
      </w:r>
      <w:r>
        <w:fldChar w:fldCharType="end"/>
      </w:r>
      <w:r>
        <w:tab/>
      </w:r>
      <w:r>
        <w:fldChar w:fldCharType="begin"/>
      </w:r>
      <w:r>
        <w:instrText xml:space="preserve"> PAGEREF _Ref434579051 \h </w:instrText>
      </w:r>
      <w:r>
        <w:fldChar w:fldCharType="separate"/>
      </w:r>
      <w:r w:rsidR="00E35F1F">
        <w:rPr>
          <w:noProof/>
        </w:rPr>
        <w:t>344</w:t>
      </w:r>
      <w:r>
        <w:fldChar w:fldCharType="end"/>
      </w:r>
    </w:p>
    <w:p w14:paraId="148B010E" w14:textId="7916D52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35F1F">
        <w:t>Psalm 118 Part 22 (</w:t>
      </w:r>
      <w:r w:rsidR="00E35F1F" w:rsidRPr="00E35F1F">
        <w:rPr>
          <w:rFonts w:ascii="Times New Roman" w:hAnsi="Times New Roman"/>
        </w:rPr>
        <w:t>ת</w:t>
      </w:r>
      <w:r w:rsidR="00E35F1F">
        <w:t>): “Let my supplication come before You, O Lord”</w:t>
      </w:r>
      <w:r>
        <w:fldChar w:fldCharType="end"/>
      </w:r>
      <w:r>
        <w:tab/>
      </w:r>
      <w:r>
        <w:fldChar w:fldCharType="begin"/>
      </w:r>
      <w:r>
        <w:instrText xml:space="preserve"> PAGEREF _Ref434579065 \h </w:instrText>
      </w:r>
      <w:r>
        <w:fldChar w:fldCharType="separate"/>
      </w:r>
      <w:r w:rsidR="00E35F1F">
        <w:rPr>
          <w:noProof/>
        </w:rPr>
        <w:t>344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7AFEA5A"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555E163E"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Midnight"/>
      <w:bookmarkStart w:id="103" w:name="_Toc448227673"/>
      <w:bookmarkEnd w:id="74"/>
      <w:r>
        <w:lastRenderedPageBreak/>
        <w:t>Midnight</w:t>
      </w:r>
      <w:bookmarkEnd w:id="99"/>
      <w:bookmarkEnd w:id="100"/>
      <w:bookmarkEnd w:id="101"/>
      <w:bookmarkEnd w:id="103"/>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6B69315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35F1F">
              <w:rPr>
                <w:noProof/>
                <w:webHidden/>
              </w:rPr>
              <w:t>61</w:t>
            </w:r>
            <w:r w:rsidR="00E35F1F">
              <w:rPr>
                <w:noProof/>
                <w:webHidden/>
              </w:rPr>
              <w:fldChar w:fldCharType="end"/>
            </w:r>
          </w:hyperlink>
        </w:p>
        <w:p w14:paraId="7991B885" w14:textId="5ABF29EC" w:rsidR="00E35F1F" w:rsidRDefault="00E35F1F">
          <w:pPr>
            <w:pStyle w:val="TOC3"/>
            <w:tabs>
              <w:tab w:val="right" w:leader="dot" w:pos="8846"/>
            </w:tabs>
            <w:rPr>
              <w:rFonts w:asciiTheme="minorHAnsi" w:eastAsiaTheme="minorEastAsia" w:hAnsiTheme="minorHAnsi"/>
              <w:noProof/>
              <w:sz w:val="22"/>
              <w:lang w:val="en-US"/>
            </w:rPr>
          </w:pPr>
          <w:hyperlink w:anchor="_Toc448227462" w:history="1">
            <w:r w:rsidRPr="002B70A3">
              <w:rPr>
                <w:rStyle w:val="Hyperlink"/>
                <w:noProof/>
              </w:rPr>
              <w:t>The Psalms of the Middle Watch</w:t>
            </w:r>
            <w:r>
              <w:rPr>
                <w:noProof/>
                <w:webHidden/>
              </w:rPr>
              <w:tab/>
            </w:r>
            <w:r>
              <w:rPr>
                <w:noProof/>
                <w:webHidden/>
              </w:rPr>
              <w:fldChar w:fldCharType="begin"/>
            </w:r>
            <w:r>
              <w:rPr>
                <w:noProof/>
                <w:webHidden/>
              </w:rPr>
              <w:instrText xml:space="preserve"> PAGEREF _Toc448227462 \h </w:instrText>
            </w:r>
            <w:r>
              <w:rPr>
                <w:noProof/>
                <w:webHidden/>
              </w:rPr>
            </w:r>
            <w:r>
              <w:rPr>
                <w:noProof/>
                <w:webHidden/>
              </w:rPr>
              <w:fldChar w:fldCharType="separate"/>
            </w:r>
            <w:r>
              <w:rPr>
                <w:noProof/>
                <w:webHidden/>
              </w:rPr>
              <w:t>64</w:t>
            </w:r>
            <w:r>
              <w:rPr>
                <w:noProof/>
                <w:webHidden/>
              </w:rPr>
              <w:fldChar w:fldCharType="end"/>
            </w:r>
          </w:hyperlink>
        </w:p>
        <w:p w14:paraId="6660B090" w14:textId="2C19B3EC" w:rsidR="00E35F1F" w:rsidRDefault="00E35F1F">
          <w:pPr>
            <w:pStyle w:val="TOC3"/>
            <w:tabs>
              <w:tab w:val="right" w:leader="dot" w:pos="8846"/>
            </w:tabs>
            <w:rPr>
              <w:rFonts w:asciiTheme="minorHAnsi" w:eastAsiaTheme="minorEastAsia" w:hAnsiTheme="minorHAnsi"/>
              <w:noProof/>
              <w:sz w:val="22"/>
              <w:lang w:val="en-US"/>
            </w:rPr>
          </w:pPr>
          <w:hyperlink w:anchor="_Toc448227463" w:history="1">
            <w:r w:rsidRPr="002B70A3">
              <w:rPr>
                <w:rStyle w:val="Hyperlink"/>
                <w:noProof/>
              </w:rPr>
              <w:t>The Psalms of the Morning Watch</w:t>
            </w:r>
            <w:r>
              <w:rPr>
                <w:noProof/>
                <w:webHidden/>
              </w:rPr>
              <w:tab/>
            </w:r>
            <w:r>
              <w:rPr>
                <w:noProof/>
                <w:webHidden/>
              </w:rPr>
              <w:fldChar w:fldCharType="begin"/>
            </w:r>
            <w:r>
              <w:rPr>
                <w:noProof/>
                <w:webHidden/>
              </w:rPr>
              <w:instrText xml:space="preserve"> PAGEREF _Toc448227463 \h </w:instrText>
            </w:r>
            <w:r>
              <w:rPr>
                <w:noProof/>
                <w:webHidden/>
              </w:rPr>
            </w:r>
            <w:r>
              <w:rPr>
                <w:noProof/>
                <w:webHidden/>
              </w:rPr>
              <w:fldChar w:fldCharType="separate"/>
            </w:r>
            <w:r>
              <w:rPr>
                <w:noProof/>
                <w:webHidden/>
              </w:rPr>
              <w:t>66</w:t>
            </w:r>
            <w:r>
              <w:rPr>
                <w:noProof/>
                <w:webHidden/>
              </w:rPr>
              <w:fldChar w:fldCharType="end"/>
            </w:r>
          </w:hyperlink>
        </w:p>
        <w:p w14:paraId="26627408" w14:textId="7C0A8208" w:rsidR="00E35F1F" w:rsidRDefault="00E35F1F">
          <w:pPr>
            <w:pStyle w:val="TOC3"/>
            <w:tabs>
              <w:tab w:val="right" w:leader="dot" w:pos="8846"/>
            </w:tabs>
            <w:rPr>
              <w:rFonts w:asciiTheme="minorHAnsi" w:eastAsiaTheme="minorEastAsia" w:hAnsiTheme="minorHAnsi"/>
              <w:noProof/>
              <w:sz w:val="22"/>
              <w:lang w:val="en-US"/>
            </w:rPr>
          </w:pPr>
          <w:hyperlink w:anchor="_Toc448227464" w:history="1">
            <w:r w:rsidRPr="002B70A3">
              <w:rPr>
                <w:rStyle w:val="Hyperlink"/>
                <w:noProof/>
              </w:rPr>
              <w:t>The Midnight Praise</w:t>
            </w:r>
            <w:r>
              <w:rPr>
                <w:noProof/>
                <w:webHidden/>
              </w:rPr>
              <w:tab/>
            </w:r>
            <w:r>
              <w:rPr>
                <w:noProof/>
                <w:webHidden/>
              </w:rPr>
              <w:fldChar w:fldCharType="begin"/>
            </w:r>
            <w:r>
              <w:rPr>
                <w:noProof/>
                <w:webHidden/>
              </w:rPr>
              <w:instrText xml:space="preserve"> PAGEREF _Toc448227464 \h </w:instrText>
            </w:r>
            <w:r>
              <w:rPr>
                <w:noProof/>
                <w:webHidden/>
              </w:rPr>
            </w:r>
            <w:r>
              <w:rPr>
                <w:noProof/>
                <w:webHidden/>
              </w:rPr>
              <w:fldChar w:fldCharType="separate"/>
            </w:r>
            <w:r>
              <w:rPr>
                <w:noProof/>
                <w:webHidden/>
              </w:rPr>
              <w:t>70</w:t>
            </w:r>
            <w:r>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A10A1D6"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0C23CB7" w14:textId="581CCF62"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6A01756" w14:textId="7555CCC0"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B20C45C"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35F1F">
        <w:rPr>
          <w:noProof/>
        </w:rPr>
        <w:t>148</w:t>
      </w:r>
      <w:r w:rsidR="003A78C2">
        <w:fldChar w:fldCharType="end"/>
      </w:r>
    </w:p>
    <w:p w14:paraId="065B6E4C" w14:textId="2DA1F1AF"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35F1F">
        <w:rPr>
          <w:noProof/>
        </w:rPr>
        <w:t>151</w:t>
      </w:r>
      <w:r w:rsidR="003A78C2">
        <w:fldChar w:fldCharType="end"/>
      </w:r>
    </w:p>
    <w:p w14:paraId="7CA30D28" w14:textId="3ED810F4"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35F1F">
        <w:rPr>
          <w:noProof/>
        </w:rPr>
        <w:t>160</w:t>
      </w:r>
      <w:r w:rsidR="003A78C2">
        <w:fldChar w:fldCharType="end"/>
      </w:r>
    </w:p>
    <w:p w14:paraId="163CB68A" w14:textId="1E91C8E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35F1F">
        <w:rPr>
          <w:noProof/>
        </w:rPr>
        <w:t>247</w:t>
      </w:r>
      <w:r w:rsidR="003A78C2">
        <w:fldChar w:fldCharType="end"/>
      </w:r>
    </w:p>
    <w:p w14:paraId="32337B1D" w14:textId="3C0F786E"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35F1F">
        <w:rPr>
          <w:noProof/>
        </w:rPr>
        <w:t>274</w:t>
      </w:r>
      <w:r w:rsidR="003A78C2">
        <w:fldChar w:fldCharType="end"/>
      </w:r>
    </w:p>
    <w:p w14:paraId="7C06DD1A" w14:textId="60783A05"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35F1F">
        <w:rPr>
          <w:noProof/>
        </w:rPr>
        <w:t>284</w:t>
      </w:r>
      <w:r w:rsidR="003A78C2">
        <w:fldChar w:fldCharType="end"/>
      </w:r>
    </w:p>
    <w:p w14:paraId="2E5D18EB" w14:textId="680DAF4D"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35F1F">
        <w:rPr>
          <w:noProof/>
        </w:rPr>
        <w:t>326</w:t>
      </w:r>
      <w:r w:rsidR="003A78C2">
        <w:fldChar w:fldCharType="end"/>
      </w:r>
    </w:p>
    <w:p w14:paraId="110463A5" w14:textId="295E1AC1"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35F1F">
        <w:rPr>
          <w:noProof/>
        </w:rPr>
        <w:t>327</w:t>
      </w:r>
      <w:r w:rsidR="003A78C2">
        <w:fldChar w:fldCharType="end"/>
      </w:r>
    </w:p>
    <w:p w14:paraId="2887A6CA" w14:textId="40709246"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E35F1F">
        <w:t>Psalm</w:t>
      </w:r>
      <w:r w:rsidR="00E35F1F" w:rsidRPr="00AB1781">
        <w:t xml:space="preserve"> 118</w:t>
      </w:r>
      <w:r w:rsidR="00E35F1F">
        <w:t>: “Blessed are the blameless in the way”</w:t>
      </w:r>
      <w:r>
        <w:fldChar w:fldCharType="end"/>
      </w:r>
      <w:r w:rsidR="006A0403">
        <w:tab/>
      </w:r>
      <w:r>
        <w:fldChar w:fldCharType="begin"/>
      </w:r>
      <w:r w:rsidR="006A0403">
        <w:instrText xml:space="preserve"> PAGEREF _Ref412027139 \h </w:instrText>
      </w:r>
      <w:r>
        <w:fldChar w:fldCharType="separate"/>
      </w:r>
      <w:r w:rsidR="00E35F1F">
        <w:rPr>
          <w:noProof/>
        </w:rPr>
        <w:t>330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0CD0786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6D93062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35F1F">
        <w:rPr>
          <w:noProof/>
        </w:rPr>
        <w:t>345</w:t>
      </w:r>
      <w:r w:rsidR="003A78C2">
        <w:fldChar w:fldCharType="end"/>
      </w:r>
    </w:p>
    <w:p w14:paraId="49DCC6DD" w14:textId="53513D0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35F1F">
        <w:rPr>
          <w:noProof/>
        </w:rPr>
        <w:t>346</w:t>
      </w:r>
      <w:r w:rsidR="003A78C2">
        <w:fldChar w:fldCharType="end"/>
      </w:r>
    </w:p>
    <w:p w14:paraId="35C5E1C7" w14:textId="218C236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35F1F">
        <w:rPr>
          <w:noProof/>
        </w:rPr>
        <w:t>347</w:t>
      </w:r>
      <w:r w:rsidR="003A78C2">
        <w:fldChar w:fldCharType="end"/>
      </w:r>
    </w:p>
    <w:p w14:paraId="037372CD" w14:textId="4D26080B"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35F1F">
        <w:rPr>
          <w:noProof/>
        </w:rPr>
        <w:t>348</w:t>
      </w:r>
      <w:r w:rsidR="003A78C2">
        <w:fldChar w:fldCharType="end"/>
      </w:r>
    </w:p>
    <w:p w14:paraId="7F07DE56" w14:textId="2AA666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35F1F">
        <w:rPr>
          <w:noProof/>
        </w:rPr>
        <w:t>349</w:t>
      </w:r>
      <w:r w:rsidR="003A78C2">
        <w:fldChar w:fldCharType="end"/>
      </w:r>
    </w:p>
    <w:p w14:paraId="6BE98E76" w14:textId="4E5BA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35F1F">
        <w:rPr>
          <w:noProof/>
        </w:rPr>
        <w:t>349</w:t>
      </w:r>
      <w:r w:rsidR="003A78C2">
        <w:fldChar w:fldCharType="end"/>
      </w:r>
    </w:p>
    <w:p w14:paraId="7A0B4391" w14:textId="412F731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35F1F">
        <w:rPr>
          <w:noProof/>
        </w:rPr>
        <w:t>350</w:t>
      </w:r>
      <w:r w:rsidR="003A78C2">
        <w:fldChar w:fldCharType="end"/>
      </w:r>
    </w:p>
    <w:p w14:paraId="1D2C17E0" w14:textId="565A8CFE"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35F1F">
        <w:rPr>
          <w:noProof/>
        </w:rPr>
        <w:t>351</w:t>
      </w:r>
      <w:r w:rsidR="003A78C2">
        <w:fldChar w:fldCharType="end"/>
      </w:r>
    </w:p>
    <w:p w14:paraId="3F9CAC24" w14:textId="3D1A423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35F1F">
        <w:rPr>
          <w:noProof/>
        </w:rPr>
        <w:t>352</w:t>
      </w:r>
      <w:r w:rsidR="003A78C2">
        <w:fldChar w:fldCharType="end"/>
      </w:r>
    </w:p>
    <w:p w14:paraId="7884AAA8" w14:textId="682C2EC4"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35F1F">
        <w:rPr>
          <w:noProof/>
        </w:rPr>
        <w:t>353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809CA0"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5153D7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5303FBF" w14:textId="69A757C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770A2C32" w14:textId="3F1E5B7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5C4E61A3" w14:textId="5BBDF0B8"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604A493" w14:textId="113420C5"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3B2A66A2" w14:textId="6313EC3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64B01669" w14:textId="11667E6A"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5258B7E0" w14:textId="10D01BC0"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3092DE46" w14:textId="0073A4E8"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0D65EB5D" w14:textId="02DD8E72"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A0310A6" w14:textId="4CFF36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02A27D2F" w14:textId="79AF7B4A"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04A7458"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43D5440"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D31F38"/>
    <w:bookmarkEnd w:id="11"/>
    <w:bookmarkEnd w:id="12"/>
    <w:bookmarkEnd w:id="13"/>
    <w:bookmarkEnd w:id="14"/>
    <w:bookmarkEnd w:id="15"/>
    <w:bookmarkEnd w:id="16"/>
    <w:bookmarkEnd w:id="17"/>
    <w:p w14:paraId="71F212E4" w14:textId="67B3008B" w:rsidR="00BE273A" w:rsidRDefault="00B102EF" w:rsidP="00B102EF">
      <w:pPr>
        <w:tabs>
          <w:tab w:val="left" w:pos="7920"/>
        </w:tabs>
      </w:pPr>
      <w:r>
        <w:fldChar w:fldCharType="begin"/>
      </w:r>
      <w:r>
        <w:instrText xml:space="preserve"> REF _Ref448228164 \h </w:instrText>
      </w:r>
      <w:r>
        <w:fldChar w:fldCharType="separate"/>
      </w:r>
      <w:r>
        <w:t>The First Canticle</w:t>
      </w:r>
      <w:r>
        <w:fldChar w:fldCharType="end"/>
      </w:r>
      <w:r>
        <w:tab/>
      </w:r>
      <w:r>
        <w:fldChar w:fldCharType="begin"/>
      </w:r>
      <w:r>
        <w:instrText xml:space="preserve"> PAGEREF _Ref448228164 \h </w:instrText>
      </w:r>
      <w:r>
        <w:fldChar w:fldCharType="separate"/>
      </w:r>
      <w:r>
        <w:rPr>
          <w:noProof/>
        </w:rPr>
        <w:t>350</w:t>
      </w:r>
      <w:r>
        <w:fldChar w:fldCharType="end"/>
      </w:r>
    </w:p>
    <w:p w14:paraId="5928D17A" w14:textId="5D8809D3" w:rsidR="00B102EF" w:rsidRDefault="00B102EF" w:rsidP="00B102EF">
      <w:pPr>
        <w:tabs>
          <w:tab w:val="left" w:pos="7920"/>
        </w:tabs>
      </w:pPr>
      <w:r>
        <w:fldChar w:fldCharType="begin"/>
      </w:r>
      <w:r>
        <w:instrText xml:space="preserve"> REF _Ref448228178 \h </w:instrText>
      </w:r>
      <w:r>
        <w:fldChar w:fldCharType="separate"/>
      </w:r>
      <w:r>
        <w:t>The Second Canticle</w:t>
      </w:r>
      <w:r>
        <w:fldChar w:fldCharType="end"/>
      </w:r>
      <w:r>
        <w:tab/>
      </w:r>
      <w:r>
        <w:fldChar w:fldCharType="begin"/>
      </w:r>
      <w:r>
        <w:instrText xml:space="preserve"> PAGEREF _Ref448228178 \h </w:instrText>
      </w:r>
      <w:r>
        <w:fldChar w:fldCharType="separate"/>
      </w:r>
      <w:r>
        <w:rPr>
          <w:noProof/>
        </w:rPr>
        <w:t>362</w:t>
      </w:r>
      <w:r>
        <w:fldChar w:fldCharType="end"/>
      </w:r>
    </w:p>
    <w:p w14:paraId="55312801" w14:textId="77777777" w:rsidR="00B102EF" w:rsidRDefault="00B102EF" w:rsidP="00B102EF">
      <w:pPr>
        <w:tabs>
          <w:tab w:val="left" w:pos="7920"/>
        </w:tabs>
      </w:pPr>
      <w:r>
        <w:fldChar w:fldCharType="begin"/>
      </w:r>
      <w:r>
        <w:instrText xml:space="preserve"> REF _Ref448228188 \h </w:instrText>
      </w:r>
      <w:r>
        <w:fldChar w:fldCharType="separate"/>
      </w:r>
      <w:r>
        <w:t>The Third Canticle</w:t>
      </w:r>
      <w:r>
        <w:fldChar w:fldCharType="end"/>
      </w:r>
      <w:r>
        <w:tab/>
      </w:r>
      <w:r>
        <w:fldChar w:fldCharType="begin"/>
      </w:r>
      <w:r>
        <w:instrText xml:space="preserve"> PAGEREF _Ref448228188 \h </w:instrText>
      </w:r>
      <w:r>
        <w:fldChar w:fldCharType="separate"/>
      </w:r>
      <w:r>
        <w:rPr>
          <w:noProof/>
        </w:rPr>
        <w:t>367</w:t>
      </w:r>
      <w:r>
        <w:fldChar w:fldCharType="end"/>
      </w:r>
    </w:p>
    <w:p w14:paraId="46EDCFEC" w14:textId="377B4CC4" w:rsidR="00B102EF" w:rsidRDefault="00B102EF" w:rsidP="00B102EF">
      <w:pPr>
        <w:tabs>
          <w:tab w:val="left" w:pos="7920"/>
        </w:tabs>
      </w:pPr>
      <w:r>
        <w:fldChar w:fldCharType="begin"/>
      </w:r>
      <w:r>
        <w:instrText xml:space="preserve"> REF _Ref448228216 \h </w:instrText>
      </w:r>
      <w:r>
        <w:fldChar w:fldCharType="separate"/>
      </w:r>
      <w:r>
        <w:t>The Communion of the Saints</w:t>
      </w:r>
      <w:r>
        <w:fldChar w:fldCharType="end"/>
      </w:r>
      <w:r>
        <w:tab/>
      </w:r>
      <w:r>
        <w:fldChar w:fldCharType="begin"/>
      </w:r>
      <w:r>
        <w:instrText xml:space="preserve"> PAGEREF _Ref448228224 \h </w:instrText>
      </w:r>
      <w:r>
        <w:fldChar w:fldCharType="separate"/>
      </w:r>
      <w:r>
        <w:rPr>
          <w:noProof/>
        </w:rPr>
        <w:t>377</w:t>
      </w:r>
      <w:r>
        <w:fldChar w:fldCharType="end"/>
      </w:r>
    </w:p>
    <w:p w14:paraId="103CDB1E" w14:textId="4C1489AE" w:rsidR="00B102EF" w:rsidRDefault="00B102EF" w:rsidP="00B102EF">
      <w:pPr>
        <w:tabs>
          <w:tab w:val="left" w:pos="7920"/>
        </w:tabs>
      </w:pPr>
      <w:r>
        <w:fldChar w:fldCharType="begin"/>
      </w:r>
      <w:r>
        <w:instrText xml:space="preserve"> REF _Ref448228235 \h </w:instrText>
      </w:r>
      <w:r>
        <w:fldChar w:fldCharType="separate"/>
      </w:r>
      <w:r>
        <w:rPr>
          <w:lang w:val="en-US"/>
        </w:rPr>
        <w:t>The Doxologies</w:t>
      </w:r>
      <w:r>
        <w:fldChar w:fldCharType="end"/>
      </w:r>
      <w:r>
        <w:tab/>
      </w:r>
      <w:r>
        <w:fldChar w:fldCharType="begin"/>
      </w:r>
      <w:r>
        <w:instrText xml:space="preserve"> PAGEREF _Ref448228235 \h </w:instrText>
      </w:r>
      <w:r>
        <w:fldChar w:fldCharType="separate"/>
      </w:r>
      <w:r>
        <w:rPr>
          <w:noProof/>
        </w:rPr>
        <w:t>396</w:t>
      </w:r>
      <w:r>
        <w:fldChar w:fldCharType="end"/>
      </w:r>
    </w:p>
    <w:p w14:paraId="4AF2B63F" w14:textId="1FB80247" w:rsidR="00B102EF" w:rsidRDefault="00B102EF" w:rsidP="00B102EF">
      <w:pPr>
        <w:tabs>
          <w:tab w:val="left" w:pos="7920"/>
        </w:tabs>
      </w:pPr>
      <w:r>
        <w:fldChar w:fldCharType="begin"/>
      </w:r>
      <w:r>
        <w:instrText xml:space="preserve"> REF _Ref411320700 \h </w:instrText>
      </w:r>
      <w:r>
        <w:fldChar w:fldCharType="separate"/>
      </w:r>
      <w:r>
        <w:t>Matins</w:t>
      </w:r>
      <w:r>
        <w:fldChar w:fldCharType="end"/>
      </w:r>
      <w:r>
        <w:tab/>
      </w:r>
      <w:r>
        <w:fldChar w:fldCharType="begin"/>
      </w:r>
      <w:r>
        <w:instrText xml:space="preserve"> PAGEREF _Ref411320700 \h </w:instrText>
      </w:r>
      <w:r>
        <w:fldChar w:fldCharType="separate"/>
      </w:r>
      <w:r>
        <w:rPr>
          <w:noProof/>
        </w:rPr>
        <w:t>41</w:t>
      </w:r>
      <w:r>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227674"/>
      <w:bookmarkEnd w:id="102"/>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7768235A" w:rsidR="00B102EF" w:rsidRPr="00B102EF" w:rsidRDefault="00B102EF" w:rsidP="00B102EF">
      <w:pPr>
        <w:pStyle w:val="Rubric"/>
      </w:pPr>
      <w:r>
        <w:t xml:space="preserve">See </w:t>
      </w:r>
      <w:r>
        <w:fldChar w:fldCharType="begin"/>
      </w:r>
      <w:r>
        <w:instrText xml:space="preserve"> REF _Ref448228969 \h </w:instrText>
      </w:r>
      <w:r>
        <w:fldChar w:fldCharType="separate"/>
      </w:r>
      <w:r>
        <w:t>Vespers Praise</w:t>
      </w:r>
      <w:r>
        <w:fldChar w:fldCharType="end"/>
      </w:r>
      <w:r>
        <w:t xml:space="preserve">, page </w:t>
      </w:r>
      <w:r>
        <w:fldChar w:fldCharType="begin"/>
      </w:r>
      <w:r>
        <w:instrText xml:space="preserve"> PAGEREF _Ref448228965 \h </w:instrText>
      </w:r>
      <w:r>
        <w:fldChar w:fldCharType="separate"/>
      </w:r>
      <w:r>
        <w:rPr>
          <w:noProof/>
        </w:rPr>
        <w:t>6</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Prime"/>
      <w:bookmarkStart w:id="138" w:name="_Toc448227675"/>
      <w:r>
        <w:lastRenderedPageBreak/>
        <w:t>Early Morning: Prime (The First Hour)</w:t>
      </w:r>
      <w:bookmarkEnd w:id="134"/>
      <w:bookmarkEnd w:id="135"/>
      <w:bookmarkEnd w:id="136"/>
      <w:bookmarkEnd w:id="138"/>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1B8B658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35F1F">
              <w:rPr>
                <w:noProof/>
                <w:webHidden/>
              </w:rPr>
              <w:t>77</w:t>
            </w:r>
            <w:r w:rsidR="00E35F1F">
              <w:rPr>
                <w:noProof/>
                <w:webHidden/>
              </w:rPr>
              <w:fldChar w:fldCharType="end"/>
            </w:r>
          </w:hyperlink>
        </w:p>
        <w:p w14:paraId="0BBF1C4E" w14:textId="34DE3BD5" w:rsidR="00E35F1F" w:rsidRDefault="00E35F1F">
          <w:pPr>
            <w:pStyle w:val="TOC3"/>
            <w:tabs>
              <w:tab w:val="right" w:leader="dot" w:pos="8846"/>
            </w:tabs>
            <w:rPr>
              <w:rFonts w:asciiTheme="minorHAnsi" w:eastAsiaTheme="minorEastAsia" w:hAnsiTheme="minorHAnsi"/>
              <w:noProof/>
              <w:sz w:val="22"/>
              <w:lang w:val="en-US"/>
            </w:rPr>
          </w:pPr>
          <w:hyperlink w:anchor="_Toc448227466" w:history="1">
            <w:r w:rsidRPr="001D3F16">
              <w:rPr>
                <w:rStyle w:val="Hyperlink"/>
                <w:noProof/>
              </w:rPr>
              <w:t>The Doxology of Prime</w:t>
            </w:r>
            <w:r>
              <w:rPr>
                <w:noProof/>
                <w:webHidden/>
              </w:rPr>
              <w:tab/>
            </w:r>
            <w:r>
              <w:rPr>
                <w:noProof/>
                <w:webHidden/>
              </w:rPr>
              <w:fldChar w:fldCharType="begin"/>
            </w:r>
            <w:r>
              <w:rPr>
                <w:noProof/>
                <w:webHidden/>
              </w:rPr>
              <w:instrText xml:space="preserve"> PAGEREF _Toc448227466 \h </w:instrText>
            </w:r>
            <w:r>
              <w:rPr>
                <w:noProof/>
                <w:webHidden/>
              </w:rPr>
            </w:r>
            <w:r>
              <w:rPr>
                <w:noProof/>
                <w:webHidden/>
              </w:rPr>
              <w:fldChar w:fldCharType="separate"/>
            </w:r>
            <w:r>
              <w:rPr>
                <w:noProof/>
                <w:webHidden/>
              </w:rPr>
              <w:t>83</w:t>
            </w:r>
            <w:r>
              <w:rPr>
                <w:noProof/>
                <w:webHidden/>
              </w:rPr>
              <w:fldChar w:fldCharType="end"/>
            </w:r>
          </w:hyperlink>
        </w:p>
        <w:p w14:paraId="3DAD865F" w14:textId="76A812F6" w:rsidR="00E35F1F" w:rsidRDefault="00E35F1F">
          <w:pPr>
            <w:pStyle w:val="TOC3"/>
            <w:tabs>
              <w:tab w:val="right" w:leader="dot" w:pos="8846"/>
            </w:tabs>
            <w:rPr>
              <w:rFonts w:asciiTheme="minorHAnsi" w:eastAsiaTheme="minorEastAsia" w:hAnsiTheme="minorHAnsi"/>
              <w:noProof/>
              <w:sz w:val="22"/>
              <w:lang w:val="en-US"/>
            </w:rPr>
          </w:pPr>
          <w:hyperlink w:anchor="_Toc448227467" w:history="1">
            <w:r w:rsidRPr="001D3F16">
              <w:rPr>
                <w:rStyle w:val="Hyperlink"/>
                <w:noProof/>
              </w:rPr>
              <w:t>The Raising of Morning Incense</w:t>
            </w:r>
            <w:r>
              <w:rPr>
                <w:noProof/>
                <w:webHidden/>
              </w:rPr>
              <w:tab/>
            </w:r>
            <w:r>
              <w:rPr>
                <w:noProof/>
                <w:webHidden/>
              </w:rPr>
              <w:fldChar w:fldCharType="begin"/>
            </w:r>
            <w:r>
              <w:rPr>
                <w:noProof/>
                <w:webHidden/>
              </w:rPr>
              <w:instrText xml:space="preserve"> PAGEREF _Toc448227467 \h </w:instrText>
            </w:r>
            <w:r>
              <w:rPr>
                <w:noProof/>
                <w:webHidden/>
              </w:rPr>
            </w:r>
            <w:r>
              <w:rPr>
                <w:noProof/>
                <w:webHidden/>
              </w:rPr>
              <w:fldChar w:fldCharType="separate"/>
            </w:r>
            <w:r>
              <w:rPr>
                <w:noProof/>
                <w:webHidden/>
              </w:rPr>
              <w:t>94</w:t>
            </w:r>
            <w:r>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FD43C2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806E141" w14:textId="0F9D72D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AFC4FF5" w14:textId="777C566C"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32F684ED"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35F1F">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35F1F">
        <w:rPr>
          <w:noProof/>
        </w:rPr>
        <w:t>146</w:t>
      </w:r>
      <w:r w:rsidR="003A78C2">
        <w:fldChar w:fldCharType="end"/>
      </w:r>
    </w:p>
    <w:p w14:paraId="7F06AC31" w14:textId="0B2139B4"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35F1F">
        <w:t>Psalm</w:t>
      </w:r>
      <w:r w:rsidR="00E35F1F" w:rsidRPr="00AB1781">
        <w:t xml:space="preserve"> 2</w:t>
      </w:r>
      <w:r w:rsidR="00E35F1F">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35F1F">
        <w:rPr>
          <w:noProof/>
        </w:rPr>
        <w:t>146</w:t>
      </w:r>
      <w:r w:rsidR="003A78C2">
        <w:fldChar w:fldCharType="end"/>
      </w:r>
    </w:p>
    <w:p w14:paraId="3E08DA39" w14:textId="4F55A343"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35F1F">
        <w:rPr>
          <w:noProof/>
        </w:rPr>
        <w:t>148</w:t>
      </w:r>
      <w:r w:rsidR="003A78C2">
        <w:fldChar w:fldCharType="end"/>
      </w:r>
    </w:p>
    <w:p w14:paraId="74A89173" w14:textId="2479686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35F1F">
        <w:rPr>
          <w:noProof/>
        </w:rPr>
        <w:t>149</w:t>
      </w:r>
      <w:r w:rsidR="003A78C2">
        <w:fldChar w:fldCharType="end"/>
      </w:r>
    </w:p>
    <w:p w14:paraId="01E0D354" w14:textId="34C187FC"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35F1F">
        <w:t>Psalm</w:t>
      </w:r>
      <w:r w:rsidR="00E35F1F" w:rsidRPr="00AB1781">
        <w:t xml:space="preserve"> 5</w:t>
      </w:r>
      <w:r w:rsidR="00E35F1F">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35F1F">
        <w:rPr>
          <w:noProof/>
        </w:rPr>
        <w:t>150</w:t>
      </w:r>
      <w:r w:rsidR="003A78C2">
        <w:fldChar w:fldCharType="end"/>
      </w:r>
    </w:p>
    <w:p w14:paraId="2917FC62" w14:textId="3AEC160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35F1F">
        <w:rPr>
          <w:noProof/>
        </w:rPr>
        <w:t>151</w:t>
      </w:r>
      <w:r w:rsidR="003A78C2">
        <w:fldChar w:fldCharType="end"/>
      </w:r>
    </w:p>
    <w:p w14:paraId="1839FE4B" w14:textId="09F56D3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35F1F">
        <w:t>Psalm</w:t>
      </w:r>
      <w:r w:rsidR="00E35F1F" w:rsidRPr="00AB1781">
        <w:t xml:space="preserve"> 8</w:t>
      </w:r>
      <w:r w:rsidR="00E35F1F">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35F1F">
        <w:rPr>
          <w:noProof/>
        </w:rPr>
        <w:t>154</w:t>
      </w:r>
      <w:r w:rsidR="003A78C2">
        <w:fldChar w:fldCharType="end"/>
      </w:r>
    </w:p>
    <w:p w14:paraId="03DD40B1" w14:textId="1490183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35F1F">
        <w:t>Psalm</w:t>
      </w:r>
      <w:r w:rsidR="00E35F1F" w:rsidRPr="00AB1781">
        <w:t xml:space="preserve"> 11</w:t>
      </w:r>
      <w:r w:rsidR="00E35F1F">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35F1F">
        <w:rPr>
          <w:noProof/>
        </w:rPr>
        <w:t>159</w:t>
      </w:r>
      <w:r w:rsidR="003A78C2">
        <w:fldChar w:fldCharType="end"/>
      </w:r>
    </w:p>
    <w:p w14:paraId="5A0777AD" w14:textId="0FB2A9C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35F1F">
        <w:rPr>
          <w:noProof/>
        </w:rPr>
        <w:t>160</w:t>
      </w:r>
      <w:r w:rsidR="003A78C2">
        <w:fldChar w:fldCharType="end"/>
      </w:r>
    </w:p>
    <w:p w14:paraId="6B871C95" w14:textId="7EA0EEA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35F1F">
        <w:t>Psalm</w:t>
      </w:r>
      <w:r w:rsidR="00E35F1F" w:rsidRPr="00AB1781">
        <w:t xml:space="preserve"> 14</w:t>
      </w:r>
      <w:r w:rsidR="00E35F1F">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35F1F">
        <w:rPr>
          <w:noProof/>
        </w:rPr>
        <w:t>161</w:t>
      </w:r>
      <w:r w:rsidR="003A78C2">
        <w:fldChar w:fldCharType="end"/>
      </w:r>
    </w:p>
    <w:p w14:paraId="3960802F" w14:textId="55710CC5"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35F1F">
        <w:rPr>
          <w:noProof/>
        </w:rPr>
        <w:t>162</w:t>
      </w:r>
      <w:r w:rsidR="003A78C2">
        <w:fldChar w:fldCharType="end"/>
      </w:r>
    </w:p>
    <w:p w14:paraId="46224EE2" w14:textId="6139266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35F1F">
        <w:t>Psalm</w:t>
      </w:r>
      <w:r w:rsidR="00E35F1F" w:rsidRPr="00AB1781">
        <w:t xml:space="preserve"> 18</w:t>
      </w:r>
      <w:r w:rsidR="00E35F1F">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35F1F">
        <w:rPr>
          <w:noProof/>
        </w:rPr>
        <w:t>169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6F2CBD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35F1F">
        <w:rPr>
          <w:noProof/>
        </w:rPr>
        <w:t>177</w:t>
      </w:r>
      <w:r w:rsidR="003A78C2">
        <w:fldChar w:fldCharType="end"/>
      </w:r>
    </w:p>
    <w:p w14:paraId="6EE9E88E" w14:textId="442B2F02"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35F1F">
        <w:rPr>
          <w:noProof/>
        </w:rPr>
        <w:t>180</w:t>
      </w:r>
      <w:r w:rsidR="003A78C2">
        <w:fldChar w:fldCharType="end"/>
      </w:r>
    </w:p>
    <w:p w14:paraId="1E8B8142" w14:textId="1E938D8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35F1F">
        <w:rPr>
          <w:noProof/>
        </w:rPr>
        <w:t>235</w:t>
      </w:r>
      <w:r w:rsidR="003A78C2">
        <w:fldChar w:fldCharType="end"/>
      </w:r>
    </w:p>
    <w:p w14:paraId="68EA7A25" w14:textId="6DC5B726"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35F1F">
        <w:rPr>
          <w:noProof/>
        </w:rPr>
        <w:t>240</w:t>
      </w:r>
      <w:r w:rsidR="003A78C2">
        <w:fldChar w:fldCharType="end"/>
      </w:r>
    </w:p>
    <w:p w14:paraId="065CCDFD" w14:textId="664C8523"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35F1F">
        <w:rPr>
          <w:noProof/>
        </w:rPr>
        <w:t>247</w:t>
      </w:r>
      <w:r w:rsidR="003A78C2">
        <w:fldChar w:fldCharType="end"/>
      </w:r>
    </w:p>
    <w:p w14:paraId="31570FA5" w14:textId="2ED9CEA9"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35F1F">
        <w:rPr>
          <w:noProof/>
        </w:rPr>
        <w:t>321</w:t>
      </w:r>
      <w:r w:rsidR="003A78C2">
        <w:fldChar w:fldCharType="end"/>
      </w:r>
    </w:p>
    <w:p w14:paraId="73FFF146" w14:textId="444734E4"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35F1F">
        <w:t>Psalm</w:t>
      </w:r>
      <w:r w:rsidR="00E35F1F" w:rsidRPr="00AB1781">
        <w:t xml:space="preserve"> 142</w:t>
      </w:r>
      <w:r w:rsidR="00E35F1F">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35F1F">
        <w:rPr>
          <w:noProof/>
        </w:rPr>
        <w:t>370</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FF37038"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35F1F">
        <w:rPr>
          <w:noProof/>
        </w:rPr>
        <w:t>83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ECB8E05"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35F1F">
        <w:rPr>
          <w:noProof/>
        </w:rPr>
        <w:t>94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B94B049"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18FBBF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44539C0"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35F1F">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35F1F">
        <w:rPr>
          <w:noProof/>
        </w:rPr>
        <w:t>475</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5EAF6934" w14:textId="77777777" w:rsidR="00E35F1F" w:rsidRPr="00E35F1F" w:rsidRDefault="00495F1A" w:rsidP="00E35F1F">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E35F1F" w:rsidRPr="00E35F1F">
        <w:rPr>
          <w:i/>
        </w:rPr>
        <w:br w:type="page"/>
      </w:r>
    </w:p>
    <w:p w14:paraId="6E334613" w14:textId="4E92D7C1" w:rsidR="00495F1A" w:rsidRPr="003F5279" w:rsidRDefault="00E35F1F" w:rsidP="00495F1A">
      <w:pPr>
        <w:rPr>
          <w:i/>
        </w:rPr>
      </w:pPr>
      <w:r w:rsidRPr="00E35F1F">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227676"/>
      <w:bookmarkEnd w:id="137"/>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EFCBDBD"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C931A86" w14:textId="32932804"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26D6935" w14:textId="172CB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7550302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35F1F">
        <w:t>Psalm</w:t>
      </w:r>
      <w:r w:rsidR="00E35F1F" w:rsidRPr="00AB1781">
        <w:t xml:space="preserve"> 19</w:t>
      </w:r>
      <w:r w:rsidR="00E35F1F">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35F1F">
        <w:rPr>
          <w:noProof/>
        </w:rPr>
        <w:t>170</w:t>
      </w:r>
      <w:r w:rsidR="003A78C2">
        <w:fldChar w:fldCharType="end"/>
      </w:r>
    </w:p>
    <w:p w14:paraId="441D23D2" w14:textId="0E539DC8"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35F1F">
        <w:rPr>
          <w:noProof/>
        </w:rPr>
        <w:t>175</w:t>
      </w:r>
      <w:r w:rsidR="003A78C2">
        <w:fldChar w:fldCharType="end"/>
      </w:r>
    </w:p>
    <w:p w14:paraId="2CF3F8A5" w14:textId="583EFB0C"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35F1F">
        <w:t>Psalm</w:t>
      </w:r>
      <w:r w:rsidR="00E35F1F" w:rsidRPr="00AB1781">
        <w:t xml:space="preserve"> 23</w:t>
      </w:r>
      <w:r w:rsidR="00E35F1F">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35F1F">
        <w:rPr>
          <w:noProof/>
        </w:rPr>
        <w:t>176</w:t>
      </w:r>
      <w:r w:rsidR="003A78C2">
        <w:fldChar w:fldCharType="end"/>
      </w:r>
    </w:p>
    <w:p w14:paraId="2696A51D" w14:textId="6665DFFC"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35F1F">
        <w:t>Psalm</w:t>
      </w:r>
      <w:r w:rsidR="00E35F1F" w:rsidRPr="00AB1781">
        <w:t xml:space="preserve"> 25</w:t>
      </w:r>
      <w:r w:rsidR="00E35F1F">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35F1F">
        <w:rPr>
          <w:noProof/>
        </w:rPr>
        <w:t>179</w:t>
      </w:r>
      <w:r w:rsidR="003A78C2">
        <w:fldChar w:fldCharType="end"/>
      </w:r>
    </w:p>
    <w:p w14:paraId="7C4914D6" w14:textId="19957FD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35F1F">
        <w:t>Psalm</w:t>
      </w:r>
      <w:r w:rsidR="00E35F1F" w:rsidRPr="00AB1781">
        <w:t xml:space="preserve"> 28</w:t>
      </w:r>
      <w:r w:rsidR="00E35F1F">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35F1F">
        <w:rPr>
          <w:noProof/>
        </w:rPr>
        <w:t>183</w:t>
      </w:r>
      <w:r w:rsidR="003A78C2">
        <w:fldChar w:fldCharType="end"/>
      </w:r>
    </w:p>
    <w:p w14:paraId="1AB144A3" w14:textId="0F36560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35F1F">
        <w:rPr>
          <w:noProof/>
        </w:rPr>
        <w:t>184</w:t>
      </w:r>
      <w:r w:rsidR="003A78C2">
        <w:fldChar w:fldCharType="end"/>
      </w:r>
    </w:p>
    <w:p w14:paraId="1DA2F476" w14:textId="15D9EA96"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35F1F">
        <w:t>Psalm</w:t>
      </w:r>
      <w:r w:rsidR="00E35F1F" w:rsidRPr="00AB1781">
        <w:t xml:space="preserve"> 33</w:t>
      </w:r>
      <w:r w:rsidR="00E35F1F">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35F1F">
        <w:rPr>
          <w:noProof/>
        </w:rPr>
        <w:t>191</w:t>
      </w:r>
      <w:r w:rsidR="003A78C2">
        <w:fldChar w:fldCharType="end"/>
      </w:r>
    </w:p>
    <w:p w14:paraId="0F892524" w14:textId="0E1DB24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35F1F">
        <w:t>Psalm</w:t>
      </w:r>
      <w:r w:rsidR="00E35F1F" w:rsidRPr="00AB1781">
        <w:t xml:space="preserve"> 40</w:t>
      </w:r>
      <w:r w:rsidR="00E35F1F">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35F1F">
        <w:rPr>
          <w:noProof/>
        </w:rPr>
        <w:t>205</w:t>
      </w:r>
      <w:r w:rsidR="003A78C2">
        <w:fldChar w:fldCharType="end"/>
      </w:r>
    </w:p>
    <w:p w14:paraId="1B629A7D" w14:textId="6023F40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35F1F">
        <w:rPr>
          <w:noProof/>
        </w:rPr>
        <w:t>208</w:t>
      </w:r>
      <w:r w:rsidR="003A78C2">
        <w:fldChar w:fldCharType="end"/>
      </w:r>
    </w:p>
    <w:p w14:paraId="30CD8108" w14:textId="067DD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35F1F">
        <w:t>Psalm</w:t>
      </w:r>
      <w:r w:rsidR="00E35F1F" w:rsidRPr="00AB1781">
        <w:t xml:space="preserve"> 44</w:t>
      </w:r>
      <w:r w:rsidR="00E35F1F">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35F1F">
        <w:rPr>
          <w:noProof/>
        </w:rPr>
        <w:t>211</w:t>
      </w:r>
      <w:r w:rsidR="003A78C2">
        <w:fldChar w:fldCharType="end"/>
      </w:r>
    </w:p>
    <w:p w14:paraId="56DBDEA8" w14:textId="4CF7B754"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35F1F">
        <w:t>Psalm</w:t>
      </w:r>
      <w:r w:rsidR="00E35F1F" w:rsidRPr="00AB1781">
        <w:t xml:space="preserve"> 45</w:t>
      </w:r>
      <w:r w:rsidR="00E35F1F">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35F1F">
        <w:rPr>
          <w:noProof/>
        </w:rPr>
        <w:t>212</w:t>
      </w:r>
      <w:r w:rsidR="003A78C2">
        <w:fldChar w:fldCharType="end"/>
      </w:r>
    </w:p>
    <w:p w14:paraId="4BF9A933" w14:textId="209BAB8E"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35F1F">
        <w:t>Psalm</w:t>
      </w:r>
      <w:r w:rsidR="00E35F1F" w:rsidRPr="00AB1781">
        <w:t xml:space="preserve"> 46</w:t>
      </w:r>
      <w:r w:rsidR="00E35F1F">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35F1F">
        <w:rPr>
          <w:noProof/>
        </w:rPr>
        <w:t>214</w:t>
      </w:r>
      <w:r w:rsidR="003A78C2">
        <w:fldChar w:fldCharType="end"/>
      </w:r>
    </w:p>
    <w:p w14:paraId="43DCDF05" w14:textId="77777777" w:rsidR="00075EAD" w:rsidRDefault="00F14AA6" w:rsidP="00075EAD">
      <w:pPr>
        <w:pStyle w:val="Heading5"/>
      </w:pPr>
      <w:bookmarkStart w:id="186" w:name="_Ref435800080"/>
      <w:r>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E8EE49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663259E"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227677"/>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F0E6E5E"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B899AA0" w14:textId="63581620"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8FDBE9E" w14:textId="59DA21F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3767514"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35F1F">
        <w:t>Psalm</w:t>
      </w:r>
      <w:r w:rsidR="00E35F1F" w:rsidRPr="00AB1781">
        <w:t xml:space="preserve"> 53</w:t>
      </w:r>
      <w:r w:rsidR="00E35F1F">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35F1F">
        <w:rPr>
          <w:noProof/>
        </w:rPr>
        <w:t>223</w:t>
      </w:r>
      <w:r w:rsidR="003A78C2">
        <w:fldChar w:fldCharType="end"/>
      </w:r>
    </w:p>
    <w:p w14:paraId="196531E2" w14:textId="4A27A20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35F1F">
        <w:rPr>
          <w:noProof/>
        </w:rPr>
        <w:t>228</w:t>
      </w:r>
      <w:r w:rsidR="003A78C2">
        <w:fldChar w:fldCharType="end"/>
      </w:r>
    </w:p>
    <w:p w14:paraId="5A377B80" w14:textId="263F3FCD"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35F1F">
        <w:t>Psalm</w:t>
      </w:r>
      <w:r w:rsidR="00E35F1F" w:rsidRPr="00AB1781">
        <w:t xml:space="preserve"> 60</w:t>
      </w:r>
      <w:r w:rsidR="00E35F1F">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35F1F">
        <w:rPr>
          <w:noProof/>
        </w:rPr>
        <w:t>233</w:t>
      </w:r>
      <w:r w:rsidR="003A78C2">
        <w:fldChar w:fldCharType="end"/>
      </w:r>
    </w:p>
    <w:p w14:paraId="1D89B385" w14:textId="79CD568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35F1F">
        <w:rPr>
          <w:noProof/>
        </w:rPr>
        <w:t>235</w:t>
      </w:r>
      <w:r w:rsidR="003A78C2">
        <w:fldChar w:fldCharType="end"/>
      </w:r>
    </w:p>
    <w:p w14:paraId="46B8BCDF" w14:textId="374DB8E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3832A2C2" w14:textId="51582F1E"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099ACDF6" w14:textId="3015DB5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35F1F">
        <w:t>Psalm</w:t>
      </w:r>
      <w:r w:rsidR="00E35F1F" w:rsidRPr="00AB1781">
        <w:t xml:space="preserve"> 83</w:t>
      </w:r>
      <w:r w:rsidR="00E35F1F">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35F1F">
        <w:rPr>
          <w:noProof/>
        </w:rPr>
        <w:t>272</w:t>
      </w:r>
      <w:r w:rsidR="003A78C2">
        <w:fldChar w:fldCharType="end"/>
      </w:r>
    </w:p>
    <w:p w14:paraId="12DC15E9" w14:textId="6D6062B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35F1F">
        <w:t>Psalm</w:t>
      </w:r>
      <w:r w:rsidR="00E35F1F" w:rsidRPr="00AB1781">
        <w:t xml:space="preserve"> 84</w:t>
      </w:r>
      <w:r w:rsidR="00E35F1F">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35F1F">
        <w:rPr>
          <w:noProof/>
        </w:rPr>
        <w:t>273</w:t>
      </w:r>
      <w:r w:rsidR="003A78C2">
        <w:fldChar w:fldCharType="end"/>
      </w:r>
    </w:p>
    <w:p w14:paraId="20414052" w14:textId="5892158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35F1F">
        <w:rPr>
          <w:noProof/>
        </w:rPr>
        <w:t>274</w:t>
      </w:r>
      <w:r w:rsidR="003A78C2">
        <w:fldChar w:fldCharType="end"/>
      </w:r>
    </w:p>
    <w:p w14:paraId="024D57DE" w14:textId="76931A4F"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35F1F">
        <w:t>Psalm</w:t>
      </w:r>
      <w:r w:rsidR="00E35F1F" w:rsidRPr="00AB1781">
        <w:t xml:space="preserve"> 86</w:t>
      </w:r>
      <w:r w:rsidR="00E35F1F">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35F1F">
        <w:rPr>
          <w:noProof/>
        </w:rPr>
        <w:t>276</w:t>
      </w:r>
      <w:r w:rsidR="003A78C2">
        <w:fldChar w:fldCharType="end"/>
      </w:r>
    </w:p>
    <w:p w14:paraId="6C309D76" w14:textId="533F10D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35F1F">
        <w:rPr>
          <w:noProof/>
        </w:rPr>
        <w:t>284</w:t>
      </w:r>
      <w:r w:rsidR="003A78C2">
        <w:fldChar w:fldCharType="end"/>
      </w:r>
    </w:p>
    <w:p w14:paraId="2015B274" w14:textId="7A572E7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35F1F">
        <w:t>Psalm</w:t>
      </w:r>
      <w:r w:rsidR="00E35F1F" w:rsidRPr="00AB1781">
        <w:t xml:space="preserve"> 92</w:t>
      </w:r>
      <w:r w:rsidR="00E35F1F">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35F1F">
        <w:rPr>
          <w:noProof/>
        </w:rPr>
        <w:t>287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48BC377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063347D5"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227678"/>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7B3060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4BF2C4A" w14:textId="4A14D3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512D80B" w14:textId="74288CFE"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42CAA9B6"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35F1F">
        <w:t>Psalm</w:t>
      </w:r>
      <w:r w:rsidR="00E35F1F" w:rsidRPr="00AB1781">
        <w:t xml:space="preserve"> 95</w:t>
      </w:r>
      <w:r w:rsidR="00E35F1F">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35F1F">
        <w:rPr>
          <w:noProof/>
        </w:rPr>
        <w:t>290</w:t>
      </w:r>
      <w:r w:rsidR="003A78C2">
        <w:fldChar w:fldCharType="end"/>
      </w:r>
    </w:p>
    <w:p w14:paraId="70C04BAE" w14:textId="7A42D661"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35F1F">
        <w:rPr>
          <w:noProof/>
        </w:rPr>
        <w:t>292</w:t>
      </w:r>
      <w:r w:rsidR="003A78C2">
        <w:fldChar w:fldCharType="end"/>
      </w:r>
    </w:p>
    <w:p w14:paraId="1C2440CF" w14:textId="56A42B6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35F1F">
        <w:t>Psalm</w:t>
      </w:r>
      <w:r w:rsidR="00E35F1F" w:rsidRPr="00AB1781">
        <w:t xml:space="preserve"> 97</w:t>
      </w:r>
      <w:r w:rsidR="00E35F1F">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35F1F">
        <w:rPr>
          <w:noProof/>
        </w:rPr>
        <w:t>293</w:t>
      </w:r>
      <w:r w:rsidR="003A78C2">
        <w:fldChar w:fldCharType="end"/>
      </w:r>
    </w:p>
    <w:p w14:paraId="35D6FC92" w14:textId="521FA20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35F1F">
        <w:t>Psalm</w:t>
      </w:r>
      <w:r w:rsidR="00E35F1F" w:rsidRPr="00AB1781">
        <w:t xml:space="preserve"> 98</w:t>
      </w:r>
      <w:r w:rsidR="00E35F1F">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35F1F">
        <w:rPr>
          <w:noProof/>
        </w:rPr>
        <w:t>294</w:t>
      </w:r>
      <w:r w:rsidR="003A78C2">
        <w:fldChar w:fldCharType="end"/>
      </w:r>
    </w:p>
    <w:p w14:paraId="13A44FCC" w14:textId="6C23F27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35F1F">
        <w:t>Psalm</w:t>
      </w:r>
      <w:r w:rsidR="00E35F1F" w:rsidRPr="00AB1781">
        <w:t xml:space="preserve"> 99</w:t>
      </w:r>
      <w:r w:rsidR="00E35F1F">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35F1F">
        <w:rPr>
          <w:noProof/>
        </w:rPr>
        <w:t>295</w:t>
      </w:r>
      <w:r w:rsidR="003A78C2">
        <w:fldChar w:fldCharType="end"/>
      </w:r>
    </w:p>
    <w:p w14:paraId="21960806" w14:textId="154D664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35F1F">
        <w:t>Psalm</w:t>
      </w:r>
      <w:r w:rsidR="00E35F1F" w:rsidRPr="00AB1781">
        <w:t xml:space="preserve"> 100</w:t>
      </w:r>
      <w:r w:rsidR="00E35F1F">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35F1F">
        <w:rPr>
          <w:noProof/>
        </w:rPr>
        <w:t>296</w:t>
      </w:r>
      <w:r w:rsidR="003A78C2">
        <w:fldChar w:fldCharType="end"/>
      </w:r>
    </w:p>
    <w:p w14:paraId="13BE8987" w14:textId="3C821BA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35F1F">
        <w:rPr>
          <w:noProof/>
        </w:rPr>
        <w:t>318</w:t>
      </w:r>
      <w:r w:rsidR="003A78C2">
        <w:fldChar w:fldCharType="end"/>
      </w:r>
    </w:p>
    <w:commentRangeStart w:id="209"/>
    <w:p w14:paraId="0FAEAE21" w14:textId="7F38A03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35F1F">
        <w:t>Psalm</w:t>
      </w:r>
      <w:r w:rsidR="00E35F1F" w:rsidRPr="00AB1781">
        <w:t xml:space="preserve"> 110</w:t>
      </w:r>
      <w:r w:rsidR="00E35F1F">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E35F1F">
        <w:rPr>
          <w:noProof/>
        </w:rPr>
        <w:t>319</w:t>
      </w:r>
      <w:r>
        <w:fldChar w:fldCharType="end"/>
      </w:r>
    </w:p>
    <w:p w14:paraId="3B5AD04D" w14:textId="0CBDD02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35F1F">
        <w:t>Psalm</w:t>
      </w:r>
      <w:r w:rsidR="00E35F1F" w:rsidRPr="00AB1781">
        <w:t xml:space="preserve"> 111</w:t>
      </w:r>
      <w:r w:rsidR="00E35F1F">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35F1F">
        <w:rPr>
          <w:noProof/>
        </w:rPr>
        <w:t>320</w:t>
      </w:r>
      <w:r w:rsidR="003A78C2">
        <w:fldChar w:fldCharType="end"/>
      </w:r>
    </w:p>
    <w:p w14:paraId="25F5E92C" w14:textId="7221611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35F1F">
        <w:rPr>
          <w:noProof/>
        </w:rPr>
        <w:t>321</w:t>
      </w:r>
      <w:r w:rsidR="003A78C2">
        <w:fldChar w:fldCharType="end"/>
      </w:r>
    </w:p>
    <w:p w14:paraId="65FF1699" w14:textId="6DAB53E3"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35F1F">
        <w:rPr>
          <w:noProof/>
        </w:rPr>
        <w:t>324</w:t>
      </w:r>
      <w:r w:rsidR="003A78C2">
        <w:fldChar w:fldCharType="end"/>
      </w:r>
    </w:p>
    <w:p w14:paraId="0612CEB7" w14:textId="2D4FF5FC"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35F1F">
        <w:rPr>
          <w:noProof/>
        </w:rPr>
        <w:t>325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3F6EA5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3651E85"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210" w:name="_Toc448227679"/>
      <w:r>
        <w:rPr>
          <w:lang w:val="en-GB"/>
        </w:rPr>
        <w:lastRenderedPageBreak/>
        <w:t>Reader’s Service</w:t>
      </w:r>
      <w:bookmarkEnd w:id="21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26976ED" w14:textId="77777777" w:rsidR="00E35F1F"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35F1F">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35F1F">
        <w:rPr>
          <w:noProof/>
          <w:lang w:val="en-US"/>
        </w:rPr>
        <w:t>72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999390623"/>
        <w:docPartObj>
          <w:docPartGallery w:val="Table of Contents"/>
          <w:docPartUnique/>
        </w:docPartObj>
      </w:sdtPr>
      <w:sdtEndPr>
        <w:rPr>
          <w:b/>
          <w:bCs/>
        </w:rPr>
      </w:sdtEndPr>
      <w:sdtContent>
        <w:p w14:paraId="4AD9C6F0" w14:textId="031C5EB2"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Vespers Praise</w:t>
          </w:r>
          <w:r>
            <w:rPr>
              <w:noProof/>
              <w:webHidden/>
            </w:rPr>
            <w:tab/>
            <w:t>5</w:t>
          </w:r>
        </w:p>
        <w:p w14:paraId="1FB1CBEB" w14:textId="77777777"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The Psalms of the Eleventh Hour (Little Vespers)</w:t>
          </w:r>
          <w:r>
            <w:rPr>
              <w:noProof/>
              <w:webHidden/>
            </w:rPr>
            <w:tab/>
            <w:t>6</w:t>
          </w:r>
        </w:p>
        <w:p w14:paraId="02E8AAFA" w14:textId="77777777"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The Raising of Evening (or Morning) Incense</w:t>
          </w:r>
          <w:r>
            <w:rPr>
              <w:noProof/>
              <w:webHidden/>
            </w:rPr>
            <w:tab/>
            <w:t>12</w:t>
          </w:r>
        </w:p>
        <w:p w14:paraId="32F3D991" w14:textId="77777777" w:rsidR="00E35F1F" w:rsidRDefault="00E35F1F" w:rsidP="009800DB"/>
      </w:sdtContent>
    </w:sdt>
    <w:p w14:paraId="4FEE519D" w14:textId="77777777" w:rsidR="00E35F1F" w:rsidRPr="00E35F1F" w:rsidRDefault="00E35F1F" w:rsidP="00AB3348">
      <w:pPr>
        <w:rPr>
          <w:rStyle w:val="Hyperlink"/>
        </w:rPr>
      </w:pPr>
      <w:r w:rsidRPr="00E35F1F">
        <w:rPr>
          <w:rStyle w:val="Hyperlink"/>
        </w:rPr>
        <w:br w:type="page"/>
      </w:r>
    </w:p>
    <w:p w14:paraId="57446870" w14:textId="28A3D971" w:rsidR="00865FD4" w:rsidRDefault="00E35F1F" w:rsidP="00865FD4">
      <w:pPr>
        <w:pStyle w:val="Rubric"/>
        <w:rPr>
          <w:lang w:val="en-US"/>
        </w:rPr>
      </w:pPr>
      <w:r w:rsidRPr="00E35F1F">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2A576F37"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E35F1F">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35F1F">
        <w:rPr>
          <w:noProof/>
          <w:lang w:val="en-US"/>
        </w:rPr>
        <w:t>6</w:t>
      </w:r>
      <w:r>
        <w:rPr>
          <w:lang w:val="en-US"/>
        </w:rPr>
        <w:fldChar w:fldCharType="end"/>
      </w:r>
      <w:r>
        <w:rPr>
          <w:lang w:val="en-US"/>
        </w:rPr>
        <w:t>.</w:t>
      </w:r>
    </w:p>
    <w:p w14:paraId="2AD856DC" w14:textId="2FA6C22D"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E35F1F">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35F1F">
        <w:rPr>
          <w:noProof/>
          <w:lang w:val="en-US"/>
        </w:rPr>
        <w:t>6</w:t>
      </w:r>
      <w:r>
        <w:rPr>
          <w:lang w:val="en-US"/>
        </w:rPr>
        <w:fldChar w:fldCharType="end"/>
      </w:r>
      <w:r>
        <w:rPr>
          <w:lang w:val="en-US"/>
        </w:rPr>
        <w:t>.</w:t>
      </w:r>
    </w:p>
    <w:p w14:paraId="5BECEAC7" w14:textId="77777777" w:rsidR="00E35F1F" w:rsidRDefault="00865FD4" w:rsidP="00837F89">
      <w:pPr>
        <w:pStyle w:val="Body"/>
      </w:pPr>
      <w:r>
        <w:t xml:space="preserve">In the morning, recite </w:t>
      </w:r>
      <w:r>
        <w:fldChar w:fldCharType="begin"/>
      </w:r>
      <w:r>
        <w:instrText xml:space="preserve"> REF _Ref412098903 \h </w:instrText>
      </w:r>
      <w:r>
        <w:fldChar w:fldCharType="separate"/>
      </w:r>
      <w:r w:rsidR="00E35F1F">
        <w:br w:type="page"/>
      </w:r>
    </w:p>
    <w:p w14:paraId="4889099E" w14:textId="02854DE2" w:rsidR="00865FD4" w:rsidRDefault="00E35F1F"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83</w:t>
      </w:r>
      <w:r w:rsidR="00865FD4">
        <w:fldChar w:fldCharType="end"/>
      </w:r>
      <w:r w:rsidR="00AB78C6">
        <w:t>, stopping before “O true light”</w:t>
      </w:r>
      <w:r w:rsidR="00865FD4">
        <w:t>.</w:t>
      </w:r>
    </w:p>
    <w:p w14:paraId="4C42C81E" w14:textId="3A1DE739" w:rsidR="00865FD4" w:rsidRDefault="00865FD4" w:rsidP="00865FD4">
      <w:pPr>
        <w:pStyle w:val="Rubric"/>
      </w:pPr>
      <w:r>
        <w:t xml:space="preserve">Recite </w:t>
      </w:r>
      <w:r>
        <w:fldChar w:fldCharType="begin"/>
      </w:r>
      <w:r>
        <w:instrText xml:space="preserve"> REF _Ref435789344 \h </w:instrText>
      </w:r>
      <w:r>
        <w:fldChar w:fldCharType="separate"/>
      </w:r>
      <w:r w:rsidR="00E35F1F">
        <w:t>The Verses of the Cymbals</w:t>
      </w:r>
      <w:r>
        <w:fldChar w:fldCharType="end"/>
      </w:r>
      <w:r>
        <w:t xml:space="preserve">, page </w:t>
      </w:r>
      <w:r>
        <w:fldChar w:fldCharType="begin"/>
      </w:r>
      <w:r>
        <w:instrText xml:space="preserve"> PAGEREF _Ref435789344 \h </w:instrText>
      </w:r>
      <w:r>
        <w:fldChar w:fldCharType="separate"/>
      </w:r>
      <w:r w:rsidR="00E35F1F">
        <w:rPr>
          <w:noProof/>
        </w:rPr>
        <w:t>15</w:t>
      </w:r>
      <w:r>
        <w:fldChar w:fldCharType="end"/>
      </w:r>
      <w:r>
        <w:t>.</w:t>
      </w:r>
    </w:p>
    <w:p w14:paraId="7E7D5FFD" w14:textId="06688CB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35F1F">
        <w:rPr>
          <w:noProof/>
          <w:lang w:val="en-US"/>
        </w:rPr>
        <w:t>220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lastRenderedPageBreak/>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2423C90" w14:textId="77777777" w:rsidR="00E35F1F"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451246685"/>
        <w:docPartObj>
          <w:docPartGallery w:val="Table of Contents"/>
          <w:docPartUnique/>
        </w:docPartObj>
      </w:sdtPr>
      <w:sdtEndPr>
        <w:rPr>
          <w:b/>
          <w:bCs/>
          <w:noProof/>
        </w:rPr>
      </w:sdtEndPr>
      <w:sdtContent>
        <w:p w14:paraId="12908DEC" w14:textId="13F6E880"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The Psalms of Prime</w:t>
          </w:r>
          <w:r>
            <w:rPr>
              <w:noProof/>
              <w:webHidden/>
            </w:rPr>
            <w:tab/>
            <w:t>77</w:t>
          </w:r>
        </w:p>
        <w:p w14:paraId="4EA14018" w14:textId="77777777"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The Doxology of Prime</w:t>
          </w:r>
          <w:r>
            <w:rPr>
              <w:noProof/>
              <w:webHidden/>
            </w:rPr>
            <w:tab/>
            <w:t>83</w:t>
          </w:r>
        </w:p>
        <w:p w14:paraId="1B24BCC0" w14:textId="77777777" w:rsidR="00E35F1F" w:rsidRDefault="00E35F1F">
          <w:pPr>
            <w:pStyle w:val="TOC3"/>
            <w:tabs>
              <w:tab w:val="right" w:leader="dot" w:pos="8846"/>
            </w:tabs>
            <w:rPr>
              <w:rFonts w:asciiTheme="minorHAnsi" w:eastAsiaTheme="minorEastAsia" w:hAnsiTheme="minorHAnsi"/>
              <w:noProof/>
              <w:sz w:val="22"/>
              <w:lang w:val="en-US"/>
            </w:rPr>
          </w:pPr>
          <w:r w:rsidRPr="00A86630">
            <w:rPr>
              <w:rStyle w:val="Hyperlink"/>
            </w:rPr>
            <w:t>The Raising of Morning Incense</w:t>
          </w:r>
          <w:r>
            <w:rPr>
              <w:noProof/>
              <w:webHidden/>
            </w:rPr>
            <w:tab/>
            <w:t>94</w:t>
          </w:r>
        </w:p>
        <w:p w14:paraId="6B69D808" w14:textId="77777777" w:rsidR="00E35F1F" w:rsidRDefault="00E35F1F" w:rsidP="009800DB"/>
      </w:sdtContent>
    </w:sdt>
    <w:p w14:paraId="56919348" w14:textId="77777777" w:rsidR="00E35F1F" w:rsidRDefault="00E35F1F" w:rsidP="00AB3348">
      <w:r>
        <w:br w:type="page"/>
      </w:r>
    </w:p>
    <w:p w14:paraId="05E975F6" w14:textId="121475DE" w:rsidR="00AB78C6" w:rsidRPr="007E0213" w:rsidRDefault="00E35F1F"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76</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78</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E23AEE1" w14:textId="77777777" w:rsidR="00E35F1F"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35F1F">
        <w:rPr>
          <w:noProof/>
          <w:lang w:val="en-GB"/>
        </w:rPr>
        <w:t>78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35F1F">
        <w:br w:type="page"/>
      </w:r>
    </w:p>
    <w:p w14:paraId="74ABA23F" w14:textId="01190B5C" w:rsidR="00865FD4" w:rsidRDefault="00E35F1F"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83</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55E5D9E4" w14:textId="77777777" w:rsidR="00E35F1F" w:rsidRDefault="00AB78C6" w:rsidP="00952359">
      <w:pPr>
        <w:pStyle w:val="Body"/>
        <w:rPr>
          <w:lang w:val="en-GB"/>
        </w:rPr>
      </w:pPr>
      <w:r>
        <w:t xml:space="preserve">Recite </w:t>
      </w:r>
      <w:r>
        <w:fldChar w:fldCharType="begin"/>
      </w:r>
      <w:r>
        <w:instrText xml:space="preserve"> REF _Ref435789927 \h </w:instrText>
      </w:r>
      <w:r>
        <w:fldChar w:fldCharType="separate"/>
      </w:r>
      <w:r w:rsidR="00E35F1F">
        <w:rPr>
          <w:lang w:val="en-GB"/>
        </w:rPr>
        <w:t>Graciously accord, O Lord, to keep us this night without sin. You are blessed, O Lord, God of our fathers, and Your Holy Name is greatly blessed and full of glory forever. Amen.</w:t>
      </w:r>
    </w:p>
    <w:p w14:paraId="6DE4D53E" w14:textId="77777777" w:rsidR="00E35F1F" w:rsidRDefault="00E35F1F" w:rsidP="00952359">
      <w:pPr>
        <w:pStyle w:val="Body"/>
        <w:rPr>
          <w:lang w:val="en-GB"/>
        </w:rPr>
      </w:pPr>
      <w:r>
        <w:rPr>
          <w:lang w:val="en-GB"/>
        </w:rPr>
        <w:t>Let Your mercy be upon us, O Lord, even as we have set our hope in You. For the eyes of everyone wait upon You, for You give them their food in due season.</w:t>
      </w:r>
    </w:p>
    <w:p w14:paraId="7ED5AE6B" w14:textId="77777777" w:rsidR="00E35F1F" w:rsidRDefault="00E35F1F"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914BA9" w14:textId="77777777" w:rsidR="00E35F1F" w:rsidRDefault="00E35F1F"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F1077EB" w14:textId="77777777" w:rsidR="00E35F1F" w:rsidRDefault="00E35F1F" w:rsidP="00952359">
      <w:pPr>
        <w:pStyle w:val="Body"/>
        <w:rPr>
          <w:lang w:val="en-GB"/>
        </w:rPr>
      </w:pPr>
      <w:r>
        <w:rPr>
          <w:lang w:val="en-GB"/>
        </w:rPr>
        <w:t>Your mercy, O Lord, endures forever. O despise not the works of Your hands.</w:t>
      </w:r>
    </w:p>
    <w:p w14:paraId="65D5774B" w14:textId="77777777" w:rsidR="00E35F1F" w:rsidRDefault="00E35F1F" w:rsidP="00952359">
      <w:pPr>
        <w:pStyle w:val="Body"/>
        <w:rPr>
          <w:lang w:val="en-GB"/>
        </w:rPr>
      </w:pPr>
      <w:r>
        <w:rPr>
          <w:lang w:val="en-GB"/>
        </w:rPr>
        <w:t>Lord, You have been our refuge in all generations. I said, “Be merciful to me, heal my soul; for I have sinned against You.”</w:t>
      </w:r>
    </w:p>
    <w:p w14:paraId="494E5B14" w14:textId="77777777" w:rsidR="00E35F1F" w:rsidRDefault="00E35F1F"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E08D825" w14:textId="77777777" w:rsidR="00E35F1F" w:rsidRDefault="00E35F1F" w:rsidP="00952359">
      <w:pPr>
        <w:pStyle w:val="Body"/>
        <w:rPr>
          <w:lang w:val="en-GB"/>
        </w:rPr>
      </w:pPr>
      <w:r>
        <w:rPr>
          <w:lang w:val="en-GB"/>
        </w:rPr>
        <w:lastRenderedPageBreak/>
        <w:t>Blessing belongs to You, praise belongs to You praise, glory belongs to You, O Father, Son and Holy Spirit, now, and forever and ever. Amen.</w:t>
      </w:r>
    </w:p>
    <w:p w14:paraId="1458E108" w14:textId="77777777" w:rsidR="00E35F1F" w:rsidRPr="008D61EA" w:rsidRDefault="00E35F1F"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113F56" w14:textId="77777777" w:rsidR="00E35F1F" w:rsidRDefault="00E35F1F"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2B7966A" w14:textId="77777777" w:rsidR="00E35F1F" w:rsidRDefault="00E35F1F"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81247FD" w14:textId="77777777" w:rsidR="00E35F1F" w:rsidRDefault="00E35F1F"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29F6CBEA" w:rsidR="00AB78C6" w:rsidRDefault="00E35F1F"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19"/>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lastRenderedPageBreak/>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4BE79844" w:rsidR="00D74F7B" w:rsidRDefault="00D74F7B" w:rsidP="00D74F7B">
      <w:pPr>
        <w:pStyle w:val="Rubric"/>
      </w:pPr>
      <w:r>
        <w:t xml:space="preserve">Read </w:t>
      </w:r>
      <w:r>
        <w:fldChar w:fldCharType="begin"/>
      </w:r>
      <w:r>
        <w:instrText xml:space="preserve"> REF _Ref435800051 \h </w:instrText>
      </w:r>
      <w:r>
        <w:fldChar w:fldCharType="separate"/>
      </w:r>
      <w:r w:rsidR="00E35F1F">
        <w:t>The Psalms of the Third Hour</w:t>
      </w:r>
      <w:r>
        <w:fldChar w:fldCharType="end"/>
      </w:r>
      <w:r>
        <w:t xml:space="preserve">, page </w:t>
      </w:r>
      <w:r>
        <w:fldChar w:fldCharType="begin"/>
      </w:r>
      <w:r>
        <w:instrText xml:space="preserve"> PAGEREF _Ref435800057 \h </w:instrText>
      </w:r>
      <w:r>
        <w:fldChar w:fldCharType="separate"/>
      </w:r>
      <w:r w:rsidR="00E35F1F">
        <w:rPr>
          <w:noProof/>
        </w:rPr>
        <w:t>96</w:t>
      </w:r>
      <w:r>
        <w:fldChar w:fldCharType="end"/>
      </w:r>
      <w:r>
        <w:t xml:space="preserve">, and continue with </w:t>
      </w:r>
      <w:r>
        <w:fldChar w:fldCharType="begin"/>
      </w:r>
      <w:r>
        <w:instrText xml:space="preserve"> REF _Ref435800080 \h </w:instrText>
      </w:r>
      <w:r>
        <w:fldChar w:fldCharType="separate"/>
      </w:r>
      <w:r w:rsidR="00E35F1F">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 xml:space="preserve">This censer of pure gold, bearing the armona, is in the hands of </w:t>
            </w:r>
            <w:r>
              <w:lastRenderedPageBreak/>
              <w:t>Aaron the priest, offering up incense on the altar.</w:t>
            </w:r>
          </w:p>
        </w:tc>
        <w:tc>
          <w:tcPr>
            <w:tcW w:w="3624" w:type="dxa"/>
          </w:tcPr>
          <w:p w14:paraId="6E506DB9" w14:textId="77777777" w:rsidR="00D74F7B" w:rsidRPr="004A6996" w:rsidRDefault="00D74F7B" w:rsidP="00FC3604">
            <w:pPr>
              <w:pStyle w:val="BodyNoIndent"/>
            </w:pPr>
            <w:r>
              <w:lastRenderedPageBreak/>
              <w:t xml:space="preserve">Tai shoori en noob en katharos: etfai kha pi aromata: et khen nen jij </w:t>
            </w:r>
            <w:r>
              <w:lastRenderedPageBreak/>
              <w:t>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lastRenderedPageBreak/>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lastRenderedPageBreak/>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lastRenderedPageBreak/>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lastRenderedPageBreak/>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lastRenderedPageBreak/>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lastRenderedPageBreak/>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211" w:name="_Toc410196195"/>
      <w:bookmarkStart w:id="212" w:name="_Toc410196437"/>
      <w:bookmarkStart w:id="21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214" w:name="_Toc448227680"/>
      <w:r>
        <w:lastRenderedPageBreak/>
        <w:t>Prayers for Needs</w:t>
      </w:r>
      <w:bookmarkEnd w:id="21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66DEF274"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35F1F">
        <w:rPr>
          <w:noProof/>
          <w:lang w:val="en-US"/>
        </w:rPr>
        <w:t>6</w:t>
      </w:r>
      <w:r>
        <w:rPr>
          <w:lang w:val="en-US"/>
        </w:rPr>
        <w:fldChar w:fldCharType="end"/>
      </w:r>
    </w:p>
    <w:p w14:paraId="0E1DB9FF" w14:textId="0928F543"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35F1F">
        <w:rPr>
          <w:noProof/>
          <w:lang w:val="en-US"/>
        </w:rPr>
        <w:t>6</w:t>
      </w:r>
      <w:r>
        <w:rPr>
          <w:lang w:val="en-US"/>
        </w:rPr>
        <w:fldChar w:fldCharType="end"/>
      </w:r>
    </w:p>
    <w:p w14:paraId="25751274" w14:textId="32F0100E"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E35F1F">
        <w:t>The Verses of the Cymbals</w:t>
      </w:r>
      <w:r>
        <w:fldChar w:fldCharType="end"/>
      </w:r>
      <w:r>
        <w:t xml:space="preserve">, page </w:t>
      </w:r>
      <w:r>
        <w:fldChar w:fldCharType="begin"/>
      </w:r>
      <w:r>
        <w:instrText xml:space="preserve"> PAGEREF _Ref435789344 \h </w:instrText>
      </w:r>
      <w:r>
        <w:fldChar w:fldCharType="separate"/>
      </w:r>
      <w:r w:rsidR="00E35F1F">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E35F1F">
        <w:t>The Doxology of Prime</w:t>
      </w:r>
      <w:r>
        <w:fldChar w:fldCharType="end"/>
      </w:r>
      <w:r>
        <w:t xml:space="preserve">, </w:t>
      </w:r>
      <w:r>
        <w:fldChar w:fldCharType="begin"/>
      </w:r>
      <w:r>
        <w:instrText xml:space="preserve"> PAGEREF _Ref442855276 \h </w:instrText>
      </w:r>
      <w:r>
        <w:fldChar w:fldCharType="separate"/>
      </w:r>
      <w:r w:rsidR="00E35F1F">
        <w:rPr>
          <w:noProof/>
        </w:rPr>
        <w:t>83</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2355D770"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35F1F">
        <w:rPr>
          <w:noProof/>
          <w:lang w:val="en-US"/>
        </w:rPr>
        <w:t>220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49263B75"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E35F1F">
        <w:t>Ephesians 4:1 5</w:t>
      </w:r>
      <w:r>
        <w:fldChar w:fldCharType="end"/>
      </w:r>
      <w:r>
        <w:t xml:space="preserve">, page </w:t>
      </w:r>
      <w:r>
        <w:fldChar w:fldCharType="begin"/>
      </w:r>
      <w:r>
        <w:instrText xml:space="preserve"> PAGEREF _Ref442855527 \h </w:instrText>
      </w:r>
      <w:r>
        <w:fldChar w:fldCharType="separate"/>
      </w:r>
      <w:r w:rsidR="00E35F1F">
        <w:rPr>
          <w:noProof/>
        </w:rPr>
        <w:t>77</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167B3A34"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E35F1F">
        <w:t>The Doxology of Prime</w:t>
      </w:r>
      <w:r>
        <w:fldChar w:fldCharType="end"/>
      </w:r>
      <w:r>
        <w:t xml:space="preserve">, </w:t>
      </w:r>
      <w:r>
        <w:fldChar w:fldCharType="begin"/>
      </w:r>
      <w:r>
        <w:instrText xml:space="preserve"> PAGEREF _Ref442855276 \h </w:instrText>
      </w:r>
      <w:r>
        <w:fldChar w:fldCharType="separate"/>
      </w:r>
      <w:r w:rsidR="00E35F1F">
        <w:rPr>
          <w:noProof/>
        </w:rPr>
        <w:t>83</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0EB339C8"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35F1F">
        <w:rPr>
          <w:lang w:val="en-GB"/>
        </w:rPr>
        <w:t>Graciously Accord</w:t>
      </w:r>
      <w:r>
        <w:fldChar w:fldCharType="end"/>
      </w:r>
      <w:r>
        <w:t xml:space="preserve">, page </w:t>
      </w:r>
      <w:r>
        <w:fldChar w:fldCharType="begin"/>
      </w:r>
      <w:r>
        <w:instrText xml:space="preserve"> PAGEREF _Ref435789903 \h </w:instrText>
      </w:r>
      <w:r>
        <w:fldChar w:fldCharType="separate"/>
      </w:r>
      <w:r w:rsidR="00E35F1F">
        <w:rPr>
          <w:noProof/>
        </w:rPr>
        <w:t>25</w:t>
      </w:r>
      <w:r>
        <w:fldChar w:fldCharType="end"/>
      </w:r>
      <w:r>
        <w:t xml:space="preserve">. If integrating with the Morning hour, </w:t>
      </w:r>
      <w:r>
        <w:fldChar w:fldCharType="begin"/>
      </w:r>
      <w:r>
        <w:instrText xml:space="preserve"> REF _Ref442856274 \h </w:instrText>
      </w:r>
      <w:r>
        <w:fldChar w:fldCharType="separate"/>
      </w:r>
      <w:r w:rsidR="00E35F1F">
        <w:t>The Gloria</w:t>
      </w:r>
      <w:r>
        <w:fldChar w:fldCharType="end"/>
      </w:r>
      <w:r>
        <w:t xml:space="preserve">, page </w:t>
      </w:r>
      <w:r>
        <w:fldChar w:fldCharType="begin"/>
      </w:r>
      <w:r>
        <w:instrText xml:space="preserve"> PAGEREF _Ref442856274 \h </w:instrText>
      </w:r>
      <w:r>
        <w:fldChar w:fldCharType="separate"/>
      </w:r>
      <w:r w:rsidR="00E35F1F">
        <w:rPr>
          <w:noProof/>
        </w:rPr>
        <w:t>26</w:t>
      </w:r>
      <w:r>
        <w:fldChar w:fldCharType="end"/>
      </w:r>
      <w:r>
        <w:t>.</w:t>
      </w:r>
    </w:p>
    <w:p w14:paraId="5FBE1CA2" w14:textId="7E131AF9"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E35F1F">
        <w:t>The Trisagion</w:t>
      </w:r>
      <w:r>
        <w:fldChar w:fldCharType="end"/>
      </w:r>
      <w:r>
        <w:t xml:space="preserve">, </w:t>
      </w:r>
      <w:r>
        <w:fldChar w:fldCharType="begin"/>
      </w:r>
      <w:r>
        <w:instrText xml:space="preserve"> PAGEREF _Ref442856358 \h </w:instrText>
      </w:r>
      <w:r>
        <w:fldChar w:fldCharType="separate"/>
      </w:r>
      <w:r w:rsidR="00E35F1F">
        <w:rPr>
          <w:noProof/>
        </w:rPr>
        <w:t>26</w:t>
      </w:r>
      <w:r>
        <w:fldChar w:fldCharType="end"/>
      </w:r>
      <w:r>
        <w:t xml:space="preserve">, followed by </w:t>
      </w:r>
      <w:r>
        <w:fldChar w:fldCharType="begin"/>
      </w:r>
      <w:r>
        <w:instrText xml:space="preserve"> REF _Ref442856453 \h </w:instrText>
      </w:r>
      <w:r>
        <w:fldChar w:fldCharType="separate"/>
      </w:r>
      <w:r w:rsidR="00E35F1F">
        <w:t>Hail to You</w:t>
      </w:r>
      <w:r>
        <w:fldChar w:fldCharType="end"/>
      </w:r>
      <w:r>
        <w:t xml:space="preserve">, page </w:t>
      </w:r>
      <w:r>
        <w:fldChar w:fldCharType="begin"/>
      </w:r>
      <w:r>
        <w:instrText xml:space="preserve"> PAGEREF _Ref442856453 \p \h </w:instrText>
      </w:r>
      <w:r>
        <w:fldChar w:fldCharType="separate"/>
      </w:r>
      <w:r w:rsidR="00E35F1F">
        <w:rPr>
          <w:noProof/>
        </w:rPr>
        <w:t>on page 27</w:t>
      </w:r>
      <w:r>
        <w:fldChar w:fldCharType="end"/>
      </w:r>
      <w:r>
        <w:t xml:space="preserve">, </w:t>
      </w:r>
      <w:r>
        <w:fldChar w:fldCharType="begin"/>
      </w:r>
      <w:r>
        <w:instrText xml:space="preserve"> REF _Ref435799700 \h </w:instrText>
      </w:r>
      <w:r>
        <w:fldChar w:fldCharType="separate"/>
      </w:r>
      <w:r w:rsidR="00E35F1F">
        <w:t>The Doxologies</w:t>
      </w:r>
      <w:r>
        <w:fldChar w:fldCharType="end"/>
      </w:r>
      <w:r>
        <w:t xml:space="preserve">, </w:t>
      </w:r>
      <w:r>
        <w:fldChar w:fldCharType="begin"/>
      </w:r>
      <w:r>
        <w:instrText xml:space="preserve"> PAGEREF _Ref435799700 \h </w:instrText>
      </w:r>
      <w:r>
        <w:fldChar w:fldCharType="separate"/>
      </w:r>
      <w:r w:rsidR="00E35F1F">
        <w:rPr>
          <w:noProof/>
        </w:rPr>
        <w:t>28</w:t>
      </w:r>
      <w:r>
        <w:fldChar w:fldCharType="end"/>
      </w:r>
      <w:r>
        <w:t xml:space="preserve">, </w:t>
      </w:r>
      <w:r>
        <w:fldChar w:fldCharType="begin"/>
      </w:r>
      <w:r>
        <w:instrText xml:space="preserve"> REF _Ref435799710 \h </w:instrText>
      </w:r>
      <w:r>
        <w:fldChar w:fldCharType="separate"/>
      </w:r>
      <w:r w:rsidR="00E35F1F">
        <w:t>The Orthodox Creed</w:t>
      </w:r>
      <w:r>
        <w:fldChar w:fldCharType="end"/>
      </w:r>
      <w:r>
        <w:t xml:space="preserve">, </w:t>
      </w:r>
      <w:r>
        <w:fldChar w:fldCharType="begin"/>
      </w:r>
      <w:r>
        <w:instrText xml:space="preserve"> PAGEREF _Ref435799710 \h </w:instrText>
      </w:r>
      <w:r>
        <w:fldChar w:fldCharType="separate"/>
      </w:r>
      <w:r w:rsidR="00E35F1F">
        <w:rPr>
          <w:noProof/>
        </w:rPr>
        <w:t>33</w:t>
      </w:r>
      <w:r>
        <w:fldChar w:fldCharType="end"/>
      </w:r>
      <w:r>
        <w:t>.</w:t>
      </w:r>
    </w:p>
    <w:p w14:paraId="1B5D4D71" w14:textId="10A3256D"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E35F1F">
        <w:t>God Have mercy upon us</w:t>
      </w:r>
      <w:r>
        <w:fldChar w:fldCharType="end"/>
      </w:r>
      <w:r>
        <w:t xml:space="preserve">, page </w:t>
      </w:r>
      <w:r>
        <w:fldChar w:fldCharType="begin"/>
      </w:r>
      <w:r>
        <w:instrText xml:space="preserve"> PAGEREF _Ref442856751 \h </w:instrText>
      </w:r>
      <w:r>
        <w:fldChar w:fldCharType="separate"/>
      </w:r>
      <w:r w:rsidR="00E35F1F">
        <w:rPr>
          <w:noProof/>
        </w:rPr>
        <w:t>34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35F1F">
        <w:t>The Prayer for the Gospel</w:t>
      </w:r>
      <w:r>
        <w:fldChar w:fldCharType="end"/>
      </w:r>
      <w:r>
        <w:t xml:space="preserve">, page </w:t>
      </w:r>
      <w:r>
        <w:fldChar w:fldCharType="begin"/>
      </w:r>
      <w:r>
        <w:instrText xml:space="preserve"> PAGEREF _Ref442856856 \h </w:instrText>
      </w:r>
      <w:r>
        <w:fldChar w:fldCharType="separate"/>
      </w:r>
      <w:r w:rsidR="00E35F1F">
        <w:rPr>
          <w:noProof/>
        </w:rPr>
        <w:t>35</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5F9A90BF"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E35F1F">
        <w:rPr>
          <w:noProof/>
        </w:rPr>
        <w:t>37</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4211965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E35F1F">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20"/>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215"/>
            <w:r w:rsidRPr="007425E1">
              <w:t xml:space="preserve">May </w:t>
            </w:r>
            <w:commentRangeEnd w:id="215"/>
            <w:r>
              <w:rPr>
                <w:rStyle w:val="CommentReference"/>
                <w:rFonts w:eastAsiaTheme="minorHAnsi" w:cstheme="minorBidi"/>
                <w:color w:val="auto"/>
                <w:lang w:val="en-CA"/>
              </w:rPr>
              <w:commentReference w:id="21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62D89DCA"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35F1F">
        <w:t>The Prayer of the Hours</w:t>
      </w:r>
      <w:r>
        <w:fldChar w:fldCharType="end"/>
      </w:r>
      <w:r>
        <w:t xml:space="preserve">, page </w:t>
      </w:r>
      <w:r>
        <w:fldChar w:fldCharType="begin"/>
      </w:r>
      <w:r>
        <w:instrText xml:space="preserve"> PAGEREF _Ref411969145 \h </w:instrText>
      </w:r>
      <w:r>
        <w:fldChar w:fldCharType="separate"/>
      </w:r>
      <w:r w:rsidR="00E35F1F">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216" w:name="_Toc448227681"/>
      <w:r>
        <w:t>The Book of the Psalter</w:t>
      </w:r>
      <w:bookmarkEnd w:id="211"/>
      <w:bookmarkEnd w:id="212"/>
      <w:bookmarkEnd w:id="213"/>
      <w:bookmarkEnd w:id="216"/>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ACA0E57" w:rsidR="00CB700D" w:rsidRDefault="00D44900" w:rsidP="00336170">
            <w:r>
              <w:fldChar w:fldCharType="begin"/>
            </w:r>
            <w:r>
              <w:instrText xml:space="preserve"> REF _Ref439535283 \h </w:instrText>
            </w:r>
            <w:r>
              <w:fldChar w:fldCharType="separate"/>
            </w:r>
            <w:r w:rsidR="00E35F1F">
              <w:t>Kathisma 1</w:t>
            </w:r>
            <w:r>
              <w:fldChar w:fldCharType="end"/>
            </w:r>
          </w:p>
        </w:tc>
        <w:tc>
          <w:tcPr>
            <w:tcW w:w="3024" w:type="dxa"/>
          </w:tcPr>
          <w:p w14:paraId="3E7DF9CE" w14:textId="38B1CF0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35F1F" w:rsidRPr="00AB1781">
              <w:t>K</w:t>
            </w:r>
            <w:r w:rsidR="00E35F1F">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35F1F">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1DE9C3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35F1F">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35F1F" w:rsidRPr="00AB1781">
              <w:t>K</w:t>
            </w:r>
            <w:r w:rsidR="00E35F1F">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BFA253F" w:rsidR="00CB700D" w:rsidRDefault="00CB700D" w:rsidP="0044639B">
            <w:r>
              <w:fldChar w:fldCharType="begin"/>
            </w:r>
            <w:r>
              <w:instrText xml:space="preserve"> REF _Ref435438548 \h </w:instrText>
            </w:r>
            <w:r w:rsidR="00336170">
              <w:instrText xml:space="preserve"> \* MERGEFORMAT </w:instrText>
            </w:r>
            <w:r>
              <w:fldChar w:fldCharType="separate"/>
            </w:r>
            <w:r w:rsidR="00E35F1F" w:rsidRPr="00AB1781">
              <w:t>K</w:t>
            </w:r>
            <w:r w:rsidR="00E35F1F">
              <w:t>athisma 6</w:t>
            </w:r>
            <w:r>
              <w:fldChar w:fldCharType="end"/>
            </w:r>
          </w:p>
        </w:tc>
        <w:tc>
          <w:tcPr>
            <w:tcW w:w="3024" w:type="dxa"/>
          </w:tcPr>
          <w:p w14:paraId="082B149A" w14:textId="0A12E3F6"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35F1F">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35F1F" w:rsidRPr="00AB1781">
              <w:t>K</w:t>
            </w:r>
            <w:r w:rsidR="00E35F1F">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B6D5924" w:rsidR="00CB700D" w:rsidRDefault="00CB700D" w:rsidP="0044639B">
            <w:r>
              <w:fldChar w:fldCharType="begin"/>
            </w:r>
            <w:r>
              <w:instrText xml:space="preserve"> REF _Ref435438574 \h </w:instrText>
            </w:r>
            <w:r w:rsidR="00336170">
              <w:instrText xml:space="preserve"> \* MERGEFORMAT </w:instrText>
            </w:r>
            <w:r>
              <w:fldChar w:fldCharType="separate"/>
            </w:r>
            <w:r w:rsidR="00E35F1F" w:rsidRPr="00AB1781">
              <w:t>K</w:t>
            </w:r>
            <w:r w:rsidR="00E35F1F">
              <w:t>athisma 9</w:t>
            </w:r>
            <w:r>
              <w:fldChar w:fldCharType="end"/>
            </w:r>
          </w:p>
        </w:tc>
        <w:tc>
          <w:tcPr>
            <w:tcW w:w="3024" w:type="dxa"/>
          </w:tcPr>
          <w:p w14:paraId="223BE2C2" w14:textId="24B47AC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519A694"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35F1F">
              <w:t>Kathisma 12</w:t>
            </w:r>
            <w:r w:rsidRPr="00926985">
              <w:fldChar w:fldCharType="end"/>
            </w:r>
          </w:p>
        </w:tc>
        <w:tc>
          <w:tcPr>
            <w:tcW w:w="3024" w:type="dxa"/>
          </w:tcPr>
          <w:p w14:paraId="353A9FDD" w14:textId="03D05124"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738352" w:rsidR="00CB700D" w:rsidRDefault="00CB700D" w:rsidP="0044639B">
            <w:r>
              <w:fldChar w:fldCharType="begin"/>
            </w:r>
            <w:r>
              <w:instrText xml:space="preserve"> REF _Ref435438622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3024" w:type="dxa"/>
          </w:tcPr>
          <w:p w14:paraId="6DD26E94" w14:textId="6633302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35F1F">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95B322" w:rsidR="00CB700D" w:rsidRDefault="00D016DC" w:rsidP="0044639B">
            <w:r>
              <w:fldChar w:fldCharType="begin"/>
            </w:r>
            <w:r>
              <w:instrText xml:space="preserve"> REF _Ref435990063 \h </w:instrText>
            </w:r>
            <w:r w:rsidR="00336170">
              <w:instrText xml:space="preserve"> \* MERGEFORMAT </w:instrText>
            </w:r>
            <w:r>
              <w:fldChar w:fldCharType="separate"/>
            </w:r>
            <w:r w:rsidR="00E35F1F">
              <w:t>Kathisma 18</w:t>
            </w:r>
            <w:r>
              <w:fldChar w:fldCharType="end"/>
            </w:r>
          </w:p>
        </w:tc>
        <w:tc>
          <w:tcPr>
            <w:tcW w:w="3024" w:type="dxa"/>
          </w:tcPr>
          <w:p w14:paraId="0F5729C0" w14:textId="680036F8"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35F1F" w:rsidRPr="00AB1781">
              <w:t>K</w:t>
            </w:r>
            <w:r w:rsidR="00E35F1F">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F8ECDE5" w:rsidR="000B1D6D" w:rsidRDefault="00D44900" w:rsidP="00AB3348">
            <w:r>
              <w:fldChar w:fldCharType="begin"/>
            </w:r>
            <w:r>
              <w:instrText xml:space="preserve"> REF _Ref439535283 \h </w:instrText>
            </w:r>
            <w:r>
              <w:fldChar w:fldCharType="separate"/>
            </w:r>
            <w:r w:rsidR="00E35F1F">
              <w:t>Kathisma 1</w:t>
            </w:r>
            <w:r>
              <w:fldChar w:fldCharType="end"/>
            </w:r>
          </w:p>
        </w:tc>
        <w:tc>
          <w:tcPr>
            <w:tcW w:w="3024" w:type="dxa"/>
          </w:tcPr>
          <w:p w14:paraId="1C0C5D94" w14:textId="75C4345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35F1F" w:rsidRPr="00AB1781">
              <w:t>K</w:t>
            </w:r>
            <w:r w:rsidR="00E35F1F">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00082C"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35F1F">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35F1F" w:rsidRPr="00AB1781">
              <w:t>K</w:t>
            </w:r>
            <w:r w:rsidR="00E35F1F">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35F1F" w:rsidRPr="00AB1781">
              <w:t>K</w:t>
            </w:r>
            <w:r w:rsidR="00E35F1F">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B2EFFA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E6A0F7" w14:textId="11770C6B"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35F1F">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35F1F" w:rsidRPr="00AB1781">
              <w:t>K</w:t>
            </w:r>
            <w:r w:rsidR="00E35F1F">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35F1F" w:rsidRPr="00AB1781">
              <w:t>K</w:t>
            </w:r>
            <w:r w:rsidR="00E35F1F">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F66739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EAD97E5" w14:textId="1FDF53C2"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35F1F">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D1AD8B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C76F95" w14:textId="72A43B6C"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35F1F" w:rsidRPr="00AB1781">
              <w:t>K</w:t>
            </w:r>
            <w:r w:rsidR="00E35F1F">
              <w:t>athisma</w:t>
            </w:r>
            <w:r w:rsidR="00E35F1F" w:rsidRPr="00AB1781">
              <w:t xml:space="preserve"> 1</w:t>
            </w:r>
            <w:r w:rsidR="00E35F1F">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816B57E"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23EDA40F" w14:textId="3F0A4DBF"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35F1F">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E0E0522" w:rsidR="000B1D6D" w:rsidRDefault="000B1D6D"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484B885" w14:textId="22F25143" w:rsidR="000B1D6D" w:rsidRDefault="000B1D6D" w:rsidP="00336170">
            <w:r>
              <w:fldChar w:fldCharType="begin"/>
            </w:r>
            <w:r>
              <w:instrText xml:space="preserve"> REF _Ref435438658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35F1F" w:rsidRPr="00AB1781">
              <w:t>K</w:t>
            </w:r>
            <w:r w:rsidR="00E35F1F">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5F1A30D" w:rsidR="0023608C" w:rsidRDefault="0023608C" w:rsidP="00D016DC">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50FD2CE3" w:rsidR="0023608C" w:rsidRDefault="00D016DC" w:rsidP="00860FCB">
            <w:pPr>
              <w:jc w:val="left"/>
            </w:pPr>
            <w:r>
              <w:fldChar w:fldCharType="begin"/>
            </w:r>
            <w:r>
              <w:instrText xml:space="preserve"> REF _Ref435989991 \h </w:instrText>
            </w:r>
            <w:r>
              <w:fldChar w:fldCharType="separate"/>
            </w:r>
            <w:r w:rsidR="00E35F1F">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35F1F" w:rsidRPr="00AB1781">
              <w:t>K</w:t>
            </w:r>
            <w:r w:rsidR="00E35F1F">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35F1F" w:rsidRPr="00AB1781">
              <w:t>K</w:t>
            </w:r>
            <w:r w:rsidR="00E35F1F">
              <w:t>athisma 6</w:t>
            </w:r>
            <w:r w:rsidR="0023608C">
              <w:fldChar w:fldCharType="end"/>
            </w:r>
          </w:p>
        </w:tc>
        <w:tc>
          <w:tcPr>
            <w:tcW w:w="1210" w:type="dxa"/>
          </w:tcPr>
          <w:p w14:paraId="4AF0757E" w14:textId="50AA3C58" w:rsidR="0023608C" w:rsidRDefault="0023608C" w:rsidP="0044639B"/>
        </w:tc>
        <w:tc>
          <w:tcPr>
            <w:tcW w:w="1357" w:type="dxa"/>
          </w:tcPr>
          <w:p w14:paraId="05D831AD" w14:textId="38ED4C57" w:rsidR="0023608C" w:rsidRDefault="00D016DC" w:rsidP="0044639B">
            <w:r>
              <w:fldChar w:fldCharType="begin"/>
            </w:r>
            <w:r>
              <w:instrText xml:space="preserve"> REF _Ref435990010 \h </w:instrText>
            </w:r>
            <w:r>
              <w:fldChar w:fldCharType="separate"/>
            </w:r>
            <w:r w:rsidR="00E35F1F">
              <w:t>Kathisma 7</w:t>
            </w:r>
            <w:r>
              <w:fldChar w:fldCharType="end"/>
            </w:r>
          </w:p>
        </w:tc>
        <w:tc>
          <w:tcPr>
            <w:tcW w:w="1357" w:type="dxa"/>
          </w:tcPr>
          <w:p w14:paraId="51F67796" w14:textId="6B62E0A8" w:rsidR="0023608C" w:rsidRDefault="0023608C" w:rsidP="0044639B">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296" w:type="dxa"/>
          </w:tcPr>
          <w:p w14:paraId="7756A91A" w14:textId="33DA908C" w:rsidR="0023608C" w:rsidRDefault="0023608C" w:rsidP="0044639B">
            <w:r>
              <w:fldChar w:fldCharType="begin"/>
            </w:r>
            <w:r>
              <w:instrText xml:space="preserve"> REF _Ref435438574 \h  \* MERGEFORMAT </w:instrText>
            </w:r>
            <w:r>
              <w:fldChar w:fldCharType="separate"/>
            </w:r>
            <w:r w:rsidR="00E35F1F" w:rsidRPr="00AB1781">
              <w:t>K</w:t>
            </w:r>
            <w:r w:rsidR="00E35F1F">
              <w:t>athisma 9</w:t>
            </w:r>
            <w:r>
              <w:fldChar w:fldCharType="end"/>
            </w:r>
          </w:p>
        </w:tc>
        <w:tc>
          <w:tcPr>
            <w:tcW w:w="1224" w:type="dxa"/>
          </w:tcPr>
          <w:p w14:paraId="2F051557" w14:textId="7A50063F"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9BBE4E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35F1F">
              <w:t>Kathisma 12</w:t>
            </w:r>
            <w:r w:rsidR="00D016DC">
              <w:fldChar w:fldCharType="end"/>
            </w:r>
            <w:r>
              <w:t xml:space="preserve"> </w:t>
            </w:r>
          </w:p>
        </w:tc>
        <w:tc>
          <w:tcPr>
            <w:tcW w:w="1210" w:type="dxa"/>
          </w:tcPr>
          <w:p w14:paraId="58733603" w14:textId="1AFB1256" w:rsidR="0023608C" w:rsidRDefault="0023608C" w:rsidP="0044639B">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57" w:type="dxa"/>
          </w:tcPr>
          <w:p w14:paraId="56EBED07" w14:textId="7AF46E9A" w:rsidR="0023608C" w:rsidRDefault="0023608C" w:rsidP="0044639B">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c>
          <w:tcPr>
            <w:tcW w:w="1357" w:type="dxa"/>
          </w:tcPr>
          <w:p w14:paraId="33F0FA83" w14:textId="1490648D" w:rsidR="0023608C" w:rsidRDefault="0023608C" w:rsidP="0044639B">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96" w:type="dxa"/>
          </w:tcPr>
          <w:p w14:paraId="3EC74CAE" w14:textId="0DF4B138" w:rsidR="0023608C" w:rsidRDefault="00D016DC" w:rsidP="0044639B">
            <w:r>
              <w:fldChar w:fldCharType="begin"/>
            </w:r>
            <w:r>
              <w:instrText xml:space="preserve"> REF _Ref435990049 \h </w:instrText>
            </w:r>
            <w:r>
              <w:fldChar w:fldCharType="separate"/>
            </w:r>
            <w:r w:rsidR="00E35F1F">
              <w:t>Kathisma 17</w:t>
            </w:r>
            <w:r>
              <w:fldChar w:fldCharType="end"/>
            </w:r>
          </w:p>
        </w:tc>
        <w:tc>
          <w:tcPr>
            <w:tcW w:w="1224" w:type="dxa"/>
          </w:tcPr>
          <w:p w14:paraId="2242B4C0" w14:textId="4FA23408"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7" w:name="_Ref436249450"/>
        <w:tc>
          <w:tcPr>
            <w:tcW w:w="1440" w:type="dxa"/>
          </w:tcPr>
          <w:p w14:paraId="7309AC0B" w14:textId="03CC9D0D" w:rsidR="0023608C" w:rsidRDefault="0023608C" w:rsidP="00336170">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r>
              <w:t>,</w:t>
            </w:r>
            <w:bookmarkEnd w:id="217"/>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tc>
        <w:tc>
          <w:tcPr>
            <w:tcW w:w="1210" w:type="dxa"/>
          </w:tcPr>
          <w:p w14:paraId="1D3E8CCC" w14:textId="05BD9BF8" w:rsidR="0023608C" w:rsidRDefault="0023608C" w:rsidP="0044639B">
            <w:r>
              <w:fldChar w:fldCharType="begin"/>
            </w:r>
            <w:r>
              <w:instrText xml:space="preserve"> REF _Ref435438475 \h </w:instrText>
            </w:r>
            <w:r w:rsidR="00860FCB">
              <w:instrText xml:space="preserve"> \* MERGEFORMAT </w:instrText>
            </w:r>
            <w:r>
              <w:fldChar w:fldCharType="separate"/>
            </w:r>
            <w:r w:rsidR="00E35F1F" w:rsidRPr="00AB1781">
              <w:t>K</w:t>
            </w:r>
            <w:r w:rsidR="00E35F1F">
              <w:t>athisma 2</w:t>
            </w:r>
            <w:r>
              <w:fldChar w:fldCharType="end"/>
            </w:r>
          </w:p>
        </w:tc>
        <w:tc>
          <w:tcPr>
            <w:tcW w:w="1357" w:type="dxa"/>
          </w:tcPr>
          <w:p w14:paraId="03AC3DB0" w14:textId="5F1CCE1A" w:rsidR="0023608C" w:rsidRDefault="0023608C" w:rsidP="0044639B">
            <w:r>
              <w:fldChar w:fldCharType="begin"/>
            </w:r>
            <w:r>
              <w:instrText xml:space="preserve"> REF _Ref435438484 \h </w:instrText>
            </w:r>
            <w:r w:rsidR="00860FCB">
              <w:instrText xml:space="preserve"> \* MERGEFORMAT </w:instrText>
            </w:r>
            <w:r>
              <w:fldChar w:fldCharType="separate"/>
            </w:r>
            <w:r w:rsidR="00E35F1F" w:rsidRPr="00AB1781">
              <w:t>K</w:t>
            </w:r>
            <w:r w:rsidR="00E35F1F">
              <w:t>athisma 3</w:t>
            </w:r>
            <w:r>
              <w:fldChar w:fldCharType="end"/>
            </w:r>
          </w:p>
        </w:tc>
        <w:tc>
          <w:tcPr>
            <w:tcW w:w="1357" w:type="dxa"/>
          </w:tcPr>
          <w:p w14:paraId="01C738AC" w14:textId="64880BFF" w:rsidR="0023608C" w:rsidRDefault="00D016DC" w:rsidP="0044639B">
            <w:r>
              <w:fldChar w:fldCharType="begin"/>
            </w:r>
            <w:r>
              <w:instrText xml:space="preserve"> REF _Ref435989991 \h </w:instrText>
            </w:r>
            <w:r>
              <w:fldChar w:fldCharType="separate"/>
            </w:r>
            <w:r w:rsidR="00E35F1F">
              <w:t>Kathisma 4</w:t>
            </w:r>
            <w:r>
              <w:fldChar w:fldCharType="end"/>
            </w:r>
          </w:p>
        </w:tc>
        <w:tc>
          <w:tcPr>
            <w:tcW w:w="1296" w:type="dxa"/>
          </w:tcPr>
          <w:p w14:paraId="52D5C6A5" w14:textId="67C0D291" w:rsidR="0023608C" w:rsidRDefault="0023608C" w:rsidP="0044639B">
            <w:r>
              <w:fldChar w:fldCharType="begin"/>
            </w:r>
            <w:r>
              <w:instrText xml:space="preserve"> REF _Ref435438533 \h </w:instrText>
            </w:r>
            <w:r w:rsidR="00860FCB">
              <w:instrText xml:space="preserve"> \* MERGEFORMAT </w:instrText>
            </w:r>
            <w:r>
              <w:fldChar w:fldCharType="separate"/>
            </w:r>
            <w:r w:rsidR="00E35F1F" w:rsidRPr="00AB1781">
              <w:t>K</w:t>
            </w:r>
            <w:r w:rsidR="00E35F1F">
              <w:t>athisma 5</w:t>
            </w:r>
            <w:r>
              <w:fldChar w:fldCharType="end"/>
            </w:r>
          </w:p>
        </w:tc>
        <w:tc>
          <w:tcPr>
            <w:tcW w:w="1224" w:type="dxa"/>
          </w:tcPr>
          <w:p w14:paraId="168D1BA3" w14:textId="3976AE51"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FC6FB69"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35F1F" w:rsidRPr="00AB1781">
              <w:t>K</w:t>
            </w:r>
            <w:r w:rsidR="00E35F1F">
              <w:t>athisma 6</w:t>
            </w:r>
            <w:r>
              <w:fldChar w:fldCharType="end"/>
            </w:r>
            <w:r>
              <w:t xml:space="preserve">, </w:t>
            </w:r>
            <w:r w:rsidR="00D016DC">
              <w:fldChar w:fldCharType="begin"/>
            </w:r>
            <w:r w:rsidR="00D016DC">
              <w:instrText xml:space="preserve"> REF _Ref435990010 \h </w:instrText>
            </w:r>
            <w:r w:rsidR="00D016DC">
              <w:fldChar w:fldCharType="separate"/>
            </w:r>
            <w:r w:rsidR="00E35F1F">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35F1F" w:rsidRPr="00AB1781">
              <w:t>K</w:t>
            </w:r>
            <w:r w:rsidR="00E35F1F">
              <w:t>athisma 8</w:t>
            </w:r>
            <w:r>
              <w:fldChar w:fldCharType="end"/>
            </w:r>
          </w:p>
        </w:tc>
        <w:tc>
          <w:tcPr>
            <w:tcW w:w="1210" w:type="dxa"/>
          </w:tcPr>
          <w:p w14:paraId="2793AF29" w14:textId="48801C01" w:rsidR="0023608C" w:rsidRDefault="0023608C" w:rsidP="0044639B">
            <w:r>
              <w:fldChar w:fldCharType="begin"/>
            </w:r>
            <w:r>
              <w:instrText xml:space="preserve"> REF _Ref435438574 \h </w:instrText>
            </w:r>
            <w:r w:rsidR="00860FCB">
              <w:instrText xml:space="preserve"> \* MERGEFORMAT </w:instrText>
            </w:r>
            <w:r>
              <w:fldChar w:fldCharType="separate"/>
            </w:r>
            <w:r w:rsidR="00E35F1F" w:rsidRPr="00AB1781">
              <w:t>K</w:t>
            </w:r>
            <w:r w:rsidR="00E35F1F">
              <w:t>athisma 9</w:t>
            </w:r>
            <w:r>
              <w:fldChar w:fldCharType="end"/>
            </w:r>
          </w:p>
        </w:tc>
        <w:tc>
          <w:tcPr>
            <w:tcW w:w="1357" w:type="dxa"/>
          </w:tcPr>
          <w:p w14:paraId="67B3861E" w14:textId="2B4A04D2" w:rsidR="0023608C" w:rsidRDefault="0023608C" w:rsidP="0044639B">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p>
        </w:tc>
        <w:tc>
          <w:tcPr>
            <w:tcW w:w="1357" w:type="dxa"/>
          </w:tcPr>
          <w:p w14:paraId="6D2D1F03" w14:textId="5A9C1AE8" w:rsidR="0023608C" w:rsidRDefault="0023608C" w:rsidP="0044639B">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296" w:type="dxa"/>
          </w:tcPr>
          <w:p w14:paraId="770BA86D" w14:textId="4A769208" w:rsidR="0023608C" w:rsidRDefault="00D016DC" w:rsidP="0044639B">
            <w:r>
              <w:fldChar w:fldCharType="begin"/>
            </w:r>
            <w:r>
              <w:instrText xml:space="preserve"> REF _Ref435990025 \h </w:instrText>
            </w:r>
            <w:r>
              <w:fldChar w:fldCharType="separate"/>
            </w:r>
            <w:r w:rsidR="00E35F1F">
              <w:t>Kathisma 12</w:t>
            </w:r>
            <w:r>
              <w:fldChar w:fldCharType="end"/>
            </w:r>
          </w:p>
        </w:tc>
        <w:tc>
          <w:tcPr>
            <w:tcW w:w="1224" w:type="dxa"/>
          </w:tcPr>
          <w:p w14:paraId="0145692B" w14:textId="53AF5A0D" w:rsidR="0023608C" w:rsidRDefault="00D016DC" w:rsidP="00336170">
            <w:r>
              <w:fldChar w:fldCharType="begin"/>
            </w:r>
            <w:r>
              <w:instrText xml:space="preserve"> REF _Ref435990063 \h </w:instrText>
            </w:r>
            <w:r>
              <w:fldChar w:fldCharType="separate"/>
            </w:r>
            <w:r w:rsidR="00E35F1F">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65E0AC4"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10" w:type="dxa"/>
          </w:tcPr>
          <w:p w14:paraId="31804D6D" w14:textId="3E542D50" w:rsidR="0023608C" w:rsidRDefault="0023608C" w:rsidP="0044639B"/>
        </w:tc>
        <w:tc>
          <w:tcPr>
            <w:tcW w:w="1357" w:type="dxa"/>
          </w:tcPr>
          <w:p w14:paraId="2227158F" w14:textId="4586D5DB" w:rsidR="0023608C" w:rsidRDefault="0023608C" w:rsidP="0044639B">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357" w:type="dxa"/>
          </w:tcPr>
          <w:p w14:paraId="5072C2F3" w14:textId="60B9D3BB" w:rsidR="0023608C" w:rsidRDefault="0023608C" w:rsidP="0044639B">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p>
        </w:tc>
        <w:tc>
          <w:tcPr>
            <w:tcW w:w="1296" w:type="dxa"/>
          </w:tcPr>
          <w:p w14:paraId="5DADC05D" w14:textId="77777777" w:rsidR="0023608C" w:rsidRDefault="0023608C" w:rsidP="0044639B"/>
        </w:tc>
        <w:tc>
          <w:tcPr>
            <w:tcW w:w="1224" w:type="dxa"/>
          </w:tcPr>
          <w:p w14:paraId="5A9094E5" w14:textId="692771ED"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33DDBD5B" w:rsidR="0023608C" w:rsidRDefault="00926985" w:rsidP="00860FCB">
            <w:pPr>
              <w:jc w:val="left"/>
            </w:pPr>
            <w:r>
              <w:fldChar w:fldCharType="begin"/>
            </w:r>
            <w:r>
              <w:instrText xml:space="preserve"> REF _Ref435990041 \h </w:instrText>
            </w:r>
            <w:r>
              <w:fldChar w:fldCharType="separate"/>
            </w:r>
            <w:r w:rsidR="00E35F1F">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F40AF82" w:rsidR="0023608C" w:rsidRDefault="00D44900" w:rsidP="00336170">
            <w:r>
              <w:fldChar w:fldCharType="begin"/>
            </w:r>
            <w:r>
              <w:instrText xml:space="preserve"> REF _Ref439535283 \h </w:instrText>
            </w:r>
            <w:r>
              <w:fldChar w:fldCharType="separate"/>
            </w:r>
            <w:r w:rsidR="00E35F1F">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046CE19D" w:rsidR="00860FCB" w:rsidRDefault="00860FCB" w:rsidP="00926985">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926985">
              <w:fldChar w:fldCharType="begin"/>
            </w:r>
            <w:r w:rsidR="00926985">
              <w:instrText xml:space="preserve"> REF _Ref435990049 \h </w:instrText>
            </w:r>
            <w:r w:rsidR="00926985">
              <w:fldChar w:fldCharType="separate"/>
            </w:r>
            <w:r w:rsidR="00E35F1F">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397057C7" w:rsidR="00860FCB" w:rsidRDefault="00926985" w:rsidP="00860FCB">
            <w:pPr>
              <w:jc w:val="left"/>
            </w:pPr>
            <w:r>
              <w:fldChar w:fldCharType="begin"/>
            </w:r>
            <w:r>
              <w:instrText xml:space="preserve"> REF _Ref435989991 \h </w:instrText>
            </w:r>
            <w:r>
              <w:fldChar w:fldCharType="separate"/>
            </w:r>
            <w:r w:rsidR="00E35F1F">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35F1F" w:rsidRPr="00AB1781">
              <w:t>K</w:t>
            </w:r>
            <w:r w:rsidR="00E35F1F">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4716F904" w:rsidR="00860FCB" w:rsidRDefault="00926985" w:rsidP="00CB700D">
            <w:r>
              <w:fldChar w:fldCharType="begin"/>
            </w:r>
            <w:r>
              <w:instrText xml:space="preserve"> REF _Ref435990010 \h </w:instrText>
            </w:r>
            <w:r>
              <w:fldChar w:fldCharType="separate"/>
            </w:r>
            <w:r w:rsidR="00E35F1F">
              <w:t>Kathisma 7</w:t>
            </w:r>
            <w:r>
              <w:fldChar w:fldCharType="end"/>
            </w:r>
            <w:r>
              <w:t>,</w:t>
            </w:r>
          </w:p>
        </w:tc>
        <w:tc>
          <w:tcPr>
            <w:tcW w:w="1349" w:type="dxa"/>
          </w:tcPr>
          <w:p w14:paraId="42B6E93B" w14:textId="27644A6E" w:rsidR="00860FCB" w:rsidRDefault="00860FCB" w:rsidP="00CB700D">
            <w:r>
              <w:fldChar w:fldCharType="begin"/>
            </w:r>
            <w:r>
              <w:instrText xml:space="preserve"> REF _Ref435438564 \h </w:instrText>
            </w:r>
            <w:r>
              <w:fldChar w:fldCharType="separate"/>
            </w:r>
            <w:r w:rsidR="00E35F1F" w:rsidRPr="00AB1781">
              <w:t>K</w:t>
            </w:r>
            <w:r w:rsidR="00E35F1F">
              <w:t>athisma 8</w:t>
            </w:r>
            <w:r>
              <w:fldChar w:fldCharType="end"/>
            </w:r>
          </w:p>
        </w:tc>
        <w:tc>
          <w:tcPr>
            <w:tcW w:w="1397" w:type="dxa"/>
          </w:tcPr>
          <w:p w14:paraId="7E1E5811" w14:textId="3D29E8D6"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053" w:type="dxa"/>
          </w:tcPr>
          <w:p w14:paraId="72F99562" w14:textId="728366CA" w:rsidR="00860FCB" w:rsidRDefault="00860FCB" w:rsidP="00CB700D">
            <w:r>
              <w:fldChar w:fldCharType="begin"/>
            </w:r>
            <w:r>
              <w:instrText xml:space="preserve"> REF _Ref435438582 \h  \* MERGEFORMAT </w:instrText>
            </w:r>
            <w:r>
              <w:fldChar w:fldCharType="separate"/>
            </w:r>
            <w:r w:rsidR="00E35F1F" w:rsidRPr="00AB1781">
              <w:t>K</w:t>
            </w:r>
            <w:r w:rsidR="00E35F1F">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7CA6EB00" w:rsidR="00860FCB" w:rsidRDefault="00860FCB" w:rsidP="00926985">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r w:rsidR="00926985">
              <w:t xml:space="preserve">, </w:t>
            </w:r>
            <w:r w:rsidR="00926985">
              <w:fldChar w:fldCharType="begin"/>
            </w:r>
            <w:r w:rsidR="00926985">
              <w:instrText xml:space="preserve"> REF _Ref435990025 \h </w:instrText>
            </w:r>
            <w:r w:rsidR="00926985">
              <w:fldChar w:fldCharType="separate"/>
            </w:r>
            <w:r w:rsidR="00E35F1F">
              <w:t>Kathisma 12</w:t>
            </w:r>
            <w:r w:rsidR="00926985">
              <w:fldChar w:fldCharType="end"/>
            </w:r>
            <w:r>
              <w:t xml:space="preserve">, </w:t>
            </w:r>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33051FE9" w14:textId="6B39D73A" w:rsidR="00860FCB" w:rsidRDefault="00860FCB" w:rsidP="00CB700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49" w:type="dxa"/>
          </w:tcPr>
          <w:p w14:paraId="66A5F892" w14:textId="050A0BE7" w:rsidR="00860FCB" w:rsidRDefault="00860FCB" w:rsidP="00CB700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083DEB75" w14:textId="43D175E8" w:rsidR="00860FCB" w:rsidRDefault="00926985" w:rsidP="00CB700D">
            <w:r>
              <w:fldChar w:fldCharType="begin"/>
            </w:r>
            <w:r>
              <w:instrText xml:space="preserve"> REF _Ref435990041 \h </w:instrText>
            </w:r>
            <w:r>
              <w:fldChar w:fldCharType="separate"/>
            </w:r>
            <w:r w:rsidR="00E35F1F">
              <w:t>Kathisma 16</w:t>
            </w:r>
            <w:r>
              <w:fldChar w:fldCharType="end"/>
            </w:r>
          </w:p>
        </w:tc>
        <w:tc>
          <w:tcPr>
            <w:tcW w:w="1397" w:type="dxa"/>
          </w:tcPr>
          <w:p w14:paraId="4A7EA8FE" w14:textId="6211A438" w:rsidR="00860FCB" w:rsidRDefault="00926985" w:rsidP="00CB700D">
            <w:r>
              <w:fldChar w:fldCharType="begin"/>
            </w:r>
            <w:r>
              <w:instrText xml:space="preserve"> REF _Ref435990063 \h </w:instrText>
            </w:r>
            <w:r>
              <w:fldChar w:fldCharType="separate"/>
            </w:r>
            <w:r w:rsidR="00E35F1F">
              <w:t>Kathisma 18</w:t>
            </w:r>
            <w:r>
              <w:fldChar w:fldCharType="end"/>
            </w:r>
          </w:p>
        </w:tc>
        <w:tc>
          <w:tcPr>
            <w:tcW w:w="1053" w:type="dxa"/>
          </w:tcPr>
          <w:p w14:paraId="44703D7B" w14:textId="329B1854" w:rsidR="00860FCB" w:rsidRDefault="00860FCB" w:rsidP="00926985">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5408515D" w:rsidR="00860FCB" w:rsidRDefault="00860FCB" w:rsidP="00926985">
            <w:r>
              <w:fldChar w:fldCharType="begin"/>
            </w:r>
            <w:r>
              <w:instrText xml:space="preserve"> REF _Ref435438665 \h  \* MERGEFORMAT </w:instrText>
            </w:r>
            <w:r>
              <w:fldChar w:fldCharType="separate"/>
            </w:r>
            <w:r w:rsidR="00E35F1F" w:rsidRPr="00AB1781">
              <w:t>K</w:t>
            </w:r>
            <w:r w:rsidR="00E35F1F">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r>
              <w:t xml:space="preserve">, </w:t>
            </w:r>
            <w:r>
              <w:fldChar w:fldCharType="begin"/>
            </w:r>
            <w:r>
              <w:instrText xml:space="preserve"> REF _Ref435438475 \h  \* MERGEFORMAT </w:instrText>
            </w:r>
            <w:r>
              <w:fldChar w:fldCharType="separate"/>
            </w:r>
            <w:r w:rsidR="00E35F1F" w:rsidRPr="00AB1781">
              <w:t>K</w:t>
            </w:r>
            <w:r w:rsidR="00E35F1F">
              <w:t>athisma 2</w:t>
            </w:r>
            <w:r>
              <w:fldChar w:fldCharType="end"/>
            </w:r>
          </w:p>
        </w:tc>
        <w:tc>
          <w:tcPr>
            <w:tcW w:w="1349" w:type="dxa"/>
          </w:tcPr>
          <w:p w14:paraId="1D59F06C" w14:textId="76D81A9F" w:rsidR="00860FCB" w:rsidRDefault="00860FCB" w:rsidP="00CB700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1E69249F" w14:textId="74F25C4D" w:rsidR="00860FCB" w:rsidRDefault="00926985" w:rsidP="00CB700D">
            <w:r>
              <w:fldChar w:fldCharType="begin"/>
            </w:r>
            <w:r>
              <w:instrText xml:space="preserve"> REF _Ref435989991 \h </w:instrText>
            </w:r>
            <w:r>
              <w:fldChar w:fldCharType="separate"/>
            </w:r>
            <w:r w:rsidR="00E35F1F">
              <w:t>Kathisma 4</w:t>
            </w:r>
            <w:r>
              <w:fldChar w:fldCharType="end"/>
            </w:r>
          </w:p>
        </w:tc>
        <w:tc>
          <w:tcPr>
            <w:tcW w:w="1349" w:type="dxa"/>
          </w:tcPr>
          <w:p w14:paraId="42AEA2E1" w14:textId="44980261" w:rsidR="00860FCB" w:rsidRDefault="00860FCB" w:rsidP="00CB700D">
            <w:r>
              <w:fldChar w:fldCharType="begin"/>
            </w:r>
            <w:r>
              <w:instrText xml:space="preserve"> REF _Ref435438533 \h </w:instrText>
            </w:r>
            <w:r>
              <w:fldChar w:fldCharType="separate"/>
            </w:r>
            <w:r w:rsidR="00E35F1F" w:rsidRPr="00AB1781">
              <w:t>K</w:t>
            </w:r>
            <w:r w:rsidR="00E35F1F">
              <w:t>athisma 5</w:t>
            </w:r>
            <w:r>
              <w:fldChar w:fldCharType="end"/>
            </w:r>
          </w:p>
        </w:tc>
        <w:tc>
          <w:tcPr>
            <w:tcW w:w="1397" w:type="dxa"/>
          </w:tcPr>
          <w:p w14:paraId="40AB77A4" w14:textId="1A012273" w:rsidR="00860FCB" w:rsidRDefault="00860FCB" w:rsidP="00CB700D">
            <w:r>
              <w:fldChar w:fldCharType="begin"/>
            </w:r>
            <w:r>
              <w:instrText xml:space="preserve"> REF _Ref435438548 \h </w:instrText>
            </w:r>
            <w:r>
              <w:fldChar w:fldCharType="separate"/>
            </w:r>
            <w:r w:rsidR="00E35F1F" w:rsidRPr="00AB1781">
              <w:t>K</w:t>
            </w:r>
            <w:r w:rsidR="00E35F1F">
              <w:t>athisma 6</w:t>
            </w:r>
            <w:r>
              <w:fldChar w:fldCharType="end"/>
            </w:r>
          </w:p>
        </w:tc>
        <w:tc>
          <w:tcPr>
            <w:tcW w:w="1053" w:type="dxa"/>
          </w:tcPr>
          <w:p w14:paraId="34010E41" w14:textId="1CDC9C0C" w:rsidR="00860FCB" w:rsidRDefault="00926985" w:rsidP="00CB700D">
            <w:r>
              <w:fldChar w:fldCharType="begin"/>
            </w:r>
            <w:r>
              <w:instrText xml:space="preserve"> REF _Ref435990010 \h </w:instrText>
            </w:r>
            <w:r>
              <w:fldChar w:fldCharType="separate"/>
            </w:r>
            <w:r w:rsidR="00E35F1F">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7DCBEBE" w:rsidR="00860FCB" w:rsidRDefault="00860FCB" w:rsidP="00CB700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38C6623" w14:textId="7F3336BF" w:rsidR="00860FCB" w:rsidRDefault="00860FCB" w:rsidP="00CB700D"/>
        </w:tc>
        <w:tc>
          <w:tcPr>
            <w:tcW w:w="1349" w:type="dxa"/>
          </w:tcPr>
          <w:p w14:paraId="2C3720F0" w14:textId="1E1EA8C8"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59F750F5" w14:textId="722EC5BC" w:rsidR="00860FCB" w:rsidRDefault="00860FCB" w:rsidP="00CB700D">
            <w:r>
              <w:fldChar w:fldCharType="begin"/>
            </w:r>
            <w:r>
              <w:instrText xml:space="preserve"> REF _Ref435438582 \h </w:instrText>
            </w:r>
            <w:r>
              <w:fldChar w:fldCharType="separate"/>
            </w:r>
            <w:r w:rsidR="00E35F1F" w:rsidRPr="00AB1781">
              <w:t>K</w:t>
            </w:r>
            <w:r w:rsidR="00E35F1F">
              <w:t>athisma 10</w:t>
            </w:r>
            <w:r>
              <w:fldChar w:fldCharType="end"/>
            </w:r>
          </w:p>
        </w:tc>
        <w:tc>
          <w:tcPr>
            <w:tcW w:w="1397" w:type="dxa"/>
          </w:tcPr>
          <w:p w14:paraId="7FE9A290" w14:textId="40CA82E6" w:rsidR="00860FCB" w:rsidRDefault="00860FCB" w:rsidP="00CB700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053" w:type="dxa"/>
          </w:tcPr>
          <w:p w14:paraId="570FF90A" w14:textId="6EFA6657" w:rsidR="00860FCB" w:rsidRDefault="00926985" w:rsidP="00CB700D">
            <w:r>
              <w:fldChar w:fldCharType="begin"/>
            </w:r>
            <w:r>
              <w:instrText xml:space="preserve"> REF _Ref435990025 \h </w:instrText>
            </w:r>
            <w:r>
              <w:fldChar w:fldCharType="separate"/>
            </w:r>
            <w:r w:rsidR="00E35F1F">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25AC4F18" w:rsidR="00860FCB" w:rsidRDefault="00860FCB" w:rsidP="00CB700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594C345A" w14:textId="1D93CB2E" w:rsidR="00860FCB" w:rsidRDefault="00860FCB" w:rsidP="00CB700D"/>
        </w:tc>
        <w:tc>
          <w:tcPr>
            <w:tcW w:w="1349" w:type="dxa"/>
          </w:tcPr>
          <w:p w14:paraId="5B814A6B" w14:textId="20D164DA" w:rsidR="00860FCB" w:rsidRDefault="00860FCB" w:rsidP="00CB700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0A10D007" w14:textId="1FFA4323" w:rsidR="00860FCB" w:rsidRDefault="00860FCB" w:rsidP="00CB700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42095843" w14:textId="77777777" w:rsidR="00860FCB" w:rsidRDefault="00860FCB" w:rsidP="00CB700D"/>
        </w:tc>
        <w:tc>
          <w:tcPr>
            <w:tcW w:w="1053" w:type="dxa"/>
          </w:tcPr>
          <w:p w14:paraId="02181986" w14:textId="07AC6999" w:rsidR="00860FCB" w:rsidRDefault="00926985" w:rsidP="00CB700D">
            <w:r>
              <w:fldChar w:fldCharType="begin"/>
            </w:r>
            <w:r>
              <w:instrText xml:space="preserve"> REF _Ref435990063 \h </w:instrText>
            </w:r>
            <w:r>
              <w:fldChar w:fldCharType="separate"/>
            </w:r>
            <w:r w:rsidR="00E35F1F">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6C7CCEB3" w:rsidR="00860FCB" w:rsidRDefault="00926985" w:rsidP="00926985">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2EACE99E" w:rsidR="00860FCB" w:rsidRDefault="00D44900" w:rsidP="00336170">
            <w:r>
              <w:fldChar w:fldCharType="begin"/>
            </w:r>
            <w:r>
              <w:instrText xml:space="preserve"> REF _Ref439535283 \h </w:instrText>
            </w:r>
            <w:r>
              <w:fldChar w:fldCharType="separate"/>
            </w:r>
            <w:r w:rsidR="00E35F1F">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5136396E" w:rsidR="000B1D6D" w:rsidRDefault="000B1D6D" w:rsidP="000B1D6D">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0DC59442" w:rsidR="000B1D6D" w:rsidRDefault="000B1D6D" w:rsidP="000B1D6D">
            <w:pPr>
              <w:jc w:val="left"/>
            </w:pPr>
            <w:r>
              <w:fldChar w:fldCharType="begin"/>
            </w:r>
            <w:r>
              <w:instrText xml:space="preserve"> REF _Ref435989991 \h </w:instrText>
            </w:r>
            <w:r>
              <w:fldChar w:fldCharType="separate"/>
            </w:r>
            <w:r w:rsidR="00E35F1F">
              <w:t>Kathisma 4</w:t>
            </w:r>
            <w:r>
              <w:fldChar w:fldCharType="end"/>
            </w:r>
            <w:r>
              <w:t xml:space="preserve">, </w:t>
            </w:r>
            <w:r>
              <w:fldChar w:fldCharType="begin"/>
            </w:r>
            <w:r>
              <w:instrText xml:space="preserve"> REF _Ref435438533 \h  \* MERGEFORMAT </w:instrText>
            </w:r>
            <w:r>
              <w:fldChar w:fldCharType="separate"/>
            </w:r>
            <w:r w:rsidR="00E35F1F" w:rsidRPr="00AB1781">
              <w:t>K</w:t>
            </w:r>
            <w:r w:rsidR="00E35F1F">
              <w:t>athisma 5</w:t>
            </w:r>
            <w:r>
              <w:fldChar w:fldCharType="end"/>
            </w:r>
            <w:r>
              <w:t xml:space="preserve">, </w:t>
            </w:r>
            <w:r>
              <w:fldChar w:fldCharType="begin"/>
            </w:r>
            <w:r>
              <w:instrText xml:space="preserve"> REF _Ref435438548 \h  \* MERGEFORMAT </w:instrText>
            </w:r>
            <w:r>
              <w:fldChar w:fldCharType="separate"/>
            </w:r>
            <w:r w:rsidR="00E35F1F" w:rsidRPr="00AB1781">
              <w:t>K</w:t>
            </w:r>
            <w:r w:rsidR="00E35F1F">
              <w:t>athisma 6</w:t>
            </w:r>
            <w:r>
              <w:fldChar w:fldCharType="end"/>
            </w:r>
          </w:p>
          <w:p w14:paraId="26164726" w14:textId="77777777" w:rsidR="000B1D6D" w:rsidRDefault="000B1D6D" w:rsidP="000B1D6D"/>
        </w:tc>
        <w:tc>
          <w:tcPr>
            <w:tcW w:w="1349" w:type="dxa"/>
          </w:tcPr>
          <w:p w14:paraId="3FB43F31" w14:textId="3AA3873A" w:rsidR="000B1D6D" w:rsidRDefault="000B1D6D" w:rsidP="000B1D6D">
            <w:r>
              <w:fldChar w:fldCharType="begin"/>
            </w:r>
            <w:r>
              <w:instrText xml:space="preserve"> REF _Ref435990010 \h </w:instrText>
            </w:r>
            <w:r>
              <w:fldChar w:fldCharType="separate"/>
            </w:r>
            <w:r w:rsidR="00E35F1F">
              <w:t>Kathisma 7</w:t>
            </w:r>
            <w:r>
              <w:fldChar w:fldCharType="end"/>
            </w:r>
          </w:p>
        </w:tc>
        <w:tc>
          <w:tcPr>
            <w:tcW w:w="1349" w:type="dxa"/>
          </w:tcPr>
          <w:p w14:paraId="00E91219" w14:textId="7CE78F15" w:rsidR="000B1D6D" w:rsidRDefault="000B1D6D" w:rsidP="000B1D6D">
            <w:r>
              <w:fldChar w:fldCharType="begin"/>
            </w:r>
            <w:r>
              <w:instrText xml:space="preserve"> REF _Ref435438564 \h </w:instrText>
            </w:r>
            <w:r>
              <w:fldChar w:fldCharType="separate"/>
            </w:r>
            <w:r w:rsidR="00E35F1F" w:rsidRPr="00AB1781">
              <w:t>K</w:t>
            </w:r>
            <w:r w:rsidR="00E35F1F">
              <w:t>athisma 8</w:t>
            </w:r>
            <w:r>
              <w:fldChar w:fldCharType="end"/>
            </w:r>
          </w:p>
        </w:tc>
        <w:tc>
          <w:tcPr>
            <w:tcW w:w="1349" w:type="dxa"/>
          </w:tcPr>
          <w:p w14:paraId="0867EDA7" w14:textId="73CF4F53"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97" w:type="dxa"/>
          </w:tcPr>
          <w:p w14:paraId="1614C55C" w14:textId="6B877BC0" w:rsidR="000B1D6D" w:rsidRDefault="000B1D6D" w:rsidP="000B1D6D">
            <w:r>
              <w:fldChar w:fldCharType="begin"/>
            </w:r>
            <w:r>
              <w:instrText xml:space="preserve"> REF _Ref435438582 \h  \* MERGEFORMAT </w:instrText>
            </w:r>
            <w:r>
              <w:fldChar w:fldCharType="separate"/>
            </w:r>
            <w:r w:rsidR="00E35F1F" w:rsidRPr="00AB1781">
              <w:t>K</w:t>
            </w:r>
            <w:r w:rsidR="00E35F1F">
              <w:t>athisma 10</w:t>
            </w:r>
            <w:r>
              <w:fldChar w:fldCharType="end"/>
            </w:r>
          </w:p>
        </w:tc>
        <w:tc>
          <w:tcPr>
            <w:tcW w:w="1053" w:type="dxa"/>
          </w:tcPr>
          <w:p w14:paraId="35E42769" w14:textId="742BD3D2" w:rsidR="000B1D6D" w:rsidRDefault="000B1D6D" w:rsidP="000B1D6D">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C261A7"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349" w:type="dxa"/>
          </w:tcPr>
          <w:p w14:paraId="28ECDB90" w14:textId="3F0AB39C" w:rsidR="000B1D6D" w:rsidRDefault="000B1D6D" w:rsidP="000B1D6D"/>
        </w:tc>
        <w:tc>
          <w:tcPr>
            <w:tcW w:w="1349" w:type="dxa"/>
          </w:tcPr>
          <w:p w14:paraId="21AFE0AE" w14:textId="217E2461"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734B43FB" w14:textId="4FE29E24" w:rsidR="000B1D6D" w:rsidRDefault="000B1D6D" w:rsidP="000B1D6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97" w:type="dxa"/>
          </w:tcPr>
          <w:p w14:paraId="297BED0B" w14:textId="33A82CA2" w:rsidR="000B1D6D" w:rsidRDefault="000B1D6D" w:rsidP="000B1D6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053" w:type="dxa"/>
          </w:tcPr>
          <w:p w14:paraId="12419863" w14:textId="16FB4D62" w:rsidR="000B1D6D" w:rsidRDefault="000B1D6D" w:rsidP="000B1D6D">
            <w:r>
              <w:fldChar w:fldCharType="begin"/>
            </w:r>
            <w:r>
              <w:instrText xml:space="preserve"> REF _Ref435990041 \h </w:instrText>
            </w:r>
            <w:r>
              <w:fldChar w:fldCharType="separate"/>
            </w:r>
            <w:r w:rsidR="00E35F1F">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51F64B5C" w:rsidR="000B1D6D" w:rsidRDefault="000B1D6D" w:rsidP="00336170">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w:t>
            </w:r>
          </w:p>
          <w:p w14:paraId="761F72EF" w14:textId="2FEDA25A" w:rsidR="00D44900" w:rsidRDefault="000B1D6D" w:rsidP="00D44900">
            <w:r>
              <w:fldChar w:fldCharType="begin"/>
            </w:r>
            <w:r>
              <w:instrText xml:space="preserve"> REF _Ref435438665 \h  \* MERGEFORMAT </w:instrText>
            </w:r>
            <w:r>
              <w:fldChar w:fldCharType="separate"/>
            </w:r>
            <w:r w:rsidR="00E35F1F" w:rsidRPr="00AB1781">
              <w:t>K</w:t>
            </w:r>
            <w:r w:rsidR="00E35F1F">
              <w:t>athisma 20</w:t>
            </w:r>
            <w:r>
              <w:fldChar w:fldCharType="end"/>
            </w:r>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p w14:paraId="5D7486A3" w14:textId="6375D308" w:rsidR="000B1D6D" w:rsidRDefault="000B1D6D" w:rsidP="00336170"/>
        </w:tc>
        <w:tc>
          <w:tcPr>
            <w:tcW w:w="1349" w:type="dxa"/>
          </w:tcPr>
          <w:p w14:paraId="5A5E0310" w14:textId="55506A09" w:rsidR="000B1D6D" w:rsidRDefault="000B1D6D" w:rsidP="000B1D6D">
            <w:r>
              <w:fldChar w:fldCharType="begin"/>
            </w:r>
            <w:r>
              <w:instrText xml:space="preserve"> REF _Ref435438475 \h </w:instrText>
            </w:r>
            <w:r>
              <w:fldChar w:fldCharType="separate"/>
            </w:r>
            <w:r w:rsidR="00E35F1F" w:rsidRPr="00AB1781">
              <w:t>K</w:t>
            </w:r>
            <w:r w:rsidR="00E35F1F">
              <w:t>athisma 2</w:t>
            </w:r>
            <w:r>
              <w:fldChar w:fldCharType="end"/>
            </w:r>
          </w:p>
        </w:tc>
        <w:tc>
          <w:tcPr>
            <w:tcW w:w="1349" w:type="dxa"/>
          </w:tcPr>
          <w:p w14:paraId="63A87392" w14:textId="216A74A2" w:rsidR="000B1D6D" w:rsidRDefault="000B1D6D" w:rsidP="000B1D6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5066A46B" w14:textId="282ADA3B" w:rsidR="000B1D6D" w:rsidRDefault="000B1D6D" w:rsidP="000B1D6D">
            <w:r>
              <w:fldChar w:fldCharType="begin"/>
            </w:r>
            <w:r>
              <w:instrText xml:space="preserve"> REF _Ref435989991 \h </w:instrText>
            </w:r>
            <w:r>
              <w:fldChar w:fldCharType="separate"/>
            </w:r>
            <w:r w:rsidR="00E35F1F">
              <w:t>Kathisma 4</w:t>
            </w:r>
            <w:r>
              <w:fldChar w:fldCharType="end"/>
            </w:r>
          </w:p>
        </w:tc>
        <w:tc>
          <w:tcPr>
            <w:tcW w:w="1397" w:type="dxa"/>
          </w:tcPr>
          <w:p w14:paraId="0CBE8ACB" w14:textId="0E505E76" w:rsidR="000B1D6D" w:rsidRDefault="000B1D6D" w:rsidP="000B1D6D">
            <w:r>
              <w:fldChar w:fldCharType="begin"/>
            </w:r>
            <w:r>
              <w:instrText xml:space="preserve"> REF _Ref435438533 \h </w:instrText>
            </w:r>
            <w:r>
              <w:fldChar w:fldCharType="separate"/>
            </w:r>
            <w:r w:rsidR="00E35F1F" w:rsidRPr="00AB1781">
              <w:t>K</w:t>
            </w:r>
            <w:r w:rsidR="00E35F1F">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131D6557" w:rsidR="000B1D6D" w:rsidRDefault="000B1D6D" w:rsidP="000B1D6D">
            <w:r>
              <w:fldChar w:fldCharType="begin"/>
            </w:r>
            <w:r>
              <w:instrText xml:space="preserve"> REF _Ref435438548 \h </w:instrText>
            </w:r>
            <w:r>
              <w:fldChar w:fldCharType="separate"/>
            </w:r>
            <w:r w:rsidR="00E35F1F" w:rsidRPr="00AB1781">
              <w:t>K</w:t>
            </w:r>
            <w:r w:rsidR="00E35F1F">
              <w:t>athisma 6</w:t>
            </w:r>
            <w:r>
              <w:fldChar w:fldCharType="end"/>
            </w:r>
            <w:r>
              <w:t>,</w:t>
            </w:r>
          </w:p>
          <w:p w14:paraId="4FDC4FF4" w14:textId="5F78E18C" w:rsidR="000B1D6D" w:rsidRDefault="000B1D6D" w:rsidP="000B1D6D">
            <w:r>
              <w:fldChar w:fldCharType="begin"/>
            </w:r>
            <w:r>
              <w:instrText xml:space="preserve"> REF _Ref435990010 \h </w:instrText>
            </w:r>
            <w:r>
              <w:fldChar w:fldCharType="separate"/>
            </w:r>
            <w:r w:rsidR="00E35F1F">
              <w:t>Kathisma 7</w:t>
            </w:r>
            <w:r>
              <w:fldChar w:fldCharType="end"/>
            </w:r>
            <w:r>
              <w:t>,</w:t>
            </w:r>
          </w:p>
          <w:p w14:paraId="5BB7EA2C" w14:textId="088B6823" w:rsidR="000B1D6D" w:rsidRDefault="000B1D6D" w:rsidP="000B1D6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99F8E6C" w14:textId="3EADAC41"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3927A96A" w14:textId="149FD933" w:rsidR="000B1D6D" w:rsidRDefault="000B1D6D" w:rsidP="000B1D6D">
            <w:r>
              <w:fldChar w:fldCharType="begin"/>
            </w:r>
            <w:r>
              <w:instrText xml:space="preserve"> REF _Ref435438582 \h </w:instrText>
            </w:r>
            <w:r>
              <w:fldChar w:fldCharType="separate"/>
            </w:r>
            <w:r w:rsidR="00E35F1F" w:rsidRPr="00AB1781">
              <w:t>K</w:t>
            </w:r>
            <w:r w:rsidR="00E35F1F">
              <w:t>athisma 10</w:t>
            </w:r>
            <w:r>
              <w:fldChar w:fldCharType="end"/>
            </w:r>
          </w:p>
        </w:tc>
        <w:tc>
          <w:tcPr>
            <w:tcW w:w="1349" w:type="dxa"/>
          </w:tcPr>
          <w:p w14:paraId="419B1BBA" w14:textId="2C3C5C96" w:rsidR="000B1D6D" w:rsidRDefault="000B1D6D" w:rsidP="000B1D6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397" w:type="dxa"/>
          </w:tcPr>
          <w:p w14:paraId="76838EB3" w14:textId="38C99C44"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40715E6F"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4F3A59D1" w14:textId="77777777" w:rsidR="000B1D6D" w:rsidRDefault="000B1D6D" w:rsidP="000B1D6D"/>
        </w:tc>
        <w:tc>
          <w:tcPr>
            <w:tcW w:w="1349" w:type="dxa"/>
          </w:tcPr>
          <w:p w14:paraId="0C9483B1" w14:textId="428917A3" w:rsidR="000B1D6D" w:rsidRDefault="000B1D6D" w:rsidP="000B1D6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388CCBD5" w14:textId="1AA67E64" w:rsidR="000B1D6D" w:rsidRDefault="000B1D6D" w:rsidP="000B1D6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0C747C81" w14:textId="77777777" w:rsidR="000B1D6D" w:rsidRDefault="000B1D6D" w:rsidP="000B1D6D"/>
        </w:tc>
        <w:tc>
          <w:tcPr>
            <w:tcW w:w="1053" w:type="dxa"/>
          </w:tcPr>
          <w:p w14:paraId="6BD91755" w14:textId="2D1E37CA" w:rsidR="000B1D6D" w:rsidRDefault="000B1D6D" w:rsidP="000B1D6D">
            <w:r>
              <w:fldChar w:fldCharType="begin"/>
            </w:r>
            <w:r>
              <w:instrText xml:space="preserve"> REF _Ref435990063 \h </w:instrText>
            </w:r>
            <w:r>
              <w:fldChar w:fldCharType="separate"/>
            </w:r>
            <w:r w:rsidR="00E35F1F">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0E7B25B" w:rsidR="000B1D6D" w:rsidRDefault="000B1D6D" w:rsidP="000B1D6D">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4894220E" w:rsidR="000B1D6D" w:rsidRDefault="00D44900" w:rsidP="00336170">
            <w:r>
              <w:fldChar w:fldCharType="begin"/>
            </w:r>
            <w:r>
              <w:instrText xml:space="preserve"> REF _Ref439535283 \h </w:instrText>
            </w:r>
            <w:r>
              <w:fldChar w:fldCharType="separate"/>
            </w:r>
            <w:r w:rsidR="00E35F1F">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F8AACD" w:rsidR="00860FCB" w:rsidRDefault="00860FCB" w:rsidP="000B1D6D">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35F1F" w:rsidRPr="00AB1781">
              <w:t>K</w:t>
            </w:r>
            <w:r w:rsidR="00E35F1F">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5DEDBD4"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35F1F">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35F1F" w:rsidRPr="00AB1781">
              <w:t>K</w:t>
            </w:r>
            <w:r w:rsidR="00E35F1F">
              <w:t>athisma 6</w:t>
            </w:r>
            <w:r w:rsidR="00860FCB">
              <w:fldChar w:fldCharType="end"/>
            </w:r>
          </w:p>
        </w:tc>
        <w:tc>
          <w:tcPr>
            <w:tcW w:w="1897" w:type="dxa"/>
          </w:tcPr>
          <w:p w14:paraId="7DB9D2A0" w14:textId="1F5C7916" w:rsidR="00860FCB" w:rsidRDefault="00926985" w:rsidP="0044639B">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5CD23E42" w14:textId="11D34AE3" w:rsidR="00860FCB" w:rsidRDefault="00860FCB" w:rsidP="0044639B">
            <w:r>
              <w:fldChar w:fldCharType="begin"/>
            </w:r>
            <w:r>
              <w:instrText xml:space="preserve"> REF _Ref435438564 \h </w:instrText>
            </w:r>
            <w:r w:rsidR="000B1D6D">
              <w:instrText xml:space="preserve"> \* MERGEFORMAT </w:instrText>
            </w:r>
            <w:r>
              <w:fldChar w:fldCharType="separate"/>
            </w:r>
            <w:r w:rsidR="00E35F1F" w:rsidRPr="00AB1781">
              <w:t>K</w:t>
            </w:r>
            <w:r w:rsidR="00E35F1F">
              <w:t>athisma 8</w:t>
            </w:r>
            <w:r>
              <w:fldChar w:fldCharType="end"/>
            </w:r>
          </w:p>
        </w:tc>
        <w:tc>
          <w:tcPr>
            <w:tcW w:w="1626" w:type="dxa"/>
          </w:tcPr>
          <w:p w14:paraId="19B7455E" w14:textId="56E138A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3A129CB"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35F1F" w:rsidRPr="00AB1781">
              <w:t>K</w:t>
            </w:r>
            <w:r w:rsidR="00E35F1F">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897" w:type="dxa"/>
          </w:tcPr>
          <w:p w14:paraId="21C0D0D2" w14:textId="177CDB22"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35F1F">
              <w:t>Kathisma 12</w:t>
            </w:r>
            <w:r w:rsidRPr="00926985">
              <w:fldChar w:fldCharType="end"/>
            </w:r>
          </w:p>
        </w:tc>
        <w:tc>
          <w:tcPr>
            <w:tcW w:w="1897" w:type="dxa"/>
          </w:tcPr>
          <w:p w14:paraId="7D17BE62" w14:textId="0F74DB3D" w:rsidR="00860FCB" w:rsidRDefault="00860FCB" w:rsidP="0044639B">
            <w:r>
              <w:fldChar w:fldCharType="begin"/>
            </w:r>
            <w:r>
              <w:instrText xml:space="preserve"> REF _Ref435438606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626" w:type="dxa"/>
          </w:tcPr>
          <w:p w14:paraId="699A0621" w14:textId="23CE127C"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24F4E62" w:rsidR="00860FCB" w:rsidRDefault="00860FCB" w:rsidP="000B1D6D">
            <w:pPr>
              <w:jc w:val="left"/>
            </w:pP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35F1F">
              <w:t>Kathisma 16</w:t>
            </w:r>
            <w:r w:rsidR="00926985">
              <w:fldChar w:fldCharType="end"/>
            </w:r>
          </w:p>
        </w:tc>
        <w:tc>
          <w:tcPr>
            <w:tcW w:w="1897" w:type="dxa"/>
          </w:tcPr>
          <w:p w14:paraId="3852DD66" w14:textId="29F60AD6" w:rsidR="00860FCB" w:rsidRDefault="00860FCB" w:rsidP="0044639B">
            <w:r>
              <w:fldChar w:fldCharType="begin"/>
            </w:r>
            <w:r>
              <w:instrText xml:space="preserve"> REF _Ref435438658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897" w:type="dxa"/>
          </w:tcPr>
          <w:p w14:paraId="5E045184" w14:textId="2DD5F948" w:rsidR="00860FCB" w:rsidRDefault="00860FCB" w:rsidP="0044639B">
            <w:r>
              <w:fldChar w:fldCharType="begin"/>
            </w:r>
            <w:r>
              <w:instrText xml:space="preserve"> REF _Ref435438665 \h </w:instrText>
            </w:r>
            <w:r w:rsidR="000B1D6D">
              <w:instrText xml:space="preserve"> \* MERGEFORMAT </w:instrText>
            </w:r>
            <w:r>
              <w:fldChar w:fldCharType="separate"/>
            </w:r>
            <w:r w:rsidR="00E35F1F" w:rsidRPr="00AB1781">
              <w:t>K</w:t>
            </w:r>
            <w:r w:rsidR="00E35F1F">
              <w:t>athisma 20</w:t>
            </w:r>
            <w:r>
              <w:fldChar w:fldCharType="end"/>
            </w:r>
          </w:p>
        </w:tc>
        <w:tc>
          <w:tcPr>
            <w:tcW w:w="1626" w:type="dxa"/>
          </w:tcPr>
          <w:p w14:paraId="3107D5D5" w14:textId="3508C32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75EE9C8C"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8" w:name="_Ref436249665"/>
      <w:bookmarkStart w:id="219" w:name="_Ref435989970"/>
      <w:r w:rsidR="002F2287">
        <w:br w:type="page"/>
      </w:r>
      <w:bookmarkEnd w:id="218"/>
    </w:p>
    <w:p w14:paraId="2F3CFB28" w14:textId="23DA9205" w:rsidR="00D44900" w:rsidRDefault="00D44900" w:rsidP="00D44900">
      <w:pPr>
        <w:pStyle w:val="Heading2"/>
      </w:pPr>
      <w:bookmarkStart w:id="220" w:name="_Toc448227682"/>
      <w:r>
        <w:lastRenderedPageBreak/>
        <w:t>The Psalms</w:t>
      </w:r>
      <w:bookmarkEnd w:id="220"/>
    </w:p>
    <w:p w14:paraId="5D1E6FC7" w14:textId="06BF4D7B" w:rsidR="003A7286" w:rsidRDefault="003A7286" w:rsidP="003A7286">
      <w:pPr>
        <w:pStyle w:val="Heading3"/>
      </w:pPr>
      <w:bookmarkStart w:id="221" w:name="_Ref439535283"/>
      <w:r>
        <w:t>Kathisma 1</w:t>
      </w:r>
      <w:bookmarkEnd w:id="219"/>
      <w:bookmarkEnd w:id="221"/>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2" w:name="_Ref412098127"/>
      <w:r>
        <w:t xml:space="preserve">Psalm 1: </w:t>
      </w:r>
      <w:r w:rsidR="005A728E">
        <w:t>“</w:t>
      </w:r>
      <w:r>
        <w:t>Blessed is the ma</w:t>
      </w:r>
      <w:r w:rsidR="00F017CA">
        <w:t>n”</w:t>
      </w:r>
      <w:bookmarkEnd w:id="222"/>
    </w:p>
    <w:p w14:paraId="15BC72C9" w14:textId="77777777" w:rsidR="00980D99" w:rsidRDefault="00980D99" w:rsidP="00E54261">
      <w:pPr>
        <w:jc w:val="center"/>
        <w:rPr>
          <w:b/>
        </w:rPr>
      </w:pPr>
      <w:r w:rsidRPr="00E54261">
        <w:rPr>
          <w:b/>
        </w:rPr>
        <w:t>The Two Ways: Tree or Dust</w:t>
      </w:r>
    </w:p>
    <w:p w14:paraId="798C55E5" w14:textId="6AE60861" w:rsidR="00091E79" w:rsidRPr="00E54261" w:rsidRDefault="00F14AA6" w:rsidP="00091E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21"/>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94F548C"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_Ref412098168 \h </w:instrText>
      </w:r>
      <w:r>
        <w:fldChar w:fldCharType="separate"/>
      </w:r>
      <w:r w:rsidR="00E35F1F">
        <w:t>Psalm</w:t>
      </w:r>
      <w:r w:rsidR="00E35F1F" w:rsidRPr="00AB1781">
        <w:t xml:space="preserve"> 2</w:t>
      </w:r>
      <w:r w:rsidR="00E35F1F">
        <w:t>: “Why do the nations rage”</w:t>
      </w:r>
      <w:r>
        <w:fldChar w:fldCharType="end"/>
      </w:r>
      <w:r>
        <w:t xml:space="preserve">, on page </w:t>
      </w:r>
      <w:r>
        <w:fldChar w:fldCharType="begin"/>
      </w:r>
      <w:r>
        <w:instrText xml:space="preserve"> PAGEREF _Ref412098168 \h </w:instrText>
      </w:r>
      <w:r>
        <w:fldChar w:fldCharType="separate"/>
      </w:r>
      <w:r w:rsidR="00E35F1F">
        <w:rPr>
          <w:noProof/>
        </w:rPr>
        <w:t>146</w:t>
      </w:r>
      <w:r>
        <w:fldChar w:fldCharType="end"/>
      </w:r>
      <w:r>
        <w:t>.</w:t>
      </w:r>
    </w:p>
    <w:p w14:paraId="5D0E6F55" w14:textId="63E886AD" w:rsidR="00E54261" w:rsidRPr="009C1C97" w:rsidRDefault="009C1C97" w:rsidP="00BF0205">
      <w:pPr>
        <w:pStyle w:val="Heading4"/>
      </w:pPr>
      <w:bookmarkStart w:id="223" w:name="_Ref412098168"/>
      <w:r>
        <w:t>Psalm</w:t>
      </w:r>
      <w:r w:rsidR="00E54261" w:rsidRPr="00AB1781">
        <w:t xml:space="preserve"> 2</w:t>
      </w:r>
      <w:r>
        <w:t xml:space="preserve">: </w:t>
      </w:r>
      <w:r w:rsidR="005A728E">
        <w:t>“</w:t>
      </w:r>
      <w:r>
        <w:t>Why do the nations rag</w:t>
      </w:r>
      <w:r w:rsidR="00F017CA">
        <w:t>e”</w:t>
      </w:r>
      <w:bookmarkEnd w:id="223"/>
    </w:p>
    <w:p w14:paraId="0DD205F8" w14:textId="77777777" w:rsidR="00E54261" w:rsidRDefault="00E54261" w:rsidP="007A1A59">
      <w:pPr>
        <w:jc w:val="center"/>
        <w:rPr>
          <w:b/>
        </w:rPr>
      </w:pPr>
      <w:r w:rsidRPr="007A1A59">
        <w:rPr>
          <w:b/>
        </w:rPr>
        <w:t>The Messianic Drama: Warnings to Rulers and Nations</w:t>
      </w:r>
    </w:p>
    <w:p w14:paraId="4D3BB8C2" w14:textId="1594D19A" w:rsidR="00F14AA6" w:rsidRPr="007A1A59" w:rsidRDefault="00F14AA6" w:rsidP="00F14AA6">
      <w:pPr>
        <w:pStyle w:val="Rubric"/>
        <w:rPr>
          <w:b/>
        </w:rPr>
      </w:pPr>
      <w:r>
        <w:fldChar w:fldCharType="begin"/>
      </w:r>
      <w:r>
        <w:instrText xml:space="preserve"> REF _Ref434575533 \h  \* MERGEFORMAT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2"/>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3"/>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5"/>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6"/>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77A50E3A"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_Ref448061339 \h </w:instrText>
      </w:r>
      <w:r>
        <w:fldChar w:fldCharType="separate"/>
      </w:r>
      <w:r w:rsidR="00E35F1F">
        <w:t>Psalm</w:t>
      </w:r>
      <w:r w:rsidR="00E35F1F" w:rsidRPr="00AB1781">
        <w:t xml:space="preserve"> 3</w:t>
      </w:r>
      <w:r w:rsidR="00E35F1F">
        <w:t>: “Lord, why have those that afflict me increased”</w:t>
      </w:r>
      <w:r>
        <w:fldChar w:fldCharType="end"/>
      </w:r>
      <w:r>
        <w:t xml:space="preserve">, on page </w:t>
      </w:r>
      <w:r>
        <w:fldChar w:fldCharType="begin"/>
      </w:r>
      <w:r>
        <w:instrText xml:space="preserve"> PAGEREF _Ref448061339 \h </w:instrText>
      </w:r>
      <w:r>
        <w:fldChar w:fldCharType="separate"/>
      </w:r>
      <w:r w:rsidR="00E35F1F">
        <w:rPr>
          <w:noProof/>
        </w:rPr>
        <w:t>148</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4" w:name="_Ref412026989"/>
      <w:bookmarkStart w:id="225"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4"/>
      <w:bookmarkEnd w:id="225"/>
    </w:p>
    <w:p w14:paraId="0B7C065B" w14:textId="77777777" w:rsidR="00E54261" w:rsidRPr="007A1A59" w:rsidRDefault="00E54261" w:rsidP="007A1A59">
      <w:pPr>
        <w:jc w:val="center"/>
        <w:rPr>
          <w:b/>
        </w:rPr>
      </w:pPr>
      <w:r w:rsidRPr="007A1A59">
        <w:rPr>
          <w:b/>
        </w:rPr>
        <w:t>A Morning Prayer for Protection and Salvation</w:t>
      </w:r>
    </w:p>
    <w:p w14:paraId="300C7A0C" w14:textId="40D81824"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7"/>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6C5EDAB"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_Ref412025808 \h </w:instrText>
      </w:r>
      <w:r>
        <w:fldChar w:fldCharType="separate"/>
      </w:r>
      <w:r w:rsidR="00E35F1F">
        <w:t>Psalm</w:t>
      </w:r>
      <w:r w:rsidR="00E35F1F" w:rsidRPr="00AB1781">
        <w:t xml:space="preserve"> 4</w:t>
      </w:r>
      <w:r w:rsidR="00E35F1F">
        <w:t>: “You heard me when I called”</w:t>
      </w:r>
      <w:r>
        <w:fldChar w:fldCharType="end"/>
      </w:r>
      <w:r>
        <w:t xml:space="preserve">, page </w:t>
      </w:r>
      <w:r>
        <w:fldChar w:fldCharType="begin"/>
      </w:r>
      <w:r>
        <w:instrText xml:space="preserve"> PAGEREF _Ref412025808 \h </w:instrText>
      </w:r>
      <w:r>
        <w:fldChar w:fldCharType="separate"/>
      </w:r>
      <w:r w:rsidR="00E35F1F">
        <w:rPr>
          <w:noProof/>
        </w:rPr>
        <w:t>149</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35F1F">
        <w:t>Psalm</w:t>
      </w:r>
      <w:r w:rsidR="00E35F1F" w:rsidRPr="00AB1781">
        <w:t xml:space="preserve"> 6</w:t>
      </w:r>
      <w:r w:rsidR="00E35F1F">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35F1F">
        <w:rPr>
          <w:noProof/>
        </w:rPr>
        <w:t>151</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6"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39A3EFC"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8"/>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9"/>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0"/>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1"/>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2"/>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3"/>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34"/>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5"/>
      </w:r>
    </w:p>
    <w:p w14:paraId="30E2736C" w14:textId="27E67730"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_Ref412098238 \h </w:instrText>
      </w:r>
      <w:r>
        <w:fldChar w:fldCharType="separate"/>
      </w:r>
      <w:r w:rsidR="00E35F1F">
        <w:t>Psalm</w:t>
      </w:r>
      <w:r w:rsidR="00E35F1F" w:rsidRPr="00AB1781">
        <w:t xml:space="preserve"> 5</w:t>
      </w:r>
      <w:r w:rsidR="00E35F1F">
        <w:t>: “Give ear to my words, O Lord”</w:t>
      </w:r>
      <w:r>
        <w:fldChar w:fldCharType="end"/>
      </w:r>
      <w:r>
        <w:t xml:space="preserve">, page </w:t>
      </w:r>
      <w:r>
        <w:fldChar w:fldCharType="begin"/>
      </w:r>
      <w:r>
        <w:instrText xml:space="preserve"> PAGEREF _Ref412098238 \h </w:instrText>
      </w:r>
      <w:r>
        <w:fldChar w:fldCharType="separate"/>
      </w:r>
      <w:r w:rsidR="00E35F1F">
        <w:rPr>
          <w:noProof/>
        </w:rPr>
        <w:t>150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35F1F">
        <w:t>Psalm</w:t>
      </w:r>
      <w:r w:rsidR="00E35F1F" w:rsidRPr="00AB1781">
        <w:t xml:space="preserve"> 6</w:t>
      </w:r>
      <w:r w:rsidR="00E35F1F">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35F1F">
        <w:rPr>
          <w:noProof/>
        </w:rPr>
        <w:t>151</w:t>
      </w:r>
      <w:r w:rsidR="00B35B25">
        <w:fldChar w:fldCharType="end"/>
      </w:r>
      <w:r w:rsidR="00B35B25">
        <w:t>.</w:t>
      </w:r>
    </w:p>
    <w:p w14:paraId="20A6142B" w14:textId="54175D5B" w:rsidR="00E54261" w:rsidRPr="009C1C97" w:rsidRDefault="009C1C97" w:rsidP="00BF0205">
      <w:pPr>
        <w:pStyle w:val="Heading4"/>
      </w:pPr>
      <w:bookmarkStart w:id="227" w:name="_Ref412098238"/>
      <w:r>
        <w:t>Psalm</w:t>
      </w:r>
      <w:r w:rsidR="00E54261" w:rsidRPr="00AB1781">
        <w:t xml:space="preserve"> 5</w:t>
      </w:r>
      <w:r>
        <w:t xml:space="preserve">: </w:t>
      </w:r>
      <w:r w:rsidR="005A728E">
        <w:t>“</w:t>
      </w:r>
      <w:r w:rsidR="00F017CA">
        <w:t>Give ear to my words, O Lord”</w:t>
      </w:r>
      <w:bookmarkEnd w:id="22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E1B163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6"/>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7"/>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8"/>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9"/>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1D2CE9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_Ref412025822 \h </w:instrText>
      </w:r>
      <w:r>
        <w:fldChar w:fldCharType="separate"/>
      </w:r>
      <w:r w:rsidR="00E35F1F">
        <w:t>Psalm</w:t>
      </w:r>
      <w:r w:rsidR="00E35F1F" w:rsidRPr="00AB1781">
        <w:t xml:space="preserve"> 6</w:t>
      </w:r>
      <w:r w:rsidR="00E35F1F">
        <w:t>: “O Lord, rebuke me, but not in Your anger”</w:t>
      </w:r>
      <w:r>
        <w:fldChar w:fldCharType="end"/>
      </w:r>
      <w:r>
        <w:t xml:space="preserve">, page </w:t>
      </w:r>
      <w:r>
        <w:fldChar w:fldCharType="begin"/>
      </w:r>
      <w:r>
        <w:instrText xml:space="preserve"> PAGEREF _Ref412025822 \h </w:instrText>
      </w:r>
      <w:r>
        <w:fldChar w:fldCharType="separate"/>
      </w:r>
      <w:r w:rsidR="00E35F1F">
        <w:rPr>
          <w:noProof/>
        </w:rPr>
        <w:t>151</w:t>
      </w:r>
      <w:r>
        <w:fldChar w:fldCharType="end"/>
      </w:r>
      <w:r>
        <w:t>.</w:t>
      </w:r>
    </w:p>
    <w:p w14:paraId="3514BA70" w14:textId="3F9FE953" w:rsidR="00E54261" w:rsidRPr="009C1C97" w:rsidRDefault="009C1C97" w:rsidP="00BF0205">
      <w:pPr>
        <w:pStyle w:val="Heading4"/>
      </w:pPr>
      <w:bookmarkStart w:id="228"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1D418C7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0"/>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2"/>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3"/>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4"/>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7BF65979"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_Ref412098295 \h </w:instrText>
      </w:r>
      <w:r>
        <w:fldChar w:fldCharType="separate"/>
      </w:r>
      <w:r w:rsidR="00E35F1F">
        <w:t>Psalm</w:t>
      </w:r>
      <w:r w:rsidR="00E35F1F" w:rsidRPr="00AB1781">
        <w:t xml:space="preserve"> 8</w:t>
      </w:r>
      <w:r w:rsidR="00E35F1F">
        <w:t>: “O Lord, our Lord, how wonderful is Your Name”</w:t>
      </w:r>
      <w:r>
        <w:fldChar w:fldCharType="end"/>
      </w:r>
      <w:r>
        <w:t xml:space="preserve">, page </w:t>
      </w:r>
      <w:r>
        <w:fldChar w:fldCharType="begin"/>
      </w:r>
      <w:r>
        <w:instrText xml:space="preserve"> PAGEREF _Ref412098295 \h </w:instrText>
      </w:r>
      <w:r>
        <w:fldChar w:fldCharType="separate"/>
      </w:r>
      <w:r w:rsidR="00E35F1F">
        <w:rPr>
          <w:noProof/>
        </w:rPr>
        <w:t>154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35F1F">
        <w:t>Psalm</w:t>
      </w:r>
      <w:r w:rsidR="00E35F1F" w:rsidRPr="00AB1781">
        <w:t xml:space="preserve"> 12</w:t>
      </w:r>
      <w:r w:rsidR="00E35F1F">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35F1F">
        <w:rPr>
          <w:noProof/>
        </w:rPr>
        <w:t>160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5"/>
      </w:r>
      <w:r w:rsidRPr="00AB1781">
        <w:t xml:space="preserve"> seize my soul like a lion,</w:t>
      </w:r>
      <w:r w:rsidRPr="00AB1781">
        <w:rPr>
          <w:rStyle w:val="FootnoteReference"/>
        </w:rPr>
        <w:footnoteReference w:id="46"/>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lastRenderedPageBreak/>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7"/>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8"/>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9"/>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9"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32B05912"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0"/>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1"/>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2"/>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3"/>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26CC44E"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_Ref412098310 \h </w:instrText>
      </w:r>
      <w:r>
        <w:fldChar w:fldCharType="separate"/>
      </w:r>
      <w:r w:rsidR="00E35F1F">
        <w:t>Psalm</w:t>
      </w:r>
      <w:r w:rsidR="00E35F1F" w:rsidRPr="00AB1781">
        <w:t xml:space="preserve"> 11</w:t>
      </w:r>
      <w:r w:rsidR="00E35F1F">
        <w:t>: “Save me, O Lord, for there is no saint left”</w:t>
      </w:r>
      <w:r>
        <w:fldChar w:fldCharType="end"/>
      </w:r>
      <w:r>
        <w:t xml:space="preserve">, page </w:t>
      </w:r>
      <w:r>
        <w:fldChar w:fldCharType="begin"/>
      </w:r>
      <w:r>
        <w:instrText xml:space="preserve"> PAGEREF _Ref412098310 \h </w:instrText>
      </w:r>
      <w:r>
        <w:fldChar w:fldCharType="separate"/>
      </w:r>
      <w:r w:rsidR="00E35F1F">
        <w:rPr>
          <w:noProof/>
        </w:rPr>
        <w:t>159</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0" w:name="_Ref435438475"/>
      <w:r w:rsidRPr="00AB1781">
        <w:t>K</w:t>
      </w:r>
      <w:r>
        <w:t>athisma 2</w:t>
      </w:r>
      <w:bookmarkEnd w:id="230"/>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4"/>
      </w:r>
      <w:r w:rsidRPr="00AB1781">
        <w:t xml:space="preserve"> </w:t>
      </w:r>
      <w:r w:rsidR="001040C8">
        <w:t>You</w:t>
      </w:r>
      <w:r w:rsidR="0019202B">
        <w:rPr>
          <w:rStyle w:val="FootnoteReference"/>
        </w:rPr>
        <w:footnoteReference w:id="55"/>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6"/>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7"/>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8"/>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9"/>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0"/>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1"/>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2"/>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lastRenderedPageBreak/>
        <w:t>Glory…</w:t>
      </w:r>
    </w:p>
    <w:p w14:paraId="754E037B" w14:textId="4A67810C" w:rsidR="00435BD3" w:rsidRPr="00435BD3" w:rsidRDefault="00435BD3" w:rsidP="00BF0205">
      <w:pPr>
        <w:pStyle w:val="Heading4"/>
      </w:pPr>
      <w:bookmarkStart w:id="231" w:name="_Ref412098310"/>
      <w:r>
        <w:t>Psalm</w:t>
      </w:r>
      <w:r w:rsidRPr="00AB1781">
        <w:t xml:space="preserve"> 11</w:t>
      </w:r>
      <w:r>
        <w:t xml:space="preserve">: </w:t>
      </w:r>
      <w:r w:rsidR="005A728E">
        <w:t>“</w:t>
      </w:r>
      <w:r>
        <w:t>Save me, O Lord, for there is no saint lef</w:t>
      </w:r>
      <w:r w:rsidR="005453DF">
        <w:t>t”</w:t>
      </w:r>
      <w:bookmarkEnd w:id="23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5733D7C"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7E3005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_Ref412025965 \h </w:instrText>
      </w:r>
      <w:r>
        <w:fldChar w:fldCharType="separate"/>
      </w:r>
      <w:r w:rsidR="00E35F1F">
        <w:t>Psalm</w:t>
      </w:r>
      <w:r w:rsidR="00E35F1F" w:rsidRPr="00AB1781">
        <w:t xml:space="preserve"> 12</w:t>
      </w:r>
      <w:r w:rsidR="00E35F1F">
        <w:t>: “How long, O Lord, will You forget me”</w:t>
      </w:r>
      <w:r>
        <w:fldChar w:fldCharType="end"/>
      </w:r>
      <w:r>
        <w:t xml:space="preserve">, page </w:t>
      </w:r>
      <w:r>
        <w:fldChar w:fldCharType="begin"/>
      </w:r>
      <w:r>
        <w:instrText xml:space="preserve"> PAGEREF _Ref412025965 \h </w:instrText>
      </w:r>
      <w:r>
        <w:fldChar w:fldCharType="separate"/>
      </w:r>
      <w:r w:rsidR="00E35F1F">
        <w:rPr>
          <w:noProof/>
        </w:rPr>
        <w:t>160</w:t>
      </w:r>
      <w:r>
        <w:fldChar w:fldCharType="end"/>
      </w:r>
      <w:r>
        <w:t>.</w:t>
      </w:r>
    </w:p>
    <w:p w14:paraId="14C73BB1" w14:textId="7218C759" w:rsidR="00435BD3" w:rsidRPr="00435BD3" w:rsidRDefault="00435BD3" w:rsidP="00BF0205">
      <w:pPr>
        <w:pStyle w:val="Heading4"/>
      </w:pPr>
      <w:bookmarkStart w:id="232"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79AD275"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0D2E497F"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_Ref412098343 \h </w:instrText>
      </w:r>
      <w:r>
        <w:fldChar w:fldCharType="separate"/>
      </w:r>
      <w:r w:rsidR="00E35F1F">
        <w:t>Psalm</w:t>
      </w:r>
      <w:r w:rsidR="00E35F1F" w:rsidRPr="00AB1781">
        <w:t xml:space="preserve"> 14</w:t>
      </w:r>
      <w:r w:rsidR="00E35F1F">
        <w:t>: “Lord, who can dwell in Your tabernacle”</w:t>
      </w:r>
      <w:r>
        <w:fldChar w:fldCharType="end"/>
      </w:r>
      <w:r>
        <w:t xml:space="preserve">, page </w:t>
      </w:r>
      <w:r>
        <w:fldChar w:fldCharType="begin"/>
      </w:r>
      <w:r>
        <w:instrText xml:space="preserve"> PAGEREF _Ref412098343 \h </w:instrText>
      </w:r>
      <w:r>
        <w:fldChar w:fldCharType="separate"/>
      </w:r>
      <w:r w:rsidR="00E35F1F">
        <w:rPr>
          <w:noProof/>
        </w:rPr>
        <w:t>161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35F1F">
        <w:t>Psalm</w:t>
      </w:r>
      <w:r w:rsidR="00E35F1F" w:rsidRPr="00AB1781">
        <w:t xml:space="preserve"> 15</w:t>
      </w:r>
      <w:r w:rsidR="00E35F1F">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35F1F">
        <w:rPr>
          <w:noProof/>
        </w:rPr>
        <w:t>162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35F1F">
        <w:t>Psalm</w:t>
      </w:r>
      <w:r w:rsidR="00E35F1F" w:rsidRPr="00AB1781">
        <w:t xml:space="preserve"> 69</w:t>
      </w:r>
      <w:r w:rsidR="00E35F1F">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35F1F">
        <w:rPr>
          <w:noProof/>
        </w:rPr>
        <w:t>247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4"/>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lastRenderedPageBreak/>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5"/>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3" w:name="_Ref412098343"/>
      <w:r>
        <w:t>Psalm</w:t>
      </w:r>
      <w:r w:rsidRPr="00AB1781">
        <w:t xml:space="preserve"> 14</w:t>
      </w:r>
      <w:r>
        <w:t xml:space="preserve">: </w:t>
      </w:r>
      <w:r w:rsidR="005A728E">
        <w:t>“</w:t>
      </w:r>
      <w:r>
        <w:t xml:space="preserve">Lord, who can dwell in </w:t>
      </w:r>
      <w:r w:rsidR="00E570CB">
        <w:t>You</w:t>
      </w:r>
      <w:r w:rsidR="005453DF">
        <w:t>r tabernacle”</w:t>
      </w:r>
      <w:bookmarkEnd w:id="23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E94036A"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lastRenderedPageBreak/>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73AE6259"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_Ref412025981 \h </w:instrText>
      </w:r>
      <w:r>
        <w:fldChar w:fldCharType="separate"/>
      </w:r>
      <w:r w:rsidR="00E35F1F">
        <w:t>Psalm</w:t>
      </w:r>
      <w:r w:rsidR="00E35F1F" w:rsidRPr="00AB1781">
        <w:t xml:space="preserve"> 15</w:t>
      </w:r>
      <w:r w:rsidR="00E35F1F">
        <w:t>: “Keep me, O Lord, I hope in You”</w:t>
      </w:r>
      <w:r>
        <w:fldChar w:fldCharType="end"/>
      </w:r>
      <w:r>
        <w:t xml:space="preserve">, page </w:t>
      </w:r>
      <w:r>
        <w:fldChar w:fldCharType="begin"/>
      </w:r>
      <w:r>
        <w:instrText xml:space="preserve"> PAGEREF _Ref412025981 \h </w:instrText>
      </w:r>
      <w:r>
        <w:fldChar w:fldCharType="separate"/>
      </w:r>
      <w:r w:rsidR="00E35F1F">
        <w:rPr>
          <w:noProof/>
        </w:rPr>
        <w:t>162</w:t>
      </w:r>
      <w:r>
        <w:fldChar w:fldCharType="end"/>
      </w:r>
      <w:r>
        <w:t>.</w:t>
      </w:r>
    </w:p>
    <w:p w14:paraId="7999CE77" w14:textId="36DDA5D9" w:rsidR="00435BD3" w:rsidRPr="00435BD3" w:rsidRDefault="00520302" w:rsidP="00BF0205">
      <w:pPr>
        <w:pStyle w:val="Heading4"/>
      </w:pPr>
      <w:bookmarkStart w:id="234" w:name="_Ref412025981"/>
      <w:r>
        <w:t>Psalm</w:t>
      </w:r>
      <w:r w:rsidR="00435BD3" w:rsidRPr="00AB1781">
        <w:t xml:space="preserve"> 15</w:t>
      </w:r>
      <w:r>
        <w:t xml:space="preserve">: </w:t>
      </w:r>
      <w:r w:rsidR="005A728E">
        <w:t>“</w:t>
      </w:r>
      <w:r>
        <w:t>Keep me, O Lord</w:t>
      </w:r>
      <w:r w:rsidR="00F017CA">
        <w:t>, I hope in You”</w:t>
      </w:r>
      <w:bookmarkEnd w:id="23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6A88101D"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6"/>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7"/>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8"/>
      </w:r>
    </w:p>
    <w:p w14:paraId="11E911F5" w14:textId="77777777" w:rsidR="00435BD3" w:rsidRPr="00AB1781" w:rsidRDefault="00435BD3" w:rsidP="00435BD3">
      <w:pPr>
        <w:pStyle w:val="EnglishHangNoCoptic"/>
      </w:pPr>
      <w:r w:rsidRPr="00AB1781">
        <w:lastRenderedPageBreak/>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9"/>
      </w:r>
    </w:p>
    <w:p w14:paraId="501763F1" w14:textId="5AC21FE1" w:rsidR="00435BD3" w:rsidRDefault="00435BD3" w:rsidP="00435BD3">
      <w:pPr>
        <w:pStyle w:val="EnglishHangEndNoCoptic"/>
      </w:pPr>
      <w:r w:rsidRPr="00AB1781">
        <w:tab/>
        <w:t>At</w:t>
      </w:r>
      <w:r w:rsidRPr="00AB1781">
        <w:rPr>
          <w:rStyle w:val="FootnoteReference"/>
        </w:rPr>
        <w:footnoteReference w:id="70"/>
      </w:r>
      <w:r w:rsidRPr="00AB1781">
        <w:t xml:space="preserve"> </w:t>
      </w:r>
      <w:r w:rsidR="00E570CB">
        <w:t>Your</w:t>
      </w:r>
      <w:r w:rsidRPr="00AB1781">
        <w:t xml:space="preserve"> right hand are delights</w:t>
      </w:r>
      <w:r w:rsidR="003F1DDB">
        <w:t xml:space="preserve"> forevermore</w:t>
      </w:r>
      <w:r w:rsidRPr="00AB1781">
        <w:t>.</w:t>
      </w:r>
    </w:p>
    <w:p w14:paraId="0A2D3621" w14:textId="5BBF3E07"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_Ref412098373 \h </w:instrText>
      </w:r>
      <w:r>
        <w:fldChar w:fldCharType="separate"/>
      </w:r>
      <w:r w:rsidR="00E35F1F">
        <w:t>Psalm</w:t>
      </w:r>
      <w:r w:rsidR="00E35F1F" w:rsidRPr="00AB1781">
        <w:t xml:space="preserve"> 18</w:t>
      </w:r>
      <w:r w:rsidR="00E35F1F">
        <w:t>: “The heavens declare the glory of God”</w:t>
      </w:r>
      <w:r>
        <w:fldChar w:fldCharType="end"/>
      </w:r>
      <w:r>
        <w:t xml:space="preserve">, page </w:t>
      </w:r>
      <w:r>
        <w:fldChar w:fldCharType="begin"/>
      </w:r>
      <w:r>
        <w:instrText xml:space="preserve"> PAGEREF _Ref412098373 \h </w:instrText>
      </w:r>
      <w:r>
        <w:fldChar w:fldCharType="separate"/>
      </w:r>
      <w:r w:rsidR="00E35F1F">
        <w:rPr>
          <w:noProof/>
        </w:rPr>
        <w:t>169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35F1F">
        <w:t>Psalm</w:t>
      </w:r>
      <w:r w:rsidR="00E35F1F" w:rsidRPr="00AB1781">
        <w:t xml:space="preserve"> 24</w:t>
      </w:r>
      <w:r w:rsidR="00E35F1F">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35F1F">
        <w:rPr>
          <w:noProof/>
        </w:rPr>
        <w:t>177</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1"/>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2"/>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lastRenderedPageBreak/>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3"/>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4"/>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5" w:name="_Ref435438484"/>
      <w:r w:rsidRPr="00AB1781">
        <w:t>K</w:t>
      </w:r>
      <w:r>
        <w:t>athisma 3</w:t>
      </w:r>
      <w:bookmarkEnd w:id="235"/>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lastRenderedPageBreak/>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5"/>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6"/>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7"/>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0"/>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lastRenderedPageBreak/>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6"/>
      <w:r w:rsidR="007F516C">
        <w:rPr>
          <w:rStyle w:val="CommentReference"/>
          <w:rFonts w:eastAsiaTheme="minorHAnsi" w:cstheme="minorBidi"/>
          <w:color w:val="auto"/>
          <w:lang w:val="en-CA"/>
        </w:rPr>
        <w:commentReference w:id="236"/>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lastRenderedPageBreak/>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5"/>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6"/>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7"/>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8"/>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7" w:name="_Ref412098373"/>
      <w:r>
        <w:lastRenderedPageBreak/>
        <w:t>Psalm</w:t>
      </w:r>
      <w:r w:rsidR="00CF35A1" w:rsidRPr="00AB1781">
        <w:t xml:space="preserve"> 18</w:t>
      </w:r>
      <w:r>
        <w:t xml:space="preserve">: </w:t>
      </w:r>
      <w:r w:rsidR="005A728E">
        <w:t>“</w:t>
      </w:r>
      <w:r>
        <w:t>The heavens declare the glory of Go</w:t>
      </w:r>
      <w:r w:rsidR="005453DF">
        <w:t>d”</w:t>
      </w:r>
      <w:bookmarkEnd w:id="23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58BF6CA1" w:rsidR="00F14AA6" w:rsidRDefault="00F14AA6" w:rsidP="00CF35A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9"/>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0"/>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1"/>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2"/>
      </w:r>
      <w:r w:rsidRPr="00AB1781">
        <w:t xml:space="preserve"> in the sun;</w:t>
      </w:r>
      <w:r w:rsidRPr="00AB1781">
        <w:rPr>
          <w:rStyle w:val="FootnoteReference"/>
        </w:rPr>
        <w:footnoteReference w:id="93"/>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4"/>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5"/>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6"/>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7"/>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8"/>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57ED676"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35F1F">
        <w:t>Psalm</w:t>
      </w:r>
      <w:r w:rsidR="00E35F1F" w:rsidRPr="00AB1781">
        <w:t xml:space="preserve"> 24</w:t>
      </w:r>
      <w:r w:rsidR="00E35F1F">
        <w:t>: “To You, O Lord, I lift up my soul”</w:t>
      </w:r>
      <w:r>
        <w:fldChar w:fldCharType="end"/>
      </w:r>
      <w:r>
        <w:t xml:space="preserve">, page </w:t>
      </w:r>
      <w:r>
        <w:fldChar w:fldCharType="begin"/>
      </w:r>
      <w:r>
        <w:instrText xml:space="preserve"> PAGEREF _Ref412026003 \h </w:instrText>
      </w:r>
      <w:r>
        <w:fldChar w:fldCharType="separate"/>
      </w:r>
      <w:r w:rsidR="00E35F1F">
        <w:rPr>
          <w:noProof/>
        </w:rPr>
        <w:t>177</w:t>
      </w:r>
      <w:r>
        <w:fldChar w:fldCharType="end"/>
      </w:r>
      <w:r>
        <w:t>.</w:t>
      </w:r>
    </w:p>
    <w:p w14:paraId="2E6C9A8C" w14:textId="5A97DDA6" w:rsidR="00CF35A1" w:rsidRPr="00CF35A1" w:rsidRDefault="002D71F0" w:rsidP="00BF0205">
      <w:pPr>
        <w:pStyle w:val="Heading4"/>
      </w:pPr>
      <w:bookmarkStart w:id="238" w:name="_Ref412110716"/>
      <w:r>
        <w:t>Psalm</w:t>
      </w:r>
      <w:r w:rsidR="00CF35A1" w:rsidRPr="00AB1781">
        <w:t xml:space="preserve"> 19</w:t>
      </w:r>
      <w:r>
        <w:t xml:space="preserve">: </w:t>
      </w:r>
      <w:r w:rsidR="005A728E">
        <w:t>“</w:t>
      </w:r>
      <w:r>
        <w:t>May the Lord hear you in the day o</w:t>
      </w:r>
      <w:r w:rsidR="005453DF">
        <w:t>f affliction”</w:t>
      </w:r>
      <w:bookmarkEnd w:id="23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A48708F"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9"/>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lastRenderedPageBreak/>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0"/>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94F98B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_Ref412026111 \h </w:instrText>
      </w:r>
      <w:r>
        <w:fldChar w:fldCharType="separate"/>
      </w:r>
      <w:r w:rsidR="00E35F1F">
        <w:t>Psalm</w:t>
      </w:r>
      <w:r w:rsidR="00E35F1F" w:rsidRPr="00AB1781">
        <w:t xml:space="preserve"> 22</w:t>
      </w:r>
      <w:r w:rsidR="00E35F1F">
        <w:t>: “The Lord is my Shepherd, and I will lack nothing”</w:t>
      </w:r>
      <w:r>
        <w:fldChar w:fldCharType="end"/>
      </w:r>
      <w:r>
        <w:t xml:space="preserve">, page </w:t>
      </w:r>
      <w:r>
        <w:fldChar w:fldCharType="begin"/>
      </w:r>
      <w:r>
        <w:instrText xml:space="preserve"> PAGEREF _Ref412026111 \h </w:instrText>
      </w:r>
      <w:r>
        <w:fldChar w:fldCharType="separate"/>
      </w:r>
      <w:r w:rsidR="00E35F1F">
        <w:rPr>
          <w:noProof/>
        </w:rPr>
        <w:t>175</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0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lastRenderedPageBreak/>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2"/>
      </w:r>
      <w:r w:rsidRPr="00AB1781">
        <w:t xml:space="preserve"> from the power of the dog.</w:t>
      </w:r>
      <w:r w:rsidR="00ED0D70">
        <w:rPr>
          <w:rStyle w:val="FootnoteReference"/>
        </w:rPr>
        <w:footnoteReference w:id="11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4"/>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1"/>
      </w:r>
    </w:p>
    <w:p w14:paraId="3B6A8177" w14:textId="3FDB7992" w:rsidR="00CF35A1" w:rsidRPr="00CF35A1" w:rsidRDefault="002D71F0" w:rsidP="00BF0205">
      <w:pPr>
        <w:pStyle w:val="Heading4"/>
      </w:pPr>
      <w:bookmarkStart w:id="239" w:name="_Ref412026111"/>
      <w:r>
        <w:t>Psalm</w:t>
      </w:r>
      <w:r w:rsidR="00CF35A1" w:rsidRPr="00AB1781">
        <w:t xml:space="preserve"> 22</w:t>
      </w:r>
      <w:r>
        <w:t xml:space="preserve">: </w:t>
      </w:r>
      <w:r w:rsidR="009216DA">
        <w:t>“</w:t>
      </w:r>
      <w:r>
        <w:t>The Lord is my Shepherd, an</w:t>
      </w:r>
      <w:r w:rsidR="00F017CA">
        <w:t>d I will lack nothing”</w:t>
      </w:r>
      <w:bookmarkEnd w:id="23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A43E9D2"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lastRenderedPageBreak/>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3"/>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4"/>
      </w:r>
    </w:p>
    <w:p w14:paraId="26A7A53B" w14:textId="3AC2383A"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_Ref412110755 \h </w:instrText>
      </w:r>
      <w:r>
        <w:fldChar w:fldCharType="separate"/>
      </w:r>
      <w:r w:rsidR="00E35F1F">
        <w:t>Psalm</w:t>
      </w:r>
      <w:r w:rsidR="00E35F1F" w:rsidRPr="00AB1781">
        <w:t xml:space="preserve"> 23</w:t>
      </w:r>
      <w:r w:rsidR="00E35F1F">
        <w:t>: “The earth is the Lord's and all that is in it”</w:t>
      </w:r>
      <w:r>
        <w:fldChar w:fldCharType="end"/>
      </w:r>
      <w:r>
        <w:t xml:space="preserve">, page </w:t>
      </w:r>
      <w:r>
        <w:fldChar w:fldCharType="begin"/>
      </w:r>
      <w:r>
        <w:instrText xml:space="preserve"> PAGEREF _Ref412110755 \h </w:instrText>
      </w:r>
      <w:r>
        <w:fldChar w:fldCharType="separate"/>
      </w:r>
      <w:r w:rsidR="00E35F1F">
        <w:rPr>
          <w:noProof/>
        </w:rPr>
        <w:t>176</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3DFD110A" w14:textId="645B1EB9" w:rsidR="00CF35A1" w:rsidRPr="00CF35A1" w:rsidRDefault="002D71F0" w:rsidP="00BF0205">
      <w:pPr>
        <w:pStyle w:val="Heading4"/>
      </w:pPr>
      <w:bookmarkStart w:id="240" w:name="_Ref412110755"/>
      <w:r>
        <w:t>Psalm</w:t>
      </w:r>
      <w:r w:rsidR="00CF35A1" w:rsidRPr="00AB1781">
        <w:t xml:space="preserve"> 23</w:t>
      </w:r>
      <w:r>
        <w:t xml:space="preserve">: </w:t>
      </w:r>
      <w:r w:rsidR="009216DA">
        <w:t>“</w:t>
      </w:r>
      <w:r>
        <w:t>The earth is the Lord's and all that is in i</w:t>
      </w:r>
      <w:r w:rsidR="005453DF">
        <w:t>t”</w:t>
      </w:r>
      <w:bookmarkEnd w:id="24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0DD4F87"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7"/>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6299A01D"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_Ref412110770 \h </w:instrText>
      </w:r>
      <w:r>
        <w:fldChar w:fldCharType="separate"/>
      </w:r>
      <w:r w:rsidR="00E35F1F">
        <w:t>Psalm</w:t>
      </w:r>
      <w:r w:rsidR="00E35F1F" w:rsidRPr="00AB1781">
        <w:t xml:space="preserve"> 25</w:t>
      </w:r>
      <w:r w:rsidR="00E35F1F">
        <w:t>: “Judge me, O Lord, for I have walked in my innocence”</w:t>
      </w:r>
      <w:r>
        <w:fldChar w:fldCharType="end"/>
      </w:r>
      <w:r>
        <w:t xml:space="preserve">, page </w:t>
      </w:r>
      <w:r>
        <w:fldChar w:fldCharType="begin"/>
      </w:r>
      <w:r>
        <w:instrText xml:space="preserve"> PAGEREF _Ref412110770 \h </w:instrText>
      </w:r>
      <w:r>
        <w:fldChar w:fldCharType="separate"/>
      </w:r>
      <w:r w:rsidR="00E35F1F">
        <w:rPr>
          <w:noProof/>
        </w:rPr>
        <w:t>179</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1" w:name="_Ref435989991"/>
      <w:r>
        <w:t>Kathisma 4</w:t>
      </w:r>
      <w:bookmarkEnd w:id="241"/>
    </w:p>
    <w:p w14:paraId="125C09B3" w14:textId="71EB341A" w:rsidR="002D71F0" w:rsidRPr="00AB1781" w:rsidRDefault="002D71F0" w:rsidP="00BF0205">
      <w:pPr>
        <w:pStyle w:val="Heading4"/>
      </w:pPr>
      <w:bookmarkStart w:id="242" w:name="_Ref412026003"/>
      <w:r>
        <w:t>Psalm</w:t>
      </w:r>
      <w:r w:rsidRPr="00AB1781">
        <w:t xml:space="preserve"> 24</w:t>
      </w:r>
      <w:r>
        <w:t xml:space="preserve">: </w:t>
      </w:r>
      <w:r w:rsidR="009216DA">
        <w:t>“</w:t>
      </w:r>
      <w:r>
        <w:t xml:space="preserve">To </w:t>
      </w:r>
      <w:r w:rsidR="001040C8">
        <w:t>You</w:t>
      </w:r>
      <w:r>
        <w:t>, O Lord, I lift up my sou</w:t>
      </w:r>
      <w:r w:rsidR="005453DF">
        <w:t>l”</w:t>
      </w:r>
      <w:bookmarkEnd w:id="24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1A9981F9" w:rsidR="002D71F0" w:rsidRP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lastRenderedPageBreak/>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0"/>
      </w:r>
      <w:r w:rsidRPr="00AB1781">
        <w:t xml:space="preserve"> His covenant and His </w:t>
      </w:r>
      <w:r w:rsidR="00055722">
        <w:t>testimonies</w:t>
      </w:r>
      <w:r w:rsidRPr="00AB1781">
        <w:t>.</w:t>
      </w:r>
      <w:r w:rsidRPr="00AB1781">
        <w:rPr>
          <w:rStyle w:val="FootnoteReference"/>
        </w:rPr>
        <w:footnoteReference w:id="13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7"/>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14D9A17"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35F1F">
        <w:t>Psalm</w:t>
      </w:r>
      <w:r w:rsidR="00E35F1F" w:rsidRPr="00AB1781">
        <w:t xml:space="preserve"> 26</w:t>
      </w:r>
      <w:r w:rsidR="00E35F1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35F1F">
        <w:rPr>
          <w:noProof/>
        </w:rPr>
        <w:t>180</w:t>
      </w:r>
      <w:r>
        <w:fldChar w:fldCharType="end"/>
      </w:r>
      <w:r>
        <w:t>.</w:t>
      </w:r>
    </w:p>
    <w:p w14:paraId="4F2251F9" w14:textId="2E14AC17" w:rsidR="002D71F0" w:rsidRPr="00906079" w:rsidRDefault="00906079" w:rsidP="00BF0205">
      <w:pPr>
        <w:pStyle w:val="Heading4"/>
      </w:pPr>
      <w:bookmarkStart w:id="243" w:name="_Ref412110770"/>
      <w:r>
        <w:t>Psalm</w:t>
      </w:r>
      <w:r w:rsidR="002D71F0" w:rsidRPr="00AB1781">
        <w:t xml:space="preserve"> 25</w:t>
      </w:r>
      <w:r>
        <w:t xml:space="preserve">: </w:t>
      </w:r>
      <w:r w:rsidR="009216DA">
        <w:t>“</w:t>
      </w:r>
      <w:r>
        <w:t>Judge me, O Lord, for I have walked in my innocenc</w:t>
      </w:r>
      <w:r w:rsidR="005453DF">
        <w:t>e”</w:t>
      </w:r>
      <w:bookmarkEnd w:id="24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CBDA1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lastRenderedPageBreak/>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1"/>
      </w:r>
    </w:p>
    <w:p w14:paraId="7BB9F7DC" w14:textId="450F9CB2"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_Ref412110790 \h </w:instrText>
      </w:r>
      <w:r>
        <w:fldChar w:fldCharType="separate"/>
      </w:r>
      <w:r w:rsidR="00E35F1F">
        <w:t>Psalm</w:t>
      </w:r>
      <w:r w:rsidR="00E35F1F" w:rsidRPr="00AB1781">
        <w:t xml:space="preserve"> 28</w:t>
      </w:r>
      <w:r w:rsidR="00E35F1F">
        <w:t>: “Bring to the Lord, O sons of God”</w:t>
      </w:r>
      <w:r>
        <w:fldChar w:fldCharType="end"/>
      </w:r>
      <w:r>
        <w:t xml:space="preserve">, page </w:t>
      </w:r>
      <w:r>
        <w:fldChar w:fldCharType="begin"/>
      </w:r>
      <w:r>
        <w:instrText xml:space="preserve"> PAGEREF _Ref412110790 \h </w:instrText>
      </w:r>
      <w:r>
        <w:fldChar w:fldCharType="separate"/>
      </w:r>
      <w:r w:rsidR="00E35F1F">
        <w:rPr>
          <w:noProof/>
        </w:rPr>
        <w:t>183</w:t>
      </w:r>
      <w:r>
        <w:fldChar w:fldCharType="end"/>
      </w:r>
      <w:r>
        <w:t>.</w:t>
      </w:r>
    </w:p>
    <w:p w14:paraId="4B35662F" w14:textId="12BA05FF" w:rsidR="002D71F0" w:rsidRPr="00906079" w:rsidRDefault="00906079" w:rsidP="00BF0205">
      <w:pPr>
        <w:pStyle w:val="Heading4"/>
      </w:pPr>
      <w:bookmarkStart w:id="244" w:name="_Ref412026021"/>
      <w:r>
        <w:t>Psalm</w:t>
      </w:r>
      <w:r w:rsidR="002D71F0" w:rsidRPr="00AB1781">
        <w:t xml:space="preserve"> 26</w:t>
      </w:r>
      <w:r>
        <w:t xml:space="preserve"> </w:t>
      </w:r>
      <w:r w:rsidR="009216DA">
        <w:t>“</w:t>
      </w:r>
      <w:r>
        <w:t>The Lord is my light and my Saviour; whom shall I fea</w:t>
      </w:r>
      <w:r w:rsidR="005453DF">
        <w:t>r”</w:t>
      </w:r>
      <w:bookmarkEnd w:id="24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53CBAD79" w:rsidR="00F14AA6" w:rsidRDefault="00F14AA6" w:rsidP="009060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lastRenderedPageBreak/>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4"/>
      </w:r>
    </w:p>
    <w:p w14:paraId="68B54E1E" w14:textId="1CB40D86" w:rsidR="002D71F0" w:rsidRPr="00AB1781" w:rsidRDefault="002D71F0" w:rsidP="00906079">
      <w:pPr>
        <w:pStyle w:val="EnglishHangNoCoptic"/>
      </w:pPr>
      <w:r w:rsidRPr="00AB1781">
        <w:lastRenderedPageBreak/>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6667BE8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35F1F">
        <w:t>Psalm</w:t>
      </w:r>
      <w:r w:rsidR="00E35F1F" w:rsidRPr="00AB1781">
        <w:t xml:space="preserve"> 66</w:t>
      </w:r>
      <w:r w:rsidR="00E35F1F">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35F1F">
        <w:rPr>
          <w:noProof/>
        </w:rPr>
        <w:t>240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lastRenderedPageBreak/>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7"/>
      </w:r>
    </w:p>
    <w:p w14:paraId="74EB604D" w14:textId="1BE439E9" w:rsidR="002D71F0" w:rsidRPr="00906079" w:rsidRDefault="00906079" w:rsidP="00BF0205">
      <w:pPr>
        <w:pStyle w:val="Heading4"/>
      </w:pPr>
      <w:bookmarkStart w:id="245" w:name="_Ref412110790"/>
      <w:r>
        <w:t>Psalm</w:t>
      </w:r>
      <w:r w:rsidR="002D71F0" w:rsidRPr="00AB1781">
        <w:t xml:space="preserve"> 28</w:t>
      </w:r>
      <w:r>
        <w:t xml:space="preserve">: </w:t>
      </w:r>
      <w:r w:rsidR="009216DA">
        <w:t>“</w:t>
      </w:r>
      <w:r>
        <w:t>Bring to the Lord, O sons of Go</w:t>
      </w:r>
      <w:r w:rsidR="005453DF">
        <w:t>d”</w:t>
      </w:r>
      <w:bookmarkEnd w:id="24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14285F6D"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lastRenderedPageBreak/>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B849970"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511CF4D8" w14:textId="0112890B" w:rsidR="002D71F0" w:rsidRPr="00906079" w:rsidRDefault="00906079" w:rsidP="00BF0205">
      <w:pPr>
        <w:pStyle w:val="Heading4"/>
      </w:pPr>
      <w:bookmarkStart w:id="246"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99861A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lastRenderedPageBreak/>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2"/>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3"/>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4"/>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5"/>
      </w:r>
      <w:r w:rsidRPr="00AB1781">
        <w:t xml:space="preserve"> </w:t>
      </w:r>
      <w:r w:rsidR="001040C8">
        <w:t>You</w:t>
      </w:r>
      <w:r w:rsidRPr="00AB1781">
        <w:t xml:space="preserve"> </w:t>
      </w:r>
      <w:r w:rsidR="00A8396B">
        <w:t>forever</w:t>
      </w:r>
      <w:r w:rsidRPr="00AB1781">
        <w:t>.</w:t>
      </w:r>
    </w:p>
    <w:p w14:paraId="554C34EF" w14:textId="6DC354BE"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_Ref412110815 \h </w:instrText>
      </w:r>
      <w:r>
        <w:fldChar w:fldCharType="separate"/>
      </w:r>
      <w:r w:rsidR="00E35F1F">
        <w:t>Psalm</w:t>
      </w:r>
      <w:r w:rsidR="00E35F1F" w:rsidRPr="00AB1781">
        <w:t xml:space="preserve"> 33</w:t>
      </w:r>
      <w:r w:rsidR="00E35F1F">
        <w:t>: “I will bless the Lord at all times”</w:t>
      </w:r>
      <w:r>
        <w:fldChar w:fldCharType="end"/>
      </w:r>
      <w:r>
        <w:t xml:space="preserve">, page </w:t>
      </w:r>
      <w:r>
        <w:fldChar w:fldCharType="begin"/>
      </w:r>
      <w:r>
        <w:instrText xml:space="preserve"> PAGEREF _Ref412110815 \h </w:instrText>
      </w:r>
      <w:r>
        <w:fldChar w:fldCharType="separate"/>
      </w:r>
      <w:r w:rsidR="00E35F1F">
        <w:rPr>
          <w:noProof/>
        </w:rPr>
        <w:t>191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7"/>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8"/>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lastRenderedPageBreak/>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9"/>
      </w:r>
    </w:p>
    <w:p w14:paraId="6E391C48" w14:textId="08B716E5" w:rsidR="002D71F0" w:rsidRPr="00AB1781" w:rsidRDefault="002D71F0" w:rsidP="00906079">
      <w:pPr>
        <w:pStyle w:val="EnglishHangNoCoptic"/>
      </w:pPr>
      <w:r w:rsidRPr="00AB1781">
        <w:lastRenderedPageBreak/>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2"/>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3"/>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4"/>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6"/>
      </w:r>
      <w:r w:rsidR="00E87C17">
        <w:t>,</w:t>
      </w:r>
      <w:r w:rsidRPr="00AB1781">
        <w:t xml:space="preserve"> all you </w:t>
      </w:r>
      <w:r w:rsidR="00121720">
        <w:t>upright in</w:t>
      </w:r>
      <w:r w:rsidRPr="00AB1781">
        <w:t xml:space="preserve"> heart.</w:t>
      </w:r>
      <w:r w:rsidRPr="00AB1781">
        <w:rPr>
          <w:rStyle w:val="FootnoteReference"/>
        </w:rPr>
        <w:footnoteReference w:id="16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7" w:name="_Ref435438533"/>
      <w:r w:rsidRPr="00AB1781">
        <w:t>K</w:t>
      </w:r>
      <w:r>
        <w:t>athisma 5</w:t>
      </w:r>
      <w:bookmarkEnd w:id="247"/>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lastRenderedPageBreak/>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8"/>
      </w:r>
      <w:r w:rsidRPr="00AB1781">
        <w:t xml:space="preserve"> the Lord with the </w:t>
      </w:r>
      <w:r w:rsidR="00643986">
        <w:t>lyre</w:t>
      </w:r>
      <w:r w:rsidR="00643986">
        <w:rPr>
          <w:rStyle w:val="FootnoteReference"/>
        </w:rPr>
        <w:footnoteReference w:id="16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0"/>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7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8" w:name="_Ref412110815"/>
      <w:r>
        <w:t>Psalm</w:t>
      </w:r>
      <w:r w:rsidRPr="00AB1781">
        <w:t xml:space="preserve"> 33</w:t>
      </w:r>
      <w:r>
        <w:t xml:space="preserve">: </w:t>
      </w:r>
      <w:r w:rsidR="009216DA">
        <w:t>“</w:t>
      </w:r>
      <w:r>
        <w:t>I will bless the Lord at all time</w:t>
      </w:r>
      <w:r w:rsidR="005453DF">
        <w:t>s”</w:t>
      </w:r>
      <w:bookmarkEnd w:id="24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56D3498" w:rsidR="00F14AA6" w:rsidRDefault="00F14AA6" w:rsidP="00950468">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0"/>
      </w:r>
      <w:r w:rsidRPr="00AB1781">
        <w:t>.</w:t>
      </w:r>
    </w:p>
    <w:p w14:paraId="77115137" w14:textId="5CBF05F0"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_Ref412110829 \h </w:instrText>
      </w:r>
      <w:r>
        <w:fldChar w:fldCharType="separate"/>
      </w:r>
      <w:r w:rsidR="00E35F1F">
        <w:t>Psalm</w:t>
      </w:r>
      <w:r w:rsidR="00E35F1F" w:rsidRPr="00AB1781">
        <w:t xml:space="preserve"> 40</w:t>
      </w:r>
      <w:r w:rsidR="00E35F1F">
        <w:t>: “Blessed is he who considers the poor and needy”</w:t>
      </w:r>
      <w:r>
        <w:fldChar w:fldCharType="end"/>
      </w:r>
      <w:r>
        <w:t xml:space="preserve">, page </w:t>
      </w:r>
      <w:r>
        <w:fldChar w:fldCharType="begin"/>
      </w:r>
      <w:r>
        <w:instrText xml:space="preserve"> PAGEREF _Ref412110829 \h </w:instrText>
      </w:r>
      <w:r>
        <w:fldChar w:fldCharType="separate"/>
      </w:r>
      <w:r w:rsidR="00E35F1F">
        <w:rPr>
          <w:noProof/>
        </w:rPr>
        <w:t>205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lastRenderedPageBreak/>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4"/>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5"/>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lastRenderedPageBreak/>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lastRenderedPageBreak/>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lastRenderedPageBreak/>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5"/>
      </w:r>
      <w:r w:rsidRPr="00AB1781">
        <w:t xml:space="preserve"> and be fed </w:t>
      </w:r>
      <w:r w:rsidR="00402CB0">
        <w:t>by</w:t>
      </w:r>
      <w:r w:rsidRPr="00AB1781">
        <w:t xml:space="preserve"> its wealth.</w:t>
      </w:r>
      <w:r w:rsidRPr="00AB1781">
        <w:rPr>
          <w:rStyle w:val="FootnoteReference"/>
        </w:rPr>
        <w:footnoteReference w:id="196"/>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lastRenderedPageBreak/>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5"/>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9" w:name="_Ref435438548"/>
      <w:r w:rsidRPr="00AB1781">
        <w:t>K</w:t>
      </w:r>
      <w:r>
        <w:t>athisma 6</w:t>
      </w:r>
      <w:bookmarkEnd w:id="249"/>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lastRenderedPageBreak/>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6"/>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7"/>
      </w:r>
    </w:p>
    <w:p w14:paraId="3FB3B60D" w14:textId="78545F25" w:rsidR="00950468" w:rsidRPr="00AB1781" w:rsidRDefault="00950468" w:rsidP="004E0D33">
      <w:pPr>
        <w:pStyle w:val="EnglishHangEndNoCoptic"/>
      </w:pPr>
      <w:r w:rsidRPr="00AB1781">
        <w:lastRenderedPageBreak/>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0" w:name="_Ref412110829"/>
      <w:r>
        <w:t>Psalm</w:t>
      </w:r>
      <w:r w:rsidR="00950468" w:rsidRPr="00AB1781">
        <w:t xml:space="preserve"> 40</w:t>
      </w:r>
      <w:r>
        <w:t xml:space="preserve">: </w:t>
      </w:r>
      <w:r w:rsidR="009216DA">
        <w:t>“</w:t>
      </w:r>
      <w:r>
        <w:t>Blessed is he who considers the poor and need</w:t>
      </w:r>
      <w:r w:rsidR="005453DF">
        <w:t>y”</w:t>
      </w:r>
      <w:bookmarkEnd w:id="25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45D1E7B"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8"/>
      </w:r>
    </w:p>
    <w:p w14:paraId="596B22B1" w14:textId="3B8B22B0" w:rsidR="00950468" w:rsidRPr="00AB1781" w:rsidRDefault="00950468" w:rsidP="004E0D33">
      <w:pPr>
        <w:pStyle w:val="EnglishHangNoCoptic"/>
      </w:pPr>
      <w:r w:rsidRPr="00AB1781">
        <w:lastRenderedPageBreak/>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2"/>
      </w:r>
    </w:p>
    <w:p w14:paraId="3B07415D" w14:textId="48714143" w:rsidR="00B35B25"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lastRenderedPageBreak/>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5"/>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1" w:name="_Ref412026139"/>
      <w:r>
        <w:lastRenderedPageBreak/>
        <w:t>Psalm</w:t>
      </w:r>
      <w:r w:rsidR="00950468" w:rsidRPr="00AB1781">
        <w:t xml:space="preserve"> 42</w:t>
      </w:r>
      <w:r>
        <w:t xml:space="preserve">: </w:t>
      </w:r>
      <w:r w:rsidR="009216DA">
        <w:t>“</w:t>
      </w:r>
      <w:r>
        <w:t>Judge me, O God, and defend my caus</w:t>
      </w:r>
      <w:r w:rsidR="00F017CA">
        <w:t>e”</w:t>
      </w:r>
      <w:bookmarkEnd w:id="25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449B910"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3973A564"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_Ref412110857 \h </w:instrText>
      </w:r>
      <w:r>
        <w:fldChar w:fldCharType="separate"/>
      </w:r>
      <w:r w:rsidR="00E35F1F">
        <w:t>Psalm</w:t>
      </w:r>
      <w:r w:rsidR="00E35F1F" w:rsidRPr="00AB1781">
        <w:t xml:space="preserve"> 44</w:t>
      </w:r>
      <w:r w:rsidR="00E35F1F">
        <w:t>: “My heart erupted with a good word”</w:t>
      </w:r>
      <w:r>
        <w:fldChar w:fldCharType="end"/>
      </w:r>
      <w:r>
        <w:t xml:space="preserve">, page </w:t>
      </w:r>
      <w:r>
        <w:fldChar w:fldCharType="begin"/>
      </w:r>
      <w:r>
        <w:instrText xml:space="preserve"> PAGEREF _Ref412110857 \h </w:instrText>
      </w:r>
      <w:r>
        <w:fldChar w:fldCharType="separate"/>
      </w:r>
      <w:r w:rsidR="00E35F1F">
        <w:rPr>
          <w:noProof/>
        </w:rPr>
        <w:t>211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lastRenderedPageBreak/>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lastRenderedPageBreak/>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2"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CA3A5DC"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9"/>
      </w:r>
    </w:p>
    <w:p w14:paraId="4B3A1FCE" w14:textId="4D474D41" w:rsidR="00950468" w:rsidRPr="00AB1781" w:rsidRDefault="00950468" w:rsidP="004E0D33">
      <w:pPr>
        <w:pStyle w:val="EnglishHangNoCoptic"/>
      </w:pPr>
      <w:r w:rsidRPr="00AB1781">
        <w:lastRenderedPageBreak/>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217CCA6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_Ref412110915 \h </w:instrText>
      </w:r>
      <w:r>
        <w:fldChar w:fldCharType="separate"/>
      </w:r>
      <w:r w:rsidR="00E35F1F">
        <w:t>Psalm</w:t>
      </w:r>
      <w:r w:rsidR="00E35F1F" w:rsidRPr="00AB1781">
        <w:t xml:space="preserve"> 45</w:t>
      </w:r>
      <w:r w:rsidR="00E35F1F">
        <w:t>: “God is our refuge and strength”</w:t>
      </w:r>
      <w:r>
        <w:fldChar w:fldCharType="end"/>
      </w:r>
      <w:r>
        <w:t xml:space="preserve">, page </w:t>
      </w:r>
      <w:r>
        <w:fldChar w:fldCharType="begin"/>
      </w:r>
      <w:r>
        <w:instrText xml:space="preserve"> PAGEREF _Ref412110915 \h </w:instrText>
      </w:r>
      <w:r>
        <w:fldChar w:fldCharType="separate"/>
      </w:r>
      <w:r w:rsidR="00E35F1F">
        <w:rPr>
          <w:noProof/>
        </w:rPr>
        <w:t>212</w:t>
      </w:r>
      <w:r>
        <w:fldChar w:fldCharType="end"/>
      </w:r>
      <w:r>
        <w:t>.</w:t>
      </w:r>
    </w:p>
    <w:p w14:paraId="5C84228E" w14:textId="1E068D83" w:rsidR="00950468" w:rsidRPr="008242AB" w:rsidRDefault="008242AB" w:rsidP="00BF0205">
      <w:pPr>
        <w:pStyle w:val="Heading4"/>
      </w:pPr>
      <w:bookmarkStart w:id="253" w:name="_Ref412110915"/>
      <w:r>
        <w:t>Psalm</w:t>
      </w:r>
      <w:r w:rsidR="00950468" w:rsidRPr="00AB1781">
        <w:t xml:space="preserve"> 45</w:t>
      </w:r>
      <w:r>
        <w:t xml:space="preserve">: </w:t>
      </w:r>
      <w:r w:rsidR="009216DA">
        <w:t>“</w:t>
      </w:r>
      <w:r>
        <w:t>God is our refuge and strengt</w:t>
      </w:r>
      <w:r w:rsidR="005453DF">
        <w:t>h”</w:t>
      </w:r>
      <w:bookmarkEnd w:id="25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0D18BFA" w:rsidR="00F14AA6" w:rsidRDefault="00F14AA6" w:rsidP="008242AB">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lastRenderedPageBreak/>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E725F46"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_Ref412110929 \h </w:instrText>
      </w:r>
      <w:r>
        <w:fldChar w:fldCharType="separate"/>
      </w:r>
      <w:r w:rsidR="00E35F1F">
        <w:t>Psalm</w:t>
      </w:r>
      <w:r w:rsidR="00E35F1F" w:rsidRPr="00AB1781">
        <w:t xml:space="preserve"> 46</w:t>
      </w:r>
      <w:r w:rsidR="00E35F1F">
        <w:t>: “Clap your hands, all you nations”</w:t>
      </w:r>
      <w:r>
        <w:fldChar w:fldCharType="end"/>
      </w:r>
      <w:r>
        <w:t xml:space="preserve">, page </w:t>
      </w:r>
      <w:r>
        <w:fldChar w:fldCharType="begin"/>
      </w:r>
      <w:r>
        <w:instrText xml:space="preserve"> PAGEREF _Ref412110929 \h </w:instrText>
      </w:r>
      <w:r>
        <w:fldChar w:fldCharType="separate"/>
      </w:r>
      <w:r w:rsidR="00E35F1F">
        <w:rPr>
          <w:noProof/>
        </w:rPr>
        <w:t>214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4" w:name="_Ref435990010"/>
      <w:r>
        <w:lastRenderedPageBreak/>
        <w:t>Kathisma 7</w:t>
      </w:r>
      <w:bookmarkEnd w:id="254"/>
    </w:p>
    <w:p w14:paraId="3F629085" w14:textId="3F034B79" w:rsidR="00A6346F" w:rsidRPr="00A6346F" w:rsidRDefault="00A6346F" w:rsidP="00BF0205">
      <w:pPr>
        <w:pStyle w:val="Heading4"/>
      </w:pPr>
      <w:bookmarkStart w:id="255" w:name="_Ref412110929"/>
      <w:r>
        <w:t>Psalm</w:t>
      </w:r>
      <w:r w:rsidRPr="00AB1781">
        <w:t xml:space="preserve"> 46</w:t>
      </w:r>
      <w:r>
        <w:t xml:space="preserve">: </w:t>
      </w:r>
      <w:r w:rsidR="009216DA">
        <w:t>“C</w:t>
      </w:r>
      <w:r>
        <w:t>lap your hand</w:t>
      </w:r>
      <w:r w:rsidR="005453DF">
        <w:t>s, all you nations”</w:t>
      </w:r>
      <w:bookmarkEnd w:id="25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60793A38" w:rsidR="00F14AA6" w:rsidRDefault="00F14AA6" w:rsidP="00A6346F">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2"/>
      </w:r>
    </w:p>
    <w:p w14:paraId="262D1E8F" w14:textId="427DFC7B"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are completed.</w:t>
      </w:r>
    </w:p>
    <w:p w14:paraId="71E52EE1" w14:textId="1435EB3D" w:rsidR="00A6346F" w:rsidRPr="00A6346F" w:rsidRDefault="00A6346F" w:rsidP="00BF0205">
      <w:pPr>
        <w:pStyle w:val="Heading4"/>
      </w:pPr>
      <w:r>
        <w:lastRenderedPageBreak/>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5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2A87385A" w:rsidR="00A6346F" w:rsidRPr="00A6346F" w:rsidRDefault="00A6346F" w:rsidP="00BF0205">
      <w:pPr>
        <w:pStyle w:val="Heading4"/>
      </w:pPr>
      <w:bookmarkStart w:id="256" w:name="_Ref411967565"/>
      <w:r>
        <w:t>Psalm</w:t>
      </w:r>
      <w:r w:rsidRPr="00AB1781">
        <w:t xml:space="preserve"> 50</w:t>
      </w:r>
      <w:r>
        <w:t xml:space="preserve">: </w:t>
      </w:r>
      <w:r w:rsidR="009216DA">
        <w:t>“</w:t>
      </w:r>
      <w:r>
        <w:t xml:space="preserve">Have mercy on me, O God, in </w:t>
      </w:r>
      <w:r w:rsidR="00E570CB">
        <w:t>Your</w:t>
      </w:r>
      <w:r>
        <w:t xml:space="preserve"> great mercy</w:t>
      </w:r>
      <w:bookmarkEnd w:id="256"/>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B1F3A5F" w:rsidR="00C06875" w:rsidRDefault="00C06875" w:rsidP="00336170">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35F1F">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35F1F">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35F1F">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35F1F">
        <w:rPr>
          <w:noProof/>
        </w:rPr>
        <w:t>76</w:t>
      </w:r>
      <w:r>
        <w:fldChar w:fldCharType="end"/>
      </w:r>
      <w:r>
        <w:t xml:space="preserve">; </w:t>
      </w:r>
      <w:r>
        <w:fldChar w:fldCharType="begin"/>
      </w:r>
      <w:r>
        <w:instrText xml:space="preserve"> REF _Ref435434353 \h </w:instrText>
      </w:r>
      <w:r>
        <w:fldChar w:fldCharType="separate"/>
      </w:r>
      <w:r w:rsidR="00E35F1F">
        <w:t>The Psalms of the Third Hour</w:t>
      </w:r>
      <w:r>
        <w:fldChar w:fldCharType="end"/>
      </w:r>
      <w:r>
        <w:t xml:space="preserve">, page </w:t>
      </w:r>
      <w:r>
        <w:fldChar w:fldCharType="begin"/>
      </w:r>
      <w:r>
        <w:instrText xml:space="preserve"> PAGEREF _Ref435434358 \h </w:instrText>
      </w:r>
      <w:r>
        <w:fldChar w:fldCharType="separate"/>
      </w:r>
      <w:r w:rsidR="00E35F1F">
        <w:rPr>
          <w:noProof/>
        </w:rPr>
        <w:t>96</w:t>
      </w:r>
      <w:r>
        <w:fldChar w:fldCharType="end"/>
      </w:r>
      <w:r>
        <w:t xml:space="preserve">; </w:t>
      </w:r>
      <w:r>
        <w:fldChar w:fldCharType="begin"/>
      </w:r>
      <w:r>
        <w:instrText xml:space="preserve"> REF _Ref435434365 \h </w:instrText>
      </w:r>
      <w:r>
        <w:fldChar w:fldCharType="separate"/>
      </w:r>
      <w:r w:rsidR="00E35F1F">
        <w:t>The Psalms of the Sixth Hour</w:t>
      </w:r>
      <w:r>
        <w:fldChar w:fldCharType="end"/>
      </w:r>
      <w:r>
        <w:t xml:space="preserve">, page </w:t>
      </w:r>
      <w:r>
        <w:fldChar w:fldCharType="begin"/>
      </w:r>
      <w:r>
        <w:instrText xml:space="preserve"> PAGEREF _Ref435434371 \p \h </w:instrText>
      </w:r>
      <w:r>
        <w:fldChar w:fldCharType="separate"/>
      </w:r>
      <w:r w:rsidR="00E35F1F">
        <w:rPr>
          <w:noProof/>
        </w:rPr>
        <w:t>on page 99</w:t>
      </w:r>
      <w:r>
        <w:fldChar w:fldCharType="end"/>
      </w:r>
      <w:r>
        <w:t xml:space="preserve">; </w:t>
      </w:r>
      <w:r>
        <w:fldChar w:fldCharType="begin"/>
      </w:r>
      <w:r>
        <w:instrText xml:space="preserve"> REF _Ref435434381 \h </w:instrText>
      </w:r>
      <w:r>
        <w:fldChar w:fldCharType="separate"/>
      </w:r>
      <w:r w:rsidR="00E35F1F">
        <w:t>The Psalms of the Ninth Hour</w:t>
      </w:r>
      <w:r>
        <w:fldChar w:fldCharType="end"/>
      </w:r>
      <w:r>
        <w:t xml:space="preserve">, page </w:t>
      </w:r>
      <w:r>
        <w:fldChar w:fldCharType="begin"/>
      </w:r>
      <w:r>
        <w:instrText xml:space="preserve"> PAGEREF _Ref435434387 \h </w:instrText>
      </w:r>
      <w:r>
        <w:fldChar w:fldCharType="separate"/>
      </w:r>
      <w:r w:rsidR="00E35F1F">
        <w:rPr>
          <w:noProof/>
        </w:rPr>
        <w:t>103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7"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223E3148" w:rsidR="00F14AA6" w:rsidRDefault="00F14AA6" w:rsidP="00FD3FDA">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6"/>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8"/>
      </w:r>
      <w:r w:rsidRPr="00AB1781">
        <w:t xml:space="preserve"> </w:t>
      </w:r>
      <w:r w:rsidR="00E570CB">
        <w:t>Your</w:t>
      </w:r>
      <w:r w:rsidRPr="00AB1781">
        <w:t xml:space="preserve"> Name, O Lord, for it is good.</w:t>
      </w:r>
      <w:r w:rsidRPr="00AB1781">
        <w:rPr>
          <w:rStyle w:val="FootnoteReference"/>
        </w:rPr>
        <w:footnoteReference w:id="27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0"/>
      </w:r>
    </w:p>
    <w:p w14:paraId="01F8EC09" w14:textId="3E24161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lastRenderedPageBreak/>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8" w:name="_Ref435438564"/>
      <w:r w:rsidRPr="00AB1781">
        <w:t>K</w:t>
      </w:r>
      <w:r>
        <w:t>athisma</w:t>
      </w:r>
      <w:r w:rsidR="0044639B">
        <w:t xml:space="preserve"> 8</w:t>
      </w:r>
      <w:bookmarkEnd w:id="258"/>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lastRenderedPageBreak/>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9" w:name="_Ref412026190"/>
      <w:r>
        <w:lastRenderedPageBreak/>
        <w:t>Psalm</w:t>
      </w:r>
      <w:r w:rsidRPr="00AB1781">
        <w:t xml:space="preserve"> 56</w:t>
      </w:r>
      <w:r>
        <w:t xml:space="preserve">: </w:t>
      </w:r>
      <w:r w:rsidR="009216DA">
        <w:t>“</w:t>
      </w:r>
      <w:r>
        <w:t>Have mercy on me, O God, have mercy on m</w:t>
      </w:r>
      <w:r w:rsidR="00F017CA">
        <w:t>e”</w:t>
      </w:r>
      <w:bookmarkEnd w:id="25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0B73CDD" w:rsidR="00F14AA6" w:rsidRDefault="00F14AA6" w:rsidP="009E7111">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lastRenderedPageBreak/>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0"/>
      </w:r>
    </w:p>
    <w:p w14:paraId="46679648" w14:textId="6C6597E3"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35F1F">
        <w:t>Psalm</w:t>
      </w:r>
      <w:r w:rsidR="00E35F1F" w:rsidRPr="00AB1781">
        <w:t xml:space="preserve"> 60</w:t>
      </w:r>
      <w:r w:rsidR="00E35F1F">
        <w:t>: “Hear my supplication, O God”</w:t>
      </w:r>
      <w:r>
        <w:fldChar w:fldCharType="end"/>
      </w:r>
      <w:r>
        <w:t xml:space="preserve">, page </w:t>
      </w:r>
      <w:r>
        <w:fldChar w:fldCharType="begin"/>
      </w:r>
      <w:r>
        <w:instrText xml:space="preserve"> PAGEREF _Ref412111219 \h </w:instrText>
      </w:r>
      <w:r>
        <w:fldChar w:fldCharType="separate"/>
      </w:r>
      <w:r w:rsidR="00E35F1F">
        <w:rPr>
          <w:noProof/>
        </w:rPr>
        <w:t>233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lastRenderedPageBreak/>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lastRenderedPageBreak/>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0" w:name="_Ref412111219"/>
      <w:r>
        <w:lastRenderedPageBreak/>
        <w:t>Psalm</w:t>
      </w:r>
      <w:r w:rsidR="009E7111" w:rsidRPr="00AB1781">
        <w:t xml:space="preserve"> 60</w:t>
      </w:r>
      <w:r>
        <w:t xml:space="preserve">: </w:t>
      </w:r>
      <w:r w:rsidR="009216DA">
        <w:t>“Hear</w:t>
      </w:r>
      <w:r>
        <w:t xml:space="preserve"> my supplicatio</w:t>
      </w:r>
      <w:r w:rsidR="005453DF">
        <w:t>n, O God”</w:t>
      </w:r>
      <w:bookmarkEnd w:id="26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8196C73" w:rsidR="00F14AA6" w:rsidRDefault="00F14AA6" w:rsidP="0003564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25B4E9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lastRenderedPageBreak/>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7"/>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8"/>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9"/>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lastRenderedPageBreak/>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0"/>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1"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C70001D" w:rsidR="00F14AA6" w:rsidRDefault="00F14AA6" w:rsidP="00035647">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1"/>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lastRenderedPageBreak/>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5CC2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35F1F">
        <w:t>Psalm</w:t>
      </w:r>
      <w:r w:rsidR="00E35F1F" w:rsidRPr="00AB1781">
        <w:t xml:space="preserve"> 66</w:t>
      </w:r>
      <w:r w:rsidR="00E35F1F">
        <w:t>: “May God have compassion on us and bless us”</w:t>
      </w:r>
      <w:r>
        <w:fldChar w:fldCharType="end"/>
      </w:r>
      <w:r>
        <w:t xml:space="preserve">, page </w:t>
      </w:r>
      <w:r>
        <w:fldChar w:fldCharType="begin"/>
      </w:r>
      <w:r>
        <w:instrText xml:space="preserve"> PAGEREF _Ref412026041 \h </w:instrText>
      </w:r>
      <w:r>
        <w:fldChar w:fldCharType="separate"/>
      </w:r>
      <w:r w:rsidR="00E35F1F">
        <w:rPr>
          <w:noProof/>
        </w:rPr>
        <w:t>240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lastRenderedPageBreak/>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2" w:name="_Ref435438574"/>
      <w:r w:rsidRPr="00AB1781">
        <w:t>K</w:t>
      </w:r>
      <w:r>
        <w:t>athisma 9</w:t>
      </w:r>
      <w:bookmarkEnd w:id="262"/>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lastRenderedPageBreak/>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5"/>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9"/>
      </w:r>
      <w:r w:rsidRPr="00AB1781">
        <w:t xml:space="preserve"> worship</w:t>
      </w:r>
      <w:r w:rsidR="000E01D1">
        <w:rPr>
          <w:rStyle w:val="FootnoteReference"/>
        </w:rPr>
        <w:footnoteReference w:id="31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lastRenderedPageBreak/>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3" w:name="_Ref412026041"/>
      <w:r>
        <w:t>Psalm</w:t>
      </w:r>
      <w:r w:rsidRPr="00AB1781">
        <w:t xml:space="preserve"> 66</w:t>
      </w:r>
      <w:r>
        <w:t xml:space="preserve">: </w:t>
      </w:r>
      <w:r w:rsidR="007D2678">
        <w:t>“</w:t>
      </w:r>
      <w:r>
        <w:t>M</w:t>
      </w:r>
      <w:r w:rsidR="007D2678">
        <w:t>a</w:t>
      </w:r>
      <w:r>
        <w:t>y God have compassion on us and bless u</w:t>
      </w:r>
      <w:r w:rsidR="005453DF">
        <w:t>s”</w:t>
      </w:r>
      <w:bookmarkEnd w:id="26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71458DF" w:rsidR="00F14AA6" w:rsidRDefault="00F14AA6" w:rsidP="00C879D4">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7"/>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269E0337"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35F1F">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35F1F">
        <w:t>Psalm</w:t>
      </w:r>
      <w:r w:rsidR="00E35F1F" w:rsidRPr="00AB1781">
        <w:t xml:space="preserve"> 69</w:t>
      </w:r>
      <w:r w:rsidR="00E35F1F">
        <w:t>: “O Lord, make haste to help me”</w:t>
      </w:r>
      <w:r>
        <w:fldChar w:fldCharType="end"/>
      </w:r>
      <w:r>
        <w:t xml:space="preserve">, page </w:t>
      </w:r>
      <w:r>
        <w:fldChar w:fldCharType="begin"/>
      </w:r>
      <w:r>
        <w:instrText xml:space="preserve"> PAGEREF _Ref412026055 \h </w:instrText>
      </w:r>
      <w:r>
        <w:fldChar w:fldCharType="separate"/>
      </w:r>
      <w:r w:rsidR="00E35F1F">
        <w:rPr>
          <w:noProof/>
        </w:rPr>
        <w:t>247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lastRenderedPageBreak/>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lastRenderedPageBreak/>
        <w:t>18 The chariot</w:t>
      </w:r>
      <w:r w:rsidR="00C879D4" w:rsidRPr="00AB1781">
        <w:t xml:space="preserve"> of God </w:t>
      </w:r>
      <w:r>
        <w:t>is</w:t>
      </w:r>
      <w:r w:rsidR="00C879D4" w:rsidRPr="00AB1781">
        <w:t xml:space="preserve"> composed of myriads</w:t>
      </w:r>
      <w:r>
        <w:rPr>
          <w:rStyle w:val="FootnoteReference"/>
        </w:rPr>
        <w:footnoteReference w:id="32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lastRenderedPageBreak/>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lastRenderedPageBreak/>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lastRenderedPageBreak/>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8"/>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4"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EC57B49" w:rsidR="00F14AA6" w:rsidRDefault="00F14AA6" w:rsidP="00B139A8">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2"/>
      </w:r>
    </w:p>
    <w:p w14:paraId="063BA17C" w14:textId="55195094" w:rsidR="00C879D4" w:rsidRPr="00B139A8" w:rsidRDefault="00C879D4" w:rsidP="00B139A8">
      <w:pPr>
        <w:pStyle w:val="EnglishHangEndNoCoptic"/>
      </w:pPr>
      <w:r w:rsidRPr="00AB1781">
        <w:lastRenderedPageBreak/>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3E6EBF5" w:rsidR="00F35AEA"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35F1F">
        <w:t>Psalm</w:t>
      </w:r>
      <w:r w:rsidR="00E35F1F" w:rsidRPr="00AB1781">
        <w:t xml:space="preserve"> 83</w:t>
      </w:r>
      <w:r w:rsidR="00E35F1F">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35F1F">
        <w:rPr>
          <w:noProof/>
        </w:rPr>
        <w:t>272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35F1F">
        <w:t>Psalm</w:t>
      </w:r>
      <w:r w:rsidR="00E35F1F" w:rsidRPr="00AB1781">
        <w:t xml:space="preserve"> 22</w:t>
      </w:r>
      <w:r w:rsidR="00E35F1F">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35F1F">
        <w:rPr>
          <w:noProof/>
        </w:rPr>
        <w:t>175</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5" w:name="_Ref435438582"/>
      <w:r w:rsidRPr="00AB1781">
        <w:t>K</w:t>
      </w:r>
      <w:r>
        <w:t>athisma 10</w:t>
      </w:r>
      <w:bookmarkEnd w:id="265"/>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lastRenderedPageBreak/>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lastRenderedPageBreak/>
        <w:tab/>
      </w:r>
      <w:r w:rsidR="00C614C7">
        <w:t>reach</w:t>
      </w:r>
      <w:r w:rsidR="00C614C7" w:rsidRPr="00AB1781">
        <w:t xml:space="preserve"> to the </w:t>
      </w:r>
      <w:r w:rsidR="009A75FD">
        <w:t>highest heaven;</w:t>
      </w:r>
      <w:r w:rsidR="00C614C7" w:rsidRPr="00AB1781">
        <w:rPr>
          <w:rStyle w:val="FootnoteReference"/>
        </w:rPr>
        <w:footnoteReference w:id="34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lastRenderedPageBreak/>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lastRenderedPageBreak/>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7"/>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8"/>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9"/>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lastRenderedPageBreak/>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0"/>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lastRenderedPageBreak/>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1"/>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2"/>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3"/>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4"/>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5"/>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7"/>
      </w:r>
      <w:r w:rsidRPr="00AB1781">
        <w:t>.</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8"/>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9"/>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0"/>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lastRenderedPageBreak/>
        <w:t xml:space="preserve">17 </w:t>
      </w:r>
      <w:r w:rsidR="001040C8">
        <w:t>You</w:t>
      </w:r>
      <w:r w:rsidR="00C8291D">
        <w:t xml:space="preserve"> made all the boundaries</w:t>
      </w:r>
      <w:r w:rsidRPr="00AB1781">
        <w:t xml:space="preserve"> of the earth;</w:t>
      </w:r>
      <w:r w:rsidRPr="00AB1781">
        <w:rPr>
          <w:rStyle w:val="FootnoteReference"/>
        </w:rPr>
        <w:footnoteReference w:id="371"/>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lastRenderedPageBreak/>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lastRenderedPageBreak/>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lastRenderedPageBreak/>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3"/>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6" w:name="_Ref435438587"/>
      <w:r w:rsidRPr="00AB1781">
        <w:t>K</w:t>
      </w:r>
      <w:r>
        <w:t>athisma</w:t>
      </w:r>
      <w:r w:rsidRPr="00AB1781">
        <w:t xml:space="preserve"> 1</w:t>
      </w:r>
      <w:r>
        <w:t>1</w:t>
      </w:r>
      <w:bookmarkEnd w:id="266"/>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4"/>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lastRenderedPageBreak/>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6"/>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7"/>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lastRenderedPageBreak/>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lastRenderedPageBreak/>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lastRenderedPageBreak/>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lastRenderedPageBreak/>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9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lastRenderedPageBreak/>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5"/>
      </w:r>
      <w:r>
        <w:t xml:space="preserve">, </w:t>
      </w:r>
      <w:r w:rsidR="006B0A9B">
        <w:t>manifest Yourself</w:t>
      </w:r>
      <w:r w:rsidR="006B0A9B">
        <w:rPr>
          <w:rStyle w:val="FootnoteReference"/>
        </w:rPr>
        <w:footnoteReference w:id="39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lastRenderedPageBreak/>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lastRenderedPageBreak/>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lastRenderedPageBreak/>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4"/>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lastRenderedPageBreak/>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lastRenderedPageBreak/>
        <w:t>The second group of the Psalms of the Sons of Korah (Psalms 83 – 87, excluding 85) begins here.</w:t>
      </w:r>
    </w:p>
    <w:p w14:paraId="4EBD06B9" w14:textId="7F45FE3B" w:rsidR="004A51E7" w:rsidRPr="00AB1781" w:rsidRDefault="00A93CE8" w:rsidP="00BF0205">
      <w:pPr>
        <w:pStyle w:val="Heading4"/>
      </w:pPr>
      <w:bookmarkStart w:id="267"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16DE258E" w:rsidR="00F14AA6" w:rsidRDefault="00F14AA6" w:rsidP="00A93CE8">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lastRenderedPageBreak/>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7370A59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35F1F">
        <w:t>Psalm</w:t>
      </w:r>
      <w:r w:rsidR="00E35F1F" w:rsidRPr="00AB1781">
        <w:t xml:space="preserve"> 84</w:t>
      </w:r>
      <w:r w:rsidR="00E35F1F">
        <w:t>:” O Lord, You were pleased with Your land”</w:t>
      </w:r>
      <w:r>
        <w:fldChar w:fldCharType="end"/>
      </w:r>
      <w:r>
        <w:t xml:space="preserve">, page </w:t>
      </w:r>
      <w:r>
        <w:fldChar w:fldCharType="begin"/>
      </w:r>
      <w:r>
        <w:instrText xml:space="preserve"> PAGEREF _Ref412111302 \h </w:instrText>
      </w:r>
      <w:r>
        <w:fldChar w:fldCharType="separate"/>
      </w:r>
      <w:r w:rsidR="00E35F1F">
        <w:rPr>
          <w:noProof/>
        </w:rPr>
        <w:t>273</w:t>
      </w:r>
      <w:r>
        <w:fldChar w:fldCharType="end"/>
      </w:r>
      <w:r>
        <w:t>.</w:t>
      </w:r>
    </w:p>
    <w:p w14:paraId="2EFF1703" w14:textId="35323D47" w:rsidR="004A51E7" w:rsidRPr="00AB1781" w:rsidRDefault="00A93CE8" w:rsidP="00BF0205">
      <w:pPr>
        <w:pStyle w:val="Heading4"/>
      </w:pPr>
      <w:bookmarkStart w:id="268"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442D23AD" w:rsidR="00F14AA6" w:rsidRDefault="00F14AA6" w:rsidP="00A93CE8">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1"/>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lastRenderedPageBreak/>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4"/>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19B4A65B" w:rsidR="00B35B25"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35F1F">
        <w:t>Psalm</w:t>
      </w:r>
      <w:r w:rsidR="00E35F1F" w:rsidRPr="00AB1781">
        <w:t xml:space="preserve"> 85</w:t>
      </w:r>
      <w:r w:rsidR="00E35F1F">
        <w:t>: “Incline Your ear, O Lord, and hear me”</w:t>
      </w:r>
      <w:r>
        <w:fldChar w:fldCharType="end"/>
      </w:r>
      <w:r>
        <w:t xml:space="preserve">, page </w:t>
      </w:r>
      <w:r>
        <w:fldChar w:fldCharType="begin"/>
      </w:r>
      <w:r>
        <w:instrText xml:space="preserve"> PAGEREF _Ref412026212 \h </w:instrText>
      </w:r>
      <w:r>
        <w:fldChar w:fldCharType="separate"/>
      </w:r>
      <w:r w:rsidR="00E35F1F">
        <w:rPr>
          <w:noProof/>
        </w:rPr>
        <w:t>274</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9" w:name="_Ref435990025"/>
      <w:r>
        <w:t>Kathisma 12</w:t>
      </w:r>
      <w:bookmarkEnd w:id="269"/>
    </w:p>
    <w:p w14:paraId="3C923651" w14:textId="0BCFC39C" w:rsidR="00935D4B" w:rsidRPr="00AB1781" w:rsidRDefault="00935D4B" w:rsidP="00BF0205">
      <w:pPr>
        <w:pStyle w:val="Heading4"/>
      </w:pPr>
      <w:bookmarkStart w:id="270"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30ED1B0"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lastRenderedPageBreak/>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lastRenderedPageBreak/>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620922BA" w:rsidR="00B35B25" w:rsidRPr="00935D4B" w:rsidRDefault="00B35B25" w:rsidP="00E611C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w:t>
      </w:r>
      <w:r>
        <w:fldChar w:fldCharType="begin"/>
      </w:r>
      <w:r>
        <w:instrText xml:space="preserve"> REF _Ref412111328 \h </w:instrText>
      </w:r>
      <w:r>
        <w:fldChar w:fldCharType="separate"/>
      </w:r>
      <w:r w:rsidR="00E35F1F">
        <w:t>Psalm</w:t>
      </w:r>
      <w:r w:rsidR="00E35F1F" w:rsidRPr="00AB1781">
        <w:t xml:space="preserve"> 86</w:t>
      </w:r>
      <w:r w:rsidR="00E35F1F">
        <w:t>: “His foundations are on the holy mountains”</w:t>
      </w:r>
      <w:r>
        <w:fldChar w:fldCharType="end"/>
      </w:r>
      <w:r>
        <w:t xml:space="preserve">, page </w:t>
      </w:r>
      <w:r>
        <w:fldChar w:fldCharType="begin"/>
      </w:r>
      <w:r>
        <w:instrText xml:space="preserve"> PAGEREF _Ref412111328 \h </w:instrText>
      </w:r>
      <w:r>
        <w:fldChar w:fldCharType="separate"/>
      </w:r>
      <w:r w:rsidR="00E35F1F">
        <w:rPr>
          <w:noProof/>
        </w:rPr>
        <w:t>276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35F1F">
        <w:t>Psalm</w:t>
      </w:r>
      <w:r w:rsidR="00E35F1F" w:rsidRPr="00AB1781">
        <w:t xml:space="preserve"> 90</w:t>
      </w:r>
      <w:r w:rsidR="00E35F1F">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35F1F">
        <w:rPr>
          <w:noProof/>
        </w:rPr>
        <w:t>284</w:t>
      </w:r>
      <w:r w:rsidR="00E611C7">
        <w:fldChar w:fldCharType="end"/>
      </w:r>
      <w:r w:rsidR="00E611C7">
        <w:t>.</w:t>
      </w:r>
    </w:p>
    <w:p w14:paraId="45920DE7" w14:textId="6372A487" w:rsidR="00935D4B" w:rsidRPr="00AB1781" w:rsidRDefault="00935D4B" w:rsidP="00BF0205">
      <w:pPr>
        <w:pStyle w:val="Heading4"/>
      </w:pPr>
      <w:bookmarkStart w:id="271" w:name="_Ref412111328"/>
      <w:r>
        <w:t>Psalm</w:t>
      </w:r>
      <w:r w:rsidRPr="00AB1781">
        <w:t xml:space="preserve"> 86</w:t>
      </w:r>
      <w:r>
        <w:t xml:space="preserve">: </w:t>
      </w:r>
      <w:r w:rsidR="007D2678">
        <w:t>“</w:t>
      </w:r>
      <w:r>
        <w:t>His foundations are on the holy mountain</w:t>
      </w:r>
      <w:r w:rsidR="005453DF">
        <w:t>s”</w:t>
      </w:r>
      <w:bookmarkEnd w:id="27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1C0D596E"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6"/>
      </w:r>
    </w:p>
    <w:p w14:paraId="41ECC6AA" w14:textId="04147FD6" w:rsidR="00935D4B" w:rsidRPr="00AB1781" w:rsidRDefault="00ED7AD3" w:rsidP="00935D4B">
      <w:pPr>
        <w:pStyle w:val="EnglishHangNoCoptic"/>
      </w:pPr>
      <w:r>
        <w:tab/>
        <w:t>and, “a man was born in her,”</w:t>
      </w:r>
      <w:r>
        <w:rPr>
          <w:rStyle w:val="FootnoteReference"/>
        </w:rPr>
        <w:footnoteReference w:id="427"/>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8"/>
      </w:r>
    </w:p>
    <w:p w14:paraId="238BF1CD" w14:textId="46085546" w:rsidR="00B35B25" w:rsidRPr="00935D4B" w:rsidRDefault="00B35B25" w:rsidP="00B35B25">
      <w:pPr>
        <w:pStyle w:val="EnglishHangEndNoCopt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35F1F">
        <w:t>Psalm</w:t>
      </w:r>
      <w:r w:rsidR="00E35F1F" w:rsidRPr="00AB1781">
        <w:t xml:space="preserve"> 90</w:t>
      </w:r>
      <w:r w:rsidR="00E35F1F">
        <w:t>: “He who dwells in the help of the Most High”</w:t>
      </w:r>
      <w:r>
        <w:fldChar w:fldCharType="end"/>
      </w:r>
      <w:r>
        <w:t xml:space="preserve">, page </w:t>
      </w:r>
      <w:r>
        <w:fldChar w:fldCharType="begin"/>
      </w:r>
      <w:r>
        <w:instrText xml:space="preserve"> PAGEREF _Ref412026283 \h </w:instrText>
      </w:r>
      <w:r>
        <w:fldChar w:fldCharType="separate"/>
      </w:r>
      <w:r w:rsidR="00E35F1F">
        <w:rPr>
          <w:noProof/>
        </w:rPr>
        <w:t>284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lastRenderedPageBreak/>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2"/>
      </w:r>
      <w:r>
        <w:t xml:space="preserve"> confess</w:t>
      </w:r>
      <w:r w:rsidR="00F06A9C">
        <w:rPr>
          <w:rStyle w:val="FootnoteReference"/>
        </w:rPr>
        <w:footnoteReference w:id="433"/>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4"/>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lastRenderedPageBreak/>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7"/>
      </w:r>
      <w:r w:rsidRPr="00AB1781">
        <w:t xml:space="preserve"> </w:t>
      </w:r>
      <w:r w:rsidR="006D6CF8">
        <w:t>forever</w:t>
      </w:r>
      <w:r w:rsidR="006D6CF8">
        <w:rPr>
          <w:rStyle w:val="FootnoteReference"/>
        </w:rPr>
        <w:footnoteReference w:id="43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9"/>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40"/>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1"/>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4"/>
      </w:r>
      <w:r w:rsidR="001626CD">
        <w:t>,</w:t>
      </w:r>
    </w:p>
    <w:p w14:paraId="4C26416E" w14:textId="5E050091" w:rsidR="00935D4B" w:rsidRPr="00AB1781" w:rsidRDefault="00935D4B" w:rsidP="00935D4B">
      <w:pPr>
        <w:pStyle w:val="EnglishHangNoCoptic"/>
      </w:pPr>
      <w:r w:rsidRPr="00AB1781">
        <w:lastRenderedPageBreak/>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4"/>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lastRenderedPageBreak/>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6"/>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8"/>
      </w:r>
      <w:r w:rsidRPr="00AB1781">
        <w:t xml:space="preserve"> in </w:t>
      </w:r>
      <w:r w:rsidR="00E570CB">
        <w:t>Your</w:t>
      </w:r>
      <w:r w:rsidRPr="00AB1781">
        <w:t xml:space="preserve"> wrath,</w:t>
      </w:r>
      <w:r w:rsidRPr="00AB1781">
        <w:rPr>
          <w:rStyle w:val="FootnoteReference"/>
        </w:rPr>
        <w:footnoteReference w:id="45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2" w:name="_Ref412026283"/>
      <w:r>
        <w:t>Psalm</w:t>
      </w:r>
      <w:r w:rsidRPr="00AB1781">
        <w:t xml:space="preserve"> 90</w:t>
      </w:r>
      <w:r>
        <w:t xml:space="preserve">: </w:t>
      </w:r>
      <w:r w:rsidR="007D2678">
        <w:t>“</w:t>
      </w:r>
      <w:r>
        <w:t>He who dwells in the help of the Most Hig</w:t>
      </w:r>
      <w:r w:rsidR="00F017CA">
        <w:t>h”</w:t>
      </w:r>
      <w:bookmarkEnd w:id="27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C8DAAFB"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6B2FE5E5"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35F1F">
        <w:t>Psalm</w:t>
      </w:r>
      <w:r w:rsidR="00E35F1F" w:rsidRPr="00AB1781">
        <w:t xml:space="preserve"> 92</w:t>
      </w:r>
      <w:r w:rsidR="00E35F1F">
        <w:t>: “The Lord is reigns, He is robed in majesty”</w:t>
      </w:r>
      <w:r>
        <w:fldChar w:fldCharType="end"/>
      </w:r>
      <w:r>
        <w:t xml:space="preserve">, page </w:t>
      </w:r>
      <w:r>
        <w:fldChar w:fldCharType="begin"/>
      </w:r>
      <w:r>
        <w:instrText xml:space="preserve"> PAGEREF _Ref412111374 \h </w:instrText>
      </w:r>
      <w:r>
        <w:fldChar w:fldCharType="separate"/>
      </w:r>
      <w:r w:rsidR="00E35F1F">
        <w:rPr>
          <w:noProof/>
        </w:rPr>
        <w:t>287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35F1F">
        <w:t>Psalm</w:t>
      </w:r>
      <w:r w:rsidR="00E35F1F" w:rsidRPr="00AB1781">
        <w:t xml:space="preserve"> 96</w:t>
      </w:r>
      <w:r w:rsidR="00E35F1F">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35F1F">
        <w:rPr>
          <w:noProof/>
        </w:rPr>
        <w:t>292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35F1F">
        <w:t>Psalm</w:t>
      </w:r>
      <w:r w:rsidR="00E35F1F" w:rsidRPr="00AB1781">
        <w:t xml:space="preserve"> 116</w:t>
      </w:r>
      <w:r w:rsidR="00E35F1F">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35F1F">
        <w:rPr>
          <w:noProof/>
        </w:rPr>
        <w:t>326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3" w:name="_Ref435438606"/>
      <w:r w:rsidRPr="00AB1781">
        <w:t>K</w:t>
      </w:r>
      <w:r>
        <w:t>athisma</w:t>
      </w:r>
      <w:r w:rsidRPr="00AB1781">
        <w:t xml:space="preserve"> 1</w:t>
      </w:r>
      <w:r>
        <w:t>3</w:t>
      </w:r>
      <w:bookmarkEnd w:id="273"/>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5"/>
      </w:r>
      <w:r w:rsidRPr="00AB1781">
        <w:t xml:space="preserve"> the Lord,</w:t>
      </w:r>
    </w:p>
    <w:p w14:paraId="119DAD0C" w14:textId="29DF186C" w:rsidR="008016CF" w:rsidRPr="00AB1781" w:rsidRDefault="008016CF" w:rsidP="008016CF">
      <w:pPr>
        <w:pStyle w:val="EnglishHangEndNoCoptic"/>
      </w:pPr>
      <w:r w:rsidRPr="00AB1781">
        <w:lastRenderedPageBreak/>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7"/>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1"/>
      </w:r>
      <w:r w:rsidRPr="00AB1781">
        <w:t xml:space="preserve"> in a ripe</w:t>
      </w:r>
      <w:r w:rsidR="00325B16">
        <w:rPr>
          <w:rStyle w:val="FootnoteReference"/>
        </w:rPr>
        <w:footnoteReference w:id="47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4" w:name="_Ref412111374"/>
      <w:r>
        <w:t>Psalm</w:t>
      </w:r>
      <w:r w:rsidRPr="00AB1781">
        <w:t xml:space="preserve"> 92</w:t>
      </w:r>
      <w:r>
        <w:t xml:space="preserve">: </w:t>
      </w:r>
      <w:r w:rsidR="007D2678">
        <w:t>“The Lord is reigns</w:t>
      </w:r>
      <w:r>
        <w:t xml:space="preserve">, He is robed in </w:t>
      </w:r>
      <w:r w:rsidR="007D2678">
        <w:t>majesty”</w:t>
      </w:r>
      <w:bookmarkEnd w:id="27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24746D7F" w:rsidR="00F14AA6" w:rsidRDefault="00F14AA6" w:rsidP="008016CF">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4"/>
      </w:r>
      <w:r w:rsidRPr="00AB1781">
        <w:t>.</w:t>
      </w:r>
    </w:p>
    <w:p w14:paraId="4C593705" w14:textId="0EE34446"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lastRenderedPageBreak/>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9"/>
      </w:r>
      <w:r w:rsidRPr="00AB1781">
        <w:t xml:space="preserve"> with thanksgiving</w:t>
      </w:r>
      <w:r w:rsidR="000470D3">
        <w:rPr>
          <w:rStyle w:val="FootnoteReference"/>
        </w:rPr>
        <w:footnoteReference w:id="48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2"/>
      </w:r>
      <w:r w:rsidRPr="00AB1781">
        <w:t xml:space="preserve"> and fall down</w:t>
      </w:r>
      <w:r w:rsidR="002A2713">
        <w:rPr>
          <w:rStyle w:val="FootnoteReference"/>
        </w:rPr>
        <w:footnoteReference w:id="48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8"/>
      </w:r>
    </w:p>
    <w:p w14:paraId="0D54EE54" w14:textId="754B1C97" w:rsidR="008016CF" w:rsidRPr="00AB1781" w:rsidRDefault="008016CF" w:rsidP="00BF0205">
      <w:pPr>
        <w:pStyle w:val="Heading4"/>
      </w:pPr>
      <w:bookmarkStart w:id="275"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ECA10D1" w:rsidR="00F14AA6" w:rsidRDefault="00F14AA6" w:rsidP="008016C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75CADFA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35F1F">
        <w:t>Psalm</w:t>
      </w:r>
      <w:r w:rsidR="00E35F1F" w:rsidRPr="00AB1781">
        <w:t xml:space="preserve"> 96</w:t>
      </w:r>
      <w:r w:rsidR="00E35F1F">
        <w:t>: “The Lord reigns, let the earth rejoice”</w:t>
      </w:r>
      <w:r>
        <w:fldChar w:fldCharType="end"/>
      </w:r>
      <w:r>
        <w:t xml:space="preserve">, page </w:t>
      </w:r>
      <w:r>
        <w:fldChar w:fldCharType="begin"/>
      </w:r>
      <w:r>
        <w:instrText xml:space="preserve"> PAGEREF _Ref412026313 \h </w:instrText>
      </w:r>
      <w:r>
        <w:fldChar w:fldCharType="separate"/>
      </w:r>
      <w:r w:rsidR="00E35F1F">
        <w:rPr>
          <w:noProof/>
        </w:rPr>
        <w:t>292</w:t>
      </w:r>
      <w:r>
        <w:fldChar w:fldCharType="end"/>
      </w:r>
      <w:r>
        <w:t>.</w:t>
      </w:r>
    </w:p>
    <w:p w14:paraId="27826D3E" w14:textId="51F45D77" w:rsidR="008016CF" w:rsidRPr="00AB1781" w:rsidRDefault="00A0015F" w:rsidP="00BF0205">
      <w:pPr>
        <w:pStyle w:val="Heading4"/>
      </w:pPr>
      <w:bookmarkStart w:id="276"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37782CFB"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4"/>
      </w:r>
      <w:r w:rsidRPr="00AB1781">
        <w:t xml:space="preserve"> at the remembrance of His holiness.</w:t>
      </w:r>
    </w:p>
    <w:p w14:paraId="087C431E" w14:textId="6C1F2658"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35F1F">
        <w:t>Psalm</w:t>
      </w:r>
      <w:r w:rsidR="00E35F1F" w:rsidRPr="00AB1781">
        <w:t xml:space="preserve"> 97</w:t>
      </w:r>
      <w:r w:rsidR="00E35F1F">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35F1F">
        <w:rPr>
          <w:noProof/>
        </w:rPr>
        <w:t>293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35F1F">
        <w:t>Psalm</w:t>
      </w:r>
      <w:r w:rsidR="00E35F1F" w:rsidRPr="00AB1781">
        <w:t xml:space="preserve"> 109</w:t>
      </w:r>
      <w:r w:rsidR="00E35F1F">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35F1F">
        <w:rPr>
          <w:noProof/>
        </w:rPr>
        <w:t>318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7"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940D02D"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lastRenderedPageBreak/>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B670AA2"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35F1F">
        <w:t>Psalm</w:t>
      </w:r>
      <w:r w:rsidR="00E35F1F" w:rsidRPr="00AB1781">
        <w:t xml:space="preserve"> 98</w:t>
      </w:r>
      <w:r w:rsidR="00E35F1F">
        <w:t>: “The Lord reigns, let the peoples rage”</w:t>
      </w:r>
      <w:r>
        <w:fldChar w:fldCharType="end"/>
      </w:r>
      <w:r>
        <w:t xml:space="preserve">, page </w:t>
      </w:r>
      <w:r>
        <w:fldChar w:fldCharType="begin"/>
      </w:r>
      <w:r>
        <w:instrText xml:space="preserve"> PAGEREF _Ref412111731 \h </w:instrText>
      </w:r>
      <w:r>
        <w:fldChar w:fldCharType="separate"/>
      </w:r>
      <w:r w:rsidR="00E35F1F">
        <w:rPr>
          <w:noProof/>
        </w:rPr>
        <w:t>294</w:t>
      </w:r>
      <w:r>
        <w:fldChar w:fldCharType="end"/>
      </w:r>
      <w:r>
        <w:t>.</w:t>
      </w:r>
    </w:p>
    <w:p w14:paraId="45190D05" w14:textId="5690E2E2" w:rsidR="008016CF" w:rsidRPr="00A0015F" w:rsidRDefault="00A0015F" w:rsidP="00BF0205">
      <w:pPr>
        <w:pStyle w:val="Heading4"/>
      </w:pPr>
      <w:bookmarkStart w:id="278" w:name="_Ref412111731"/>
      <w:r>
        <w:t>Psalm</w:t>
      </w:r>
      <w:r w:rsidR="008016CF" w:rsidRPr="00AB1781">
        <w:t xml:space="preserve"> 98</w:t>
      </w:r>
      <w:r>
        <w:t xml:space="preserve">: </w:t>
      </w:r>
      <w:r w:rsidR="007D2678">
        <w:t>“The Lord reigns</w:t>
      </w:r>
      <w:r>
        <w:t>, let the peoples rag</w:t>
      </w:r>
      <w:r w:rsidR="007D2678">
        <w:t>e”</w:t>
      </w:r>
      <w:bookmarkEnd w:id="27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6101E24"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lastRenderedPageBreak/>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C0AF80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35F1F">
        <w:t>Psalm</w:t>
      </w:r>
      <w:r w:rsidR="00E35F1F" w:rsidRPr="00AB1781">
        <w:t xml:space="preserve"> 99</w:t>
      </w:r>
      <w:r w:rsidR="00E35F1F">
        <w:t>: “Shout for joy to the Lord, all the earth”</w:t>
      </w:r>
      <w:r>
        <w:fldChar w:fldCharType="end"/>
      </w:r>
      <w:r>
        <w:t xml:space="preserve">, page </w:t>
      </w:r>
      <w:r>
        <w:fldChar w:fldCharType="begin"/>
      </w:r>
      <w:r>
        <w:instrText xml:space="preserve"> PAGEREF _Ref412111741 \h </w:instrText>
      </w:r>
      <w:r>
        <w:fldChar w:fldCharType="separate"/>
      </w:r>
      <w:r w:rsidR="00E35F1F">
        <w:rPr>
          <w:noProof/>
        </w:rPr>
        <w:t>295</w:t>
      </w:r>
      <w:r>
        <w:fldChar w:fldCharType="end"/>
      </w:r>
      <w:r>
        <w:t>.</w:t>
      </w:r>
    </w:p>
    <w:p w14:paraId="03F16376" w14:textId="0C4C7F9B" w:rsidR="008016CF" w:rsidRPr="00A0015F" w:rsidRDefault="00A0015F" w:rsidP="00BF0205">
      <w:pPr>
        <w:pStyle w:val="Heading4"/>
      </w:pPr>
      <w:bookmarkStart w:id="279" w:name="_Ref412111741"/>
      <w:r>
        <w:t>Psalm</w:t>
      </w:r>
      <w:r w:rsidR="008016CF" w:rsidRPr="00AB1781">
        <w:t xml:space="preserve"> 99</w:t>
      </w:r>
      <w:r>
        <w:t xml:space="preserve">: </w:t>
      </w:r>
      <w:r w:rsidR="007D2678">
        <w:t>“</w:t>
      </w:r>
      <w:r>
        <w:t>Shout for joy to the Lord, all the eart</w:t>
      </w:r>
      <w:r w:rsidR="007D2678">
        <w:t>h”</w:t>
      </w:r>
      <w:bookmarkEnd w:id="27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3C538626"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lastRenderedPageBreak/>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31788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35F1F">
        <w:t>Psalm</w:t>
      </w:r>
      <w:r w:rsidR="00E35F1F" w:rsidRPr="00AB1781">
        <w:t xml:space="preserve"> 100</w:t>
      </w:r>
      <w:r w:rsidR="00E35F1F">
        <w:t>: “I will sing to You of mercy and judgment, O Lord”</w:t>
      </w:r>
      <w:r>
        <w:fldChar w:fldCharType="end"/>
      </w:r>
      <w:r>
        <w:t xml:space="preserve">, page </w:t>
      </w:r>
      <w:r>
        <w:fldChar w:fldCharType="begin"/>
      </w:r>
      <w:r>
        <w:instrText xml:space="preserve"> PAGEREF _Ref412111752 \h </w:instrText>
      </w:r>
      <w:r>
        <w:fldChar w:fldCharType="separate"/>
      </w:r>
      <w:r w:rsidR="00E35F1F">
        <w:rPr>
          <w:noProof/>
        </w:rPr>
        <w:t>296</w:t>
      </w:r>
      <w:r>
        <w:fldChar w:fldCharType="end"/>
      </w:r>
      <w:r>
        <w:t>.</w:t>
      </w:r>
    </w:p>
    <w:p w14:paraId="1FF767BE" w14:textId="1FAD1E5E" w:rsidR="008016CF" w:rsidRPr="00A0015F" w:rsidRDefault="00A0015F" w:rsidP="00BF0205">
      <w:pPr>
        <w:pStyle w:val="Heading4"/>
      </w:pPr>
      <w:bookmarkStart w:id="280"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1206F8E"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0DFE54D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35F1F">
        <w:t>Psalm</w:t>
      </w:r>
      <w:r w:rsidR="00E35F1F" w:rsidRPr="00AB1781">
        <w:t xml:space="preserve"> 109</w:t>
      </w:r>
      <w:r w:rsidR="00E35F1F">
        <w:t>: “The Lord said to my Lord, “Sit at My right hand’”</w:t>
      </w:r>
      <w:r>
        <w:fldChar w:fldCharType="end"/>
      </w:r>
      <w:r>
        <w:t xml:space="preserve">, page </w:t>
      </w:r>
      <w:r>
        <w:fldChar w:fldCharType="begin"/>
      </w:r>
      <w:r>
        <w:instrText xml:space="preserve"> PAGEREF _Ref412026343 \h </w:instrText>
      </w:r>
      <w:r>
        <w:fldChar w:fldCharType="separate"/>
      </w:r>
      <w:r w:rsidR="00E35F1F">
        <w:rPr>
          <w:noProof/>
        </w:rPr>
        <w:t>318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1" w:name="_Ref435438613"/>
      <w:r w:rsidRPr="00AB1781">
        <w:t>K</w:t>
      </w:r>
      <w:r>
        <w:t>athisma</w:t>
      </w:r>
      <w:r w:rsidRPr="00AB1781">
        <w:t xml:space="preserve"> 1</w:t>
      </w:r>
      <w:r>
        <w:t>4</w:t>
      </w:r>
      <w:bookmarkEnd w:id="281"/>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lastRenderedPageBreak/>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lastRenderedPageBreak/>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4"/>
      </w:r>
    </w:p>
    <w:p w14:paraId="3EA021AC" w14:textId="77777777" w:rsidR="00EC728E" w:rsidRPr="00AB1781" w:rsidRDefault="00EC728E" w:rsidP="00EC728E">
      <w:pPr>
        <w:pStyle w:val="EnglishHangNoCoptic"/>
      </w:pPr>
      <w:r w:rsidRPr="00AB1781">
        <w:lastRenderedPageBreak/>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5"/>
      </w:r>
      <w:r w:rsidRPr="00AB1781">
        <w:t xml:space="preserve"> from us.</w:t>
      </w:r>
      <w:r w:rsidRPr="00AB1781">
        <w:rPr>
          <w:rStyle w:val="FootnoteReference"/>
        </w:rPr>
        <w:footnoteReference w:id="52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lastRenderedPageBreak/>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4"/>
      </w:r>
      <w:r w:rsidR="00342E73">
        <w:t xml:space="preserve"> flames of fire.</w:t>
      </w:r>
      <w:r w:rsidRPr="00AB1781">
        <w:rPr>
          <w:rStyle w:val="FootnoteReference"/>
        </w:rPr>
        <w:footnoteReference w:id="53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lastRenderedPageBreak/>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8"/>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lastRenderedPageBreak/>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lastRenderedPageBreak/>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lastRenderedPageBreak/>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lastRenderedPageBreak/>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4"/>
      </w:r>
    </w:p>
    <w:p w14:paraId="0BBB5C1F" w14:textId="77777777" w:rsidR="00EC728E" w:rsidRPr="00AB1781" w:rsidRDefault="00EC728E" w:rsidP="00DA6717">
      <w:pPr>
        <w:pStyle w:val="EnglishHangNoCoptic"/>
      </w:pPr>
      <w:r w:rsidRPr="00AB1781">
        <w:lastRenderedPageBreak/>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2" w:name="_Ref435438622"/>
      <w:r w:rsidRPr="00AB1781">
        <w:t>K</w:t>
      </w:r>
      <w:r>
        <w:t>athisma</w:t>
      </w:r>
      <w:r w:rsidRPr="00AB1781">
        <w:t xml:space="preserve"> 1</w:t>
      </w:r>
      <w:r>
        <w:t>5</w:t>
      </w:r>
      <w:bookmarkEnd w:id="282"/>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lastRenderedPageBreak/>
        <w:tab/>
        <w:t>and worshipped</w:t>
      </w:r>
      <w:r w:rsidR="00FF4329">
        <w:rPr>
          <w:rStyle w:val="FootnoteReference"/>
        </w:rPr>
        <w:footnoteReference w:id="56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lastRenderedPageBreak/>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7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59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lastRenderedPageBreak/>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3" w:name="_Ref435990041"/>
      <w:r>
        <w:lastRenderedPageBreak/>
        <w:t>Kathisma 16</w:t>
      </w:r>
      <w:bookmarkEnd w:id="283"/>
    </w:p>
    <w:p w14:paraId="10F0C415" w14:textId="0AB078EF" w:rsidR="00510795" w:rsidRPr="00267F42" w:rsidRDefault="00267F42" w:rsidP="00BF0205">
      <w:pPr>
        <w:pStyle w:val="Heading4"/>
      </w:pPr>
      <w:bookmarkStart w:id="284" w:name="_Ref412026343"/>
      <w:r>
        <w:t>Psalm</w:t>
      </w:r>
      <w:r w:rsidR="00510795" w:rsidRPr="00AB1781">
        <w:t xml:space="preserve"> 109</w:t>
      </w:r>
      <w:r>
        <w:t xml:space="preserve">: </w:t>
      </w:r>
      <w:r w:rsidR="00E67F94">
        <w:t>“The Lord said to my Lord, “</w:t>
      </w:r>
      <w:r>
        <w:t>Sit at My right han</w:t>
      </w:r>
      <w:r w:rsidR="00E67F94">
        <w:t>d’”</w:t>
      </w:r>
      <w:bookmarkEnd w:id="28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567BA841"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1"/>
      </w:r>
      <w:r w:rsidRPr="00AB1781">
        <w:t>.</w:t>
      </w:r>
      <w:r w:rsidRPr="00AB1781">
        <w:rPr>
          <w:rStyle w:val="FootnoteReference"/>
        </w:rPr>
        <w:footnoteReference w:id="60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5"/>
      </w:r>
    </w:p>
    <w:p w14:paraId="3ABB1A49" w14:textId="0F28A6A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35F1F">
        <w:t>Psalm</w:t>
      </w:r>
      <w:r w:rsidR="00E35F1F" w:rsidRPr="00AB1781">
        <w:t xml:space="preserve"> 110</w:t>
      </w:r>
      <w:r w:rsidR="00E35F1F">
        <w:t>: “I will confess You, O Lord, with my whole heart”</w:t>
      </w:r>
      <w:r>
        <w:fldChar w:fldCharType="end"/>
      </w:r>
      <w:r>
        <w:t xml:space="preserve">, page </w:t>
      </w:r>
      <w:r>
        <w:fldChar w:fldCharType="begin"/>
      </w:r>
      <w:r>
        <w:instrText xml:space="preserve"> PAGEREF _Ref412111792 \h </w:instrText>
      </w:r>
      <w:r>
        <w:fldChar w:fldCharType="separate"/>
      </w:r>
      <w:r w:rsidR="00E35F1F">
        <w:rPr>
          <w:noProof/>
        </w:rPr>
        <w:t>319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35F1F">
        <w:t>Psalm</w:t>
      </w:r>
      <w:r w:rsidR="00E35F1F" w:rsidRPr="00AB1781">
        <w:t xml:space="preserve"> 114</w:t>
      </w:r>
      <w:r w:rsidR="00E35F1F">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35F1F">
        <w:rPr>
          <w:noProof/>
        </w:rPr>
        <w:t>324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5"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6C8FAB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331E038"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35F1F">
        <w:t>Psalm</w:t>
      </w:r>
      <w:r w:rsidR="00E35F1F" w:rsidRPr="00AB1781">
        <w:t xml:space="preserve"> 111</w:t>
      </w:r>
      <w:r w:rsidR="00E35F1F">
        <w:t>: “Blessed is the man who fears the Lord”</w:t>
      </w:r>
      <w:r>
        <w:fldChar w:fldCharType="end"/>
      </w:r>
      <w:r>
        <w:t xml:space="preserve">, page </w:t>
      </w:r>
      <w:r>
        <w:fldChar w:fldCharType="begin"/>
      </w:r>
      <w:r>
        <w:instrText xml:space="preserve"> PAGEREF _Ref412111806 \h </w:instrText>
      </w:r>
      <w:r>
        <w:fldChar w:fldCharType="separate"/>
      </w:r>
      <w:r w:rsidR="00E35F1F">
        <w:rPr>
          <w:noProof/>
        </w:rPr>
        <w:t>320</w:t>
      </w:r>
      <w:r>
        <w:fldChar w:fldCharType="end"/>
      </w:r>
      <w:r>
        <w:t>.</w:t>
      </w:r>
    </w:p>
    <w:p w14:paraId="15C2806A" w14:textId="7A8D6D1E" w:rsidR="00510795" w:rsidRPr="00267F42" w:rsidRDefault="00267F42" w:rsidP="00BF0205">
      <w:pPr>
        <w:pStyle w:val="Heading4"/>
      </w:pPr>
      <w:bookmarkStart w:id="286" w:name="_Ref412111806"/>
      <w:r>
        <w:t>Psalm</w:t>
      </w:r>
      <w:r w:rsidR="00510795" w:rsidRPr="00AB1781">
        <w:t xml:space="preserve"> 111</w:t>
      </w:r>
      <w:r>
        <w:t xml:space="preserve">: </w:t>
      </w:r>
      <w:r w:rsidR="00E67F94">
        <w:t>“</w:t>
      </w:r>
      <w:r>
        <w:t>Blessed is the man who fears the Lor</w:t>
      </w:r>
      <w:r w:rsidR="00E67F94">
        <w:t>d”</w:t>
      </w:r>
      <w:bookmarkEnd w:id="28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3C1C909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0"/>
      </w:r>
    </w:p>
    <w:p w14:paraId="6BACCBFA" w14:textId="2032D1C3"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1"/>
      </w:r>
      <w:r w:rsidR="00267F42">
        <w:t xml:space="preserve">: </w:t>
      </w:r>
      <w:r w:rsidR="00E67F94">
        <w:t>“</w:t>
      </w:r>
      <w:r w:rsidR="00267F42">
        <w:t>Praise the Lord, you childre</w:t>
      </w:r>
      <w:r w:rsidR="00E67F94">
        <w:t>n”</w:t>
      </w:r>
      <w:bookmarkEnd w:id="28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09AC1E7" w:rsidR="00F14AA6" w:rsidRDefault="00F14AA6" w:rsidP="00267F42">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lastRenderedPageBreak/>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CB517C0"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_Ref412098508 \h </w:instrText>
      </w:r>
      <w:r>
        <w:fldChar w:fldCharType="separate"/>
      </w:r>
      <w:r w:rsidR="00E35F1F">
        <w:t>Psalm</w:t>
      </w:r>
      <w:r w:rsidR="00E35F1F" w:rsidRPr="00AB1781">
        <w:t xml:space="preserve"> 142</w:t>
      </w:r>
      <w:r w:rsidR="00E35F1F">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35F1F">
        <w:rPr>
          <w:noProof/>
        </w:rPr>
        <w:t>370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35F1F">
        <w:t>Psalm</w:t>
      </w:r>
      <w:r w:rsidR="00E35F1F" w:rsidRPr="00AB1781">
        <w:t xml:space="preserve"> 114</w:t>
      </w:r>
      <w:r w:rsidR="00E35F1F">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35F1F">
        <w:rPr>
          <w:noProof/>
        </w:rPr>
        <w:t>324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9"/>
      </w:r>
      <w:r w:rsidR="00510795" w:rsidRPr="00AB1781">
        <w:t>.</w:t>
      </w:r>
    </w:p>
    <w:p w14:paraId="397629CE" w14:textId="75AE80C9" w:rsidR="00510795" w:rsidRPr="00267F42" w:rsidRDefault="00267F42" w:rsidP="00BF0205">
      <w:pPr>
        <w:pStyle w:val="Heading4"/>
      </w:pPr>
      <w:bookmarkStart w:id="288"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87E9A99"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4"/>
      </w:r>
    </w:p>
    <w:p w14:paraId="30D31F28" w14:textId="11F59766" w:rsidR="00510795" w:rsidRDefault="00510795" w:rsidP="00267F42">
      <w:pPr>
        <w:pStyle w:val="EnglishHangEndNoCoptic"/>
      </w:pPr>
      <w:r w:rsidRPr="00AB1781">
        <w:tab/>
        <w:t>in the land of the living.</w:t>
      </w:r>
    </w:p>
    <w:p w14:paraId="15BDDE6D" w14:textId="78B142E0"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35F1F">
        <w:t>Psalm</w:t>
      </w:r>
      <w:r w:rsidR="00E35F1F" w:rsidRPr="00AB1781">
        <w:t xml:space="preserve"> 115</w:t>
      </w:r>
      <w:r w:rsidR="00E35F1F">
        <w:t>: “I believed; therefore I spoke; but I was greatly humbled”</w:t>
      </w:r>
      <w:r>
        <w:fldChar w:fldCharType="end"/>
      </w:r>
      <w:r>
        <w:t xml:space="preserve">, page </w:t>
      </w:r>
      <w:r>
        <w:fldChar w:fldCharType="begin"/>
      </w:r>
      <w:r>
        <w:instrText xml:space="preserve"> PAGEREF _Ref412026376 \h </w:instrText>
      </w:r>
      <w:r>
        <w:fldChar w:fldCharType="separate"/>
      </w:r>
      <w:r w:rsidR="00E35F1F">
        <w:rPr>
          <w:noProof/>
        </w:rPr>
        <w:t>325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9"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0B2C7A8F"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3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46C02C2F"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35F1F">
        <w:t>Psalm</w:t>
      </w:r>
      <w:r w:rsidR="00E35F1F" w:rsidRPr="00AB1781">
        <w:t xml:space="preserve"> 120</w:t>
      </w:r>
      <w:r w:rsidR="00E35F1F">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35F1F">
        <w:rPr>
          <w:noProof/>
        </w:rPr>
        <w:t>346</w:t>
      </w:r>
      <w:r w:rsidR="00E611C7">
        <w:fldChar w:fldCharType="end"/>
      </w:r>
      <w:r w:rsidR="00E611C7">
        <w:t>.</w:t>
      </w:r>
    </w:p>
    <w:p w14:paraId="2E64A8D8" w14:textId="4F0384A6" w:rsidR="00510795" w:rsidRPr="00267F42" w:rsidRDefault="00267F42" w:rsidP="00BF0205">
      <w:pPr>
        <w:pStyle w:val="Heading4"/>
      </w:pPr>
      <w:bookmarkStart w:id="290" w:name="_Ref411967180"/>
      <w:r>
        <w:t>Psalm</w:t>
      </w:r>
      <w:r w:rsidR="00510795" w:rsidRPr="00AB1781">
        <w:t xml:space="preserve"> 116</w:t>
      </w:r>
      <w:r>
        <w:t xml:space="preserve">: </w:t>
      </w:r>
      <w:r w:rsidR="00E67F94">
        <w:t xml:space="preserve">“Praise the Lord, all </w:t>
      </w:r>
      <w:r>
        <w:t>you nations</w:t>
      </w:r>
      <w:r w:rsidR="00E67F94">
        <w:t>”</w:t>
      </w:r>
      <w:bookmarkEnd w:id="29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18ECC3A9"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4F83B6A"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35F1F">
        <w:t>Psalm</w:t>
      </w:r>
      <w:r w:rsidR="00E35F1F" w:rsidRPr="00AB1781">
        <w:t xml:space="preserve"> 117</w:t>
      </w:r>
      <w:r w:rsidR="00E35F1F">
        <w:t>: “Confess the Lord, He is good”</w:t>
      </w:r>
      <w:r>
        <w:fldChar w:fldCharType="end"/>
      </w:r>
      <w:r>
        <w:t xml:space="preserve">, page </w:t>
      </w:r>
      <w:r>
        <w:fldChar w:fldCharType="begin"/>
      </w:r>
      <w:r>
        <w:instrText xml:space="preserve"> PAGEREF _Ref411967211 \h </w:instrText>
      </w:r>
      <w:r>
        <w:fldChar w:fldCharType="separate"/>
      </w:r>
      <w:r w:rsidR="00E35F1F">
        <w:rPr>
          <w:noProof/>
        </w:rPr>
        <w:t>327</w:t>
      </w:r>
      <w:r>
        <w:fldChar w:fldCharType="end"/>
      </w:r>
      <w:r>
        <w:t>.</w:t>
      </w:r>
    </w:p>
    <w:p w14:paraId="0CBD83A7" w14:textId="74CB9E6B" w:rsidR="00510795" w:rsidRPr="00267F42" w:rsidRDefault="00267F42" w:rsidP="00BF0205">
      <w:pPr>
        <w:pStyle w:val="Heading4"/>
      </w:pPr>
      <w:bookmarkStart w:id="291" w:name="_Ref411967211"/>
      <w:r>
        <w:t>Psalm</w:t>
      </w:r>
      <w:r w:rsidR="00510795" w:rsidRPr="00AB1781">
        <w:t xml:space="preserve"> 117</w:t>
      </w:r>
      <w:r>
        <w:t xml:space="preserve">: </w:t>
      </w:r>
      <w:r w:rsidR="00E67F94">
        <w:t>“Confess</w:t>
      </w:r>
      <w:r>
        <w:t xml:space="preserve"> the Lord, He is goo</w:t>
      </w:r>
      <w:r w:rsidR="00E67F94">
        <w:t>d”</w:t>
      </w:r>
      <w:bookmarkEnd w:id="29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61C50424"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5E04671"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t xml:space="preserve"> continue with </w:t>
      </w:r>
      <w:r>
        <w:fldChar w:fldCharType="begin"/>
      </w:r>
      <w:r>
        <w:instrText xml:space="preserve"> REF _Ref411967235 \h </w:instrText>
      </w:r>
      <w:r>
        <w:fldChar w:fldCharType="separate"/>
      </w:r>
      <w:r w:rsidR="00E35F1F">
        <w:t>Psalm</w:t>
      </w:r>
      <w:r w:rsidR="00E35F1F" w:rsidRPr="00AB1781">
        <w:t xml:space="preserve"> 119</w:t>
      </w:r>
      <w:r w:rsidR="00E35F1F">
        <w:t>: “When I was afflicted, I cried out to the Lord”</w:t>
      </w:r>
      <w:r>
        <w:fldChar w:fldCharType="end"/>
      </w:r>
      <w:r>
        <w:t xml:space="preserve">, page </w:t>
      </w:r>
      <w:r>
        <w:fldChar w:fldCharType="begin"/>
      </w:r>
      <w:r>
        <w:instrText xml:space="preserve"> PAGEREF _Ref411967235 \h </w:instrText>
      </w:r>
      <w:r>
        <w:fldChar w:fldCharType="separate"/>
      </w:r>
      <w:r w:rsidR="00E35F1F">
        <w:rPr>
          <w:noProof/>
        </w:rPr>
        <w:t>345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35F1F">
        <w:t>Psalm</w:t>
      </w:r>
      <w:r w:rsidR="00E35F1F" w:rsidRPr="00AB1781">
        <w:t xml:space="preserve"> 118</w:t>
      </w:r>
      <w:r w:rsidR="00E35F1F">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35F1F">
        <w:rPr>
          <w:noProof/>
        </w:rPr>
        <w:t>330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2" w:name="_Ref435990049"/>
      <w:r>
        <w:lastRenderedPageBreak/>
        <w:t>Kathisma 17</w:t>
      </w:r>
      <w:bookmarkEnd w:id="292"/>
    </w:p>
    <w:p w14:paraId="5D7D7323" w14:textId="4F44AF1E" w:rsidR="00385CB8" w:rsidRPr="00385CB8" w:rsidRDefault="00385CB8" w:rsidP="00BF0205">
      <w:pPr>
        <w:pStyle w:val="Heading4"/>
      </w:pPr>
      <w:bookmarkStart w:id="293"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F7284F" w:rsidR="00EE2E1D" w:rsidRDefault="00EE2E1D" w:rsidP="00385CB8">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7A1EE207" w:rsidR="006D2FE5" w:rsidRPr="006D2FE5" w:rsidRDefault="00EE2E1D" w:rsidP="006D2FE5">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318F97C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210DB9D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6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5B8283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lastRenderedPageBreak/>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BF40124"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688BD0B5"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lastRenderedPageBreak/>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6FCD39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86A169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1D2DAA7"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lastRenderedPageBreak/>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69FAF5A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lastRenderedPageBreak/>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5A6844B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EE4BA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D98CAE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9"/>
      </w:r>
    </w:p>
    <w:p w14:paraId="3FEEE070" w14:textId="77777777" w:rsidR="00385CB8" w:rsidRPr="00AB1781" w:rsidRDefault="00385CB8" w:rsidP="00385CB8">
      <w:pPr>
        <w:pStyle w:val="EnglishHangEndNoCoptic"/>
      </w:pPr>
      <w:r w:rsidRPr="00AB1781">
        <w:lastRenderedPageBreak/>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58B2BE6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1A4BB1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lastRenderedPageBreak/>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BDBFF7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lastRenderedPageBreak/>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16936F3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lastRenderedPageBreak/>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3EABEB8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481CD7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4"/>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4"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4"/>
    </w:p>
    <w:p w14:paraId="1B546F80" w14:textId="2F12C2C6"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04297EA9" w:rsidR="00E611C7" w:rsidRDefault="00E611C7" w:rsidP="00E611C7">
      <w:pPr>
        <w:pStyle w:val="Rubric"/>
      </w:pPr>
      <w:r>
        <w:lastRenderedPageBreak/>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_Ref434579051 \h </w:instrText>
      </w:r>
      <w:r>
        <w:fldChar w:fldCharType="separate"/>
      </w:r>
      <w:r w:rsidR="00E35F1F">
        <w:t>Psalm 118 Part 21 (</w:t>
      </w:r>
      <w:r w:rsidR="00E35F1F" w:rsidRPr="0082523C">
        <w:rPr>
          <w:rFonts w:ascii="Tahoma" w:eastAsia="Tahoma" w:hAnsi="Tahoma" w:cs="Tahoma"/>
        </w:rPr>
        <w:t>ש</w:t>
      </w:r>
      <w:r w:rsidR="00E35F1F">
        <w:t>): “Rulers persecute me without cause”</w:t>
      </w:r>
      <w:r>
        <w:fldChar w:fldCharType="end"/>
      </w:r>
      <w:r>
        <w:t>.</w:t>
      </w:r>
    </w:p>
    <w:p w14:paraId="4DDA1B57" w14:textId="1B122AC3" w:rsidR="00494693" w:rsidRPr="00494693" w:rsidRDefault="00494693" w:rsidP="00BF0205">
      <w:pPr>
        <w:pStyle w:val="Heading5"/>
      </w:pPr>
      <w:bookmarkStart w:id="295"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5"/>
    </w:p>
    <w:p w14:paraId="4357BBBC" w14:textId="43C2F9F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5DE15F90"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_Ref434579065 \h </w:instrText>
      </w:r>
      <w:r>
        <w:fldChar w:fldCharType="separate"/>
      </w:r>
      <w:r w:rsidR="00E35F1F">
        <w:t>Psalm 118 Part 22 (</w:t>
      </w:r>
      <w:r w:rsidR="00E35F1F" w:rsidRPr="0082523C">
        <w:rPr>
          <w:rFonts w:ascii="Tahoma" w:eastAsia="Tahoma" w:hAnsi="Tahoma" w:cs="Tahoma"/>
        </w:rPr>
        <w:t>ת</w:t>
      </w:r>
      <w:r w:rsidR="00E35F1F">
        <w:t>): “Let my supplication come before You, O Lord”</w:t>
      </w:r>
      <w:r>
        <w:fldChar w:fldCharType="end"/>
      </w:r>
      <w:r>
        <w:t>.</w:t>
      </w:r>
    </w:p>
    <w:p w14:paraId="473F235B" w14:textId="730800CE" w:rsidR="00494693" w:rsidRPr="00AB1781" w:rsidRDefault="00494693" w:rsidP="00BF0205">
      <w:pPr>
        <w:pStyle w:val="Heading5"/>
      </w:pPr>
      <w:bookmarkStart w:id="296"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6"/>
    </w:p>
    <w:p w14:paraId="5C3C407C" w14:textId="5A07FE2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lastRenderedPageBreak/>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34DE4023" w:rsidR="00E611C7" w:rsidRDefault="00E611C7" w:rsidP="00E611C7">
      <w:pPr>
        <w:pStyle w:val="Rubric"/>
      </w:pPr>
      <w:r>
        <w:t xml:space="preserve">Alleluia. </w:t>
      </w:r>
      <w:r>
        <w:fldChar w:fldCharType="begin"/>
      </w:r>
      <w:r>
        <w:instrText xml:space="preserve"> REF _Ref434578449 \h </w:instrText>
      </w:r>
      <w:r>
        <w:fldChar w:fldCharType="separate"/>
      </w:r>
      <w:r w:rsidR="00E35F1F">
        <w:rPr>
          <w:lang w:val="en-GB"/>
        </w:rPr>
        <w:t>The Psalms of the Veil</w:t>
      </w:r>
      <w:r>
        <w:fldChar w:fldCharType="end"/>
      </w:r>
      <w:r>
        <w:t xml:space="preserve"> and </w:t>
      </w:r>
      <w:r>
        <w:fldChar w:fldCharType="begin"/>
      </w:r>
      <w:r>
        <w:instrText xml:space="preserve"> REF _Ref448127130 \h </w:instrText>
      </w:r>
      <w:r>
        <w:fldChar w:fldCharType="separate"/>
      </w:r>
      <w:r w:rsidR="00E35F1F">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7" w:name="_Ref435990063"/>
      <w:r>
        <w:t>Kathisma 18</w:t>
      </w:r>
      <w:bookmarkEnd w:id="297"/>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8" w:name="_Ref411967235"/>
      <w:r>
        <w:t>Psalm</w:t>
      </w:r>
      <w:r w:rsidRPr="00AB1781">
        <w:t xml:space="preserve"> 119</w:t>
      </w:r>
      <w:r>
        <w:t xml:space="preserve">: </w:t>
      </w:r>
      <w:r w:rsidR="00E67F94">
        <w:t>“When I was afflicted, I cried out to the Lord”</w:t>
      </w:r>
      <w:bookmarkEnd w:id="29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275BB70"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lastRenderedPageBreak/>
        <w:tab/>
        <w:t xml:space="preserve">against a </w:t>
      </w:r>
      <w:r w:rsidR="00881117">
        <w:t>deceitful</w:t>
      </w:r>
      <w:r w:rsidRPr="00AB1781">
        <w:t xml:space="preserve"> tongue</w:t>
      </w:r>
      <w:r w:rsidR="00881117">
        <w:t>?</w:t>
      </w:r>
      <w:r w:rsidR="00881117">
        <w:rPr>
          <w:rStyle w:val="FootnoteReference"/>
        </w:rPr>
        <w:footnoteReference w:id="71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1034768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35F1F">
        <w:t>Psalm</w:t>
      </w:r>
      <w:r w:rsidR="00E35F1F" w:rsidRPr="00AB1781">
        <w:t xml:space="preserve"> 120</w:t>
      </w:r>
      <w:r w:rsidR="00E35F1F">
        <w:t>: “I lifted up my eyes to the mountains”</w:t>
      </w:r>
      <w:r>
        <w:fldChar w:fldCharType="end"/>
      </w:r>
      <w:r>
        <w:t xml:space="preserve">, page </w:t>
      </w:r>
      <w:r>
        <w:fldChar w:fldCharType="begin"/>
      </w:r>
      <w:r>
        <w:instrText xml:space="preserve"> PAGEREF _Ref411967252 \h </w:instrText>
      </w:r>
      <w:r>
        <w:fldChar w:fldCharType="separate"/>
      </w:r>
      <w:r w:rsidR="00E35F1F">
        <w:rPr>
          <w:noProof/>
        </w:rPr>
        <w:t>346</w:t>
      </w:r>
      <w:r>
        <w:fldChar w:fldCharType="end"/>
      </w:r>
      <w:r>
        <w:t>.</w:t>
      </w:r>
      <w:r w:rsidR="00C61C1A">
        <w:t xml:space="preserve"> </w:t>
      </w:r>
    </w:p>
    <w:p w14:paraId="75788234" w14:textId="63941554" w:rsidR="00FD25B7" w:rsidRPr="00FD25B7" w:rsidRDefault="00FD25B7" w:rsidP="00BF0205">
      <w:pPr>
        <w:pStyle w:val="Heading4"/>
      </w:pPr>
      <w:bookmarkStart w:id="299"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4C78A9A6" w:rsidR="00F14AA6" w:rsidRDefault="00F14AA6" w:rsidP="00FD25B7">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lastRenderedPageBreak/>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5DF223E9"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35F1F">
        <w:t>Psalm</w:t>
      </w:r>
      <w:r w:rsidR="00E35F1F" w:rsidRPr="00AB1781">
        <w:t xml:space="preserve"> 121</w:t>
      </w:r>
      <w:r w:rsidR="00E35F1F">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35F1F">
        <w:rPr>
          <w:noProof/>
        </w:rPr>
        <w:t>347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35F1F">
        <w:t>Psalm</w:t>
      </w:r>
      <w:r w:rsidR="00E35F1F" w:rsidRPr="00AB1781">
        <w:t xml:space="preserve"> 128</w:t>
      </w:r>
      <w:r w:rsidR="00E35F1F">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35F1F">
        <w:rPr>
          <w:noProof/>
        </w:rPr>
        <w:t>353</w:t>
      </w:r>
      <w:r w:rsidR="00E611C7">
        <w:fldChar w:fldCharType="end"/>
      </w:r>
      <w:r w:rsidR="00E611C7">
        <w:t>.</w:t>
      </w:r>
    </w:p>
    <w:p w14:paraId="7438C3A4" w14:textId="55B00F2C" w:rsidR="00FD25B7" w:rsidRPr="00FD25B7" w:rsidRDefault="00FD25B7" w:rsidP="00BF0205">
      <w:pPr>
        <w:pStyle w:val="Heading4"/>
      </w:pPr>
      <w:bookmarkStart w:id="300" w:name="_Ref411967283"/>
      <w:r>
        <w:t>Psalm</w:t>
      </w:r>
      <w:r w:rsidRPr="00AB1781">
        <w:t xml:space="preserve"> 121</w:t>
      </w:r>
      <w:r>
        <w:t xml:space="preserve">: </w:t>
      </w:r>
      <w:r w:rsidR="00E67F94">
        <w:t>“I was glad when they said to me, ‘we will</w:t>
      </w:r>
      <w:r>
        <w:t xml:space="preserve"> go to the house of the Lord</w:t>
      </w:r>
      <w:r w:rsidR="00E67F94">
        <w:t>’”</w:t>
      </w:r>
      <w:bookmarkEnd w:id="30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1144F508" w:rsidR="00F14AA6" w:rsidRDefault="00F14AA6" w:rsidP="00FD25B7">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4"/>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7"/>
      </w:r>
      <w:r w:rsidRPr="00AB1781">
        <w:t>,</w:t>
      </w:r>
    </w:p>
    <w:p w14:paraId="189B3FB6" w14:textId="77777777" w:rsidR="00FD25B7" w:rsidRPr="00AB1781" w:rsidRDefault="00FD25B7" w:rsidP="00FD25B7">
      <w:pPr>
        <w:pStyle w:val="EnglishHangEndNoCoptic"/>
      </w:pPr>
      <w:r w:rsidRPr="00AB1781">
        <w:lastRenderedPageBreak/>
        <w:tab/>
        <w:t>and abundance for those who love you.</w:t>
      </w:r>
      <w:r w:rsidRPr="00AB1781">
        <w:rPr>
          <w:rStyle w:val="FootnoteReference"/>
        </w:rPr>
        <w:footnoteReference w:id="71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591D2C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35F1F">
        <w:t>Psalm</w:t>
      </w:r>
      <w:r w:rsidR="00E35F1F" w:rsidRPr="00AB1781">
        <w:t xml:space="preserve"> 122</w:t>
      </w:r>
      <w:r w:rsidR="00E35F1F">
        <w:t>: “I lift up my eyes to You, Who dwells in heaven”</w:t>
      </w:r>
      <w:r>
        <w:fldChar w:fldCharType="end"/>
      </w:r>
      <w:r>
        <w:t xml:space="preserve">, page </w:t>
      </w:r>
      <w:r>
        <w:fldChar w:fldCharType="begin"/>
      </w:r>
      <w:r>
        <w:instrText xml:space="preserve"> PAGEREF _Ref411967299 \h </w:instrText>
      </w:r>
      <w:r>
        <w:fldChar w:fldCharType="separate"/>
      </w:r>
      <w:r w:rsidR="00E35F1F">
        <w:rPr>
          <w:noProof/>
        </w:rPr>
        <w:t>348</w:t>
      </w:r>
      <w:r>
        <w:fldChar w:fldCharType="end"/>
      </w:r>
      <w:r>
        <w:t>.</w:t>
      </w:r>
    </w:p>
    <w:p w14:paraId="3D506578" w14:textId="0E4C1AE7" w:rsidR="00FD25B7" w:rsidRPr="00FD25B7" w:rsidRDefault="00FD25B7" w:rsidP="00BF0205">
      <w:pPr>
        <w:pStyle w:val="Heading4"/>
      </w:pPr>
      <w:bookmarkStart w:id="301"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3460B23"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0"/>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71601A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35F1F">
        <w:t>Psalm</w:t>
      </w:r>
      <w:r w:rsidR="00E35F1F" w:rsidRPr="00AB1781">
        <w:t xml:space="preserve"> 123</w:t>
      </w:r>
      <w:r w:rsidR="00E35F1F">
        <w:t>: “‘if the Lord had not been among us,”—let Israel now say”</w:t>
      </w:r>
      <w:r>
        <w:fldChar w:fldCharType="end"/>
      </w:r>
      <w:r>
        <w:t xml:space="preserve">, page </w:t>
      </w:r>
      <w:r>
        <w:fldChar w:fldCharType="begin"/>
      </w:r>
      <w:r>
        <w:instrText xml:space="preserve"> PAGEREF _Ref411967321 \h </w:instrText>
      </w:r>
      <w:r>
        <w:fldChar w:fldCharType="separate"/>
      </w:r>
      <w:r w:rsidR="00E35F1F">
        <w:rPr>
          <w:noProof/>
        </w:rPr>
        <w:t>349</w:t>
      </w:r>
      <w:r>
        <w:fldChar w:fldCharType="end"/>
      </w:r>
      <w:r>
        <w:t>.</w:t>
      </w:r>
    </w:p>
    <w:p w14:paraId="0C3917C8" w14:textId="7B98D177" w:rsidR="00FD25B7" w:rsidRPr="00FD25B7" w:rsidRDefault="00FD25B7" w:rsidP="00BF0205">
      <w:pPr>
        <w:pStyle w:val="Heading4"/>
      </w:pPr>
      <w:bookmarkStart w:id="302" w:name="_Ref411967321"/>
      <w:r>
        <w:lastRenderedPageBreak/>
        <w:t>Psalm</w:t>
      </w:r>
      <w:r w:rsidRPr="00AB1781">
        <w:t xml:space="preserve"> 123</w:t>
      </w:r>
      <w:r w:rsidR="00E67F94">
        <w:t>: “‘if</w:t>
      </w:r>
      <w:r>
        <w:t xml:space="preserve"> the Lord had</w:t>
      </w:r>
      <w:r w:rsidR="00E67F94">
        <w:t xml:space="preserve"> not been among us,”—</w:t>
      </w:r>
      <w:r>
        <w:t>let Israel now sa</w:t>
      </w:r>
      <w:r w:rsidR="00E67F94">
        <w:t>y”</w:t>
      </w:r>
      <w:bookmarkEnd w:id="30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636B0F21" w:rsidR="00FD25B7" w:rsidRP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1739955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35F1F">
        <w:t>Psalm</w:t>
      </w:r>
      <w:r w:rsidR="00E35F1F" w:rsidRPr="00AB1781">
        <w:t xml:space="preserve"> 124</w:t>
      </w:r>
      <w:r w:rsidR="00E35F1F">
        <w:t>: “Those who trust in the Lord are like Mount Zion”</w:t>
      </w:r>
      <w:r>
        <w:fldChar w:fldCharType="end"/>
      </w:r>
      <w:r>
        <w:t xml:space="preserve">, page </w:t>
      </w:r>
      <w:r>
        <w:fldChar w:fldCharType="begin"/>
      </w:r>
      <w:r>
        <w:instrText xml:space="preserve"> PAGEREF _Ref411967338 \h </w:instrText>
      </w:r>
      <w:r>
        <w:fldChar w:fldCharType="separate"/>
      </w:r>
      <w:r w:rsidR="00E35F1F">
        <w:rPr>
          <w:noProof/>
        </w:rPr>
        <w:t>349</w:t>
      </w:r>
      <w:r>
        <w:fldChar w:fldCharType="end"/>
      </w:r>
      <w:r>
        <w:t>.</w:t>
      </w:r>
    </w:p>
    <w:p w14:paraId="5C7DBE57" w14:textId="3EE91A95" w:rsidR="00FD25B7" w:rsidRPr="00FD25B7" w:rsidRDefault="003A7286" w:rsidP="00BF0205">
      <w:pPr>
        <w:pStyle w:val="Heading4"/>
      </w:pPr>
      <w:bookmarkStart w:id="303"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Conditions of Safety and Security</w:t>
      </w:r>
    </w:p>
    <w:p w14:paraId="6E792D99" w14:textId="67296991"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848D8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35F1F">
        <w:t>Psalm</w:t>
      </w:r>
      <w:r w:rsidR="00E35F1F" w:rsidRPr="00AB1781">
        <w:t xml:space="preserve"> 125</w:t>
      </w:r>
      <w:r w:rsidR="00E35F1F">
        <w:t>: “When the Lord brought back the captivy of Zion”</w:t>
      </w:r>
      <w:r>
        <w:fldChar w:fldCharType="end"/>
      </w:r>
      <w:r>
        <w:t xml:space="preserve">, page </w:t>
      </w:r>
      <w:r>
        <w:fldChar w:fldCharType="begin"/>
      </w:r>
      <w:r>
        <w:instrText xml:space="preserve"> PAGEREF _Ref411967353 \h </w:instrText>
      </w:r>
      <w:r>
        <w:fldChar w:fldCharType="separate"/>
      </w:r>
      <w:r w:rsidR="00E35F1F">
        <w:rPr>
          <w:noProof/>
        </w:rPr>
        <w:t>350</w:t>
      </w:r>
      <w:r>
        <w:fldChar w:fldCharType="end"/>
      </w:r>
      <w:r>
        <w:t>.</w:t>
      </w:r>
    </w:p>
    <w:p w14:paraId="29D5D02A" w14:textId="734D2AA5" w:rsidR="00FD25B7" w:rsidRPr="00FD25B7" w:rsidRDefault="00FD25B7" w:rsidP="00BF0205">
      <w:pPr>
        <w:pStyle w:val="Heading4"/>
      </w:pPr>
      <w:bookmarkStart w:id="304"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039BD5D6"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lastRenderedPageBreak/>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EEA114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35F1F">
        <w:t>Psalm</w:t>
      </w:r>
      <w:r w:rsidR="00E35F1F" w:rsidRPr="00AB1781">
        <w:t xml:space="preserve"> 126</w:t>
      </w:r>
      <w:r w:rsidR="00E35F1F">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35F1F">
        <w:rPr>
          <w:noProof/>
        </w:rPr>
        <w:t>351</w:t>
      </w:r>
      <w:r>
        <w:fldChar w:fldCharType="end"/>
      </w:r>
      <w:r>
        <w:t>.</w:t>
      </w:r>
    </w:p>
    <w:p w14:paraId="7ABE7E2A" w14:textId="57E0B25A" w:rsidR="00FD25B7" w:rsidRPr="00FD25B7" w:rsidRDefault="00FD25B7" w:rsidP="00BF0205">
      <w:pPr>
        <w:pStyle w:val="Heading4"/>
      </w:pPr>
      <w:bookmarkStart w:id="305"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687F6B3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7"/>
      </w:r>
    </w:p>
    <w:p w14:paraId="3FF52A68" w14:textId="79DE13A7" w:rsidR="00FD25B7" w:rsidRPr="00AB1781" w:rsidRDefault="00FD25B7" w:rsidP="00FD25B7">
      <w:pPr>
        <w:pStyle w:val="EnglishHangEndNoCoptic"/>
      </w:pPr>
      <w:r w:rsidRPr="00AB1781">
        <w:lastRenderedPageBreak/>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1C306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35F1F">
        <w:t>Psalm</w:t>
      </w:r>
      <w:r w:rsidR="00E35F1F" w:rsidRPr="00AB1781">
        <w:t xml:space="preserve"> 127</w:t>
      </w:r>
      <w:r w:rsidR="00E35F1F">
        <w:t>: “Blessed are all who fear the Lord, who walk in His ways”</w:t>
      </w:r>
      <w:r>
        <w:fldChar w:fldCharType="end"/>
      </w:r>
      <w:r>
        <w:t xml:space="preserve">, page </w:t>
      </w:r>
      <w:r>
        <w:fldChar w:fldCharType="begin"/>
      </w:r>
      <w:r>
        <w:instrText xml:space="preserve"> PAGEREF _Ref411967385 \h </w:instrText>
      </w:r>
      <w:r>
        <w:fldChar w:fldCharType="separate"/>
      </w:r>
      <w:r w:rsidR="00E35F1F">
        <w:rPr>
          <w:noProof/>
        </w:rPr>
        <w:t>352</w:t>
      </w:r>
      <w:r>
        <w:fldChar w:fldCharType="end"/>
      </w:r>
      <w:r>
        <w:t>.</w:t>
      </w:r>
    </w:p>
    <w:p w14:paraId="3AAB1DE2" w14:textId="063F50A4" w:rsidR="00FD25B7" w:rsidRPr="00FD25B7" w:rsidRDefault="00FD25B7" w:rsidP="00BF0205">
      <w:pPr>
        <w:pStyle w:val="Heading4"/>
      </w:pPr>
      <w:bookmarkStart w:id="306"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156104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0"/>
      </w:r>
    </w:p>
    <w:p w14:paraId="2D925D0C" w14:textId="3CAA3245" w:rsidR="00FD25B7" w:rsidRDefault="00FD25B7" w:rsidP="00FD25B7">
      <w:pPr>
        <w:pStyle w:val="EnglishHangEndNoCoptic"/>
      </w:pPr>
      <w:r w:rsidRPr="00AB1781">
        <w:tab/>
      </w:r>
      <w:r w:rsidR="00087D9B">
        <w:t>Peace be upon Israel!</w:t>
      </w:r>
    </w:p>
    <w:p w14:paraId="0FE658EC" w14:textId="53DA27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35F1F">
        <w:t>Psalm</w:t>
      </w:r>
      <w:r w:rsidR="00E35F1F" w:rsidRPr="00AB1781">
        <w:t xml:space="preserve"> 128</w:t>
      </w:r>
      <w:r w:rsidR="00E35F1F">
        <w:t>: “Many times have they warred against me from my youth”</w:t>
      </w:r>
      <w:r>
        <w:fldChar w:fldCharType="end"/>
      </w:r>
      <w:r>
        <w:t xml:space="preserve">, page </w:t>
      </w:r>
      <w:r>
        <w:fldChar w:fldCharType="begin"/>
      </w:r>
      <w:r>
        <w:instrText xml:space="preserve"> PAGEREF _Ref411967400 \h </w:instrText>
      </w:r>
      <w:r>
        <w:fldChar w:fldCharType="separate"/>
      </w:r>
      <w:r w:rsidR="00E35F1F">
        <w:rPr>
          <w:noProof/>
        </w:rPr>
        <w:t>353</w:t>
      </w:r>
      <w:r>
        <w:fldChar w:fldCharType="end"/>
      </w:r>
      <w:r>
        <w:t>.</w:t>
      </w:r>
    </w:p>
    <w:p w14:paraId="63084F0D" w14:textId="6A0EE63A" w:rsidR="00FD25B7" w:rsidRPr="00AB1781" w:rsidRDefault="00FD25B7" w:rsidP="00BF0205">
      <w:pPr>
        <w:pStyle w:val="Heading4"/>
      </w:pPr>
      <w:bookmarkStart w:id="307" w:name="_Ref411967400"/>
      <w:r>
        <w:lastRenderedPageBreak/>
        <w:t>Psalm</w:t>
      </w:r>
      <w:r w:rsidRPr="00AB1781">
        <w:t xml:space="preserve"> 128</w:t>
      </w:r>
      <w:r>
        <w:t xml:space="preserve">: </w:t>
      </w:r>
      <w:r w:rsidR="00BB3B58">
        <w:t xml:space="preserve">“Many times have </w:t>
      </w:r>
      <w:r>
        <w:t>they warred against me from my yout</w:t>
      </w:r>
      <w:r w:rsidR="00BB3B58">
        <w:t>h”</w:t>
      </w:r>
      <w:bookmarkEnd w:id="30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689709C"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629B2F3B"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35F1F">
        <w:t>Psalm</w:t>
      </w:r>
      <w:r w:rsidR="00E35F1F" w:rsidRPr="00AB1781">
        <w:t xml:space="preserve"> 129</w:t>
      </w:r>
      <w:r w:rsidR="00E35F1F">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35F1F">
        <w:rPr>
          <w:noProof/>
        </w:rPr>
        <w:t>354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8" w:name="_Ref411968046"/>
      <w:r>
        <w:lastRenderedPageBreak/>
        <w:t>Psalm</w:t>
      </w:r>
      <w:r w:rsidRPr="00AB1781">
        <w:t xml:space="preserve"> 129</w:t>
      </w:r>
      <w:r>
        <w:t xml:space="preserve">: </w:t>
      </w:r>
      <w:r w:rsidR="00BB3B58">
        <w:t>“I cried to You, O Lord, out of the depths”</w:t>
      </w:r>
      <w:bookmarkEnd w:id="30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0D1AC1E"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3"/>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7"/>
      </w:r>
    </w:p>
    <w:p w14:paraId="5BFD100E" w14:textId="3BB7EB32"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35F1F">
        <w:t>Psalm</w:t>
      </w:r>
      <w:r w:rsidR="00E35F1F" w:rsidRPr="00AB1781">
        <w:t xml:space="preserve"> 130</w:t>
      </w:r>
      <w:r w:rsidR="00E35F1F">
        <w:t>: “O Lord, my heart is not exalted, nor my eyes raised up”</w:t>
      </w:r>
      <w:r>
        <w:fldChar w:fldCharType="end"/>
      </w:r>
      <w:r>
        <w:t xml:space="preserve">, page </w:t>
      </w:r>
      <w:r>
        <w:fldChar w:fldCharType="begin"/>
      </w:r>
      <w:r>
        <w:instrText xml:space="preserve"> PAGEREF _Ref411968066 \h </w:instrText>
      </w:r>
      <w:r>
        <w:fldChar w:fldCharType="separate"/>
      </w:r>
      <w:r w:rsidR="00E35F1F">
        <w:rPr>
          <w:noProof/>
        </w:rPr>
        <w:t>355</w:t>
      </w:r>
      <w:r>
        <w:fldChar w:fldCharType="end"/>
      </w:r>
      <w:r>
        <w:t>.</w:t>
      </w:r>
      <w:r w:rsidR="00E611C7">
        <w:t xml:space="preserve"> </w:t>
      </w:r>
    </w:p>
    <w:p w14:paraId="0B5F9423" w14:textId="010EE6E6" w:rsidR="00FD25B7" w:rsidRPr="00FD25B7" w:rsidRDefault="00FD25B7" w:rsidP="00BF0205">
      <w:pPr>
        <w:pStyle w:val="Heading4"/>
      </w:pPr>
      <w:bookmarkStart w:id="309" w:name="_Ref411968066"/>
      <w:r>
        <w:lastRenderedPageBreak/>
        <w:t>Psalm</w:t>
      </w:r>
      <w:r w:rsidRPr="00AB1781">
        <w:t xml:space="preserve"> 130</w:t>
      </w:r>
      <w:r>
        <w:t xml:space="preserve">: </w:t>
      </w:r>
      <w:r w:rsidR="00BB3B58">
        <w:t>“</w:t>
      </w:r>
      <w:r>
        <w:t xml:space="preserve">O Lord, my heart is not </w:t>
      </w:r>
      <w:r w:rsidR="00BB3B58">
        <w:t>exalted</w:t>
      </w:r>
      <w:r>
        <w:t>, nor my eye</w:t>
      </w:r>
      <w:r w:rsidR="005453DF">
        <w:t>s raised up”</w:t>
      </w:r>
      <w:bookmarkEnd w:id="30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57A0A2D5"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B7B46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35F1F">
        <w:t>Psalm</w:t>
      </w:r>
      <w:r w:rsidR="00E35F1F" w:rsidRPr="00AB1781">
        <w:t xml:space="preserve"> 131</w:t>
      </w:r>
      <w:r w:rsidR="00E35F1F">
        <w:t>: “O Lord, remember David and all his meekness”</w:t>
      </w:r>
      <w:r>
        <w:fldChar w:fldCharType="end"/>
      </w:r>
      <w:r>
        <w:t xml:space="preserve">, page </w:t>
      </w:r>
      <w:r>
        <w:fldChar w:fldCharType="begin"/>
      </w:r>
      <w:r>
        <w:instrText xml:space="preserve"> PAGEREF _Ref411968081 \h </w:instrText>
      </w:r>
      <w:r>
        <w:fldChar w:fldCharType="separate"/>
      </w:r>
      <w:r w:rsidR="00E35F1F">
        <w:rPr>
          <w:noProof/>
        </w:rPr>
        <w:t>355</w:t>
      </w:r>
      <w:r>
        <w:fldChar w:fldCharType="end"/>
      </w:r>
      <w:r>
        <w:t>.</w:t>
      </w:r>
    </w:p>
    <w:p w14:paraId="43A0FD26" w14:textId="359FA4AA" w:rsidR="00FD25B7" w:rsidRPr="00F431B1" w:rsidRDefault="00F431B1" w:rsidP="00BF0205">
      <w:pPr>
        <w:pStyle w:val="Heading4"/>
      </w:pPr>
      <w:bookmarkStart w:id="310" w:name="_Ref411968081"/>
      <w:r>
        <w:t>Psalm</w:t>
      </w:r>
      <w:r w:rsidR="00FD25B7" w:rsidRPr="00AB1781">
        <w:t xml:space="preserve"> 131</w:t>
      </w:r>
      <w:r>
        <w:t xml:space="preserve">: </w:t>
      </w:r>
      <w:r w:rsidR="00BB3B58">
        <w:t>“</w:t>
      </w:r>
      <w:r>
        <w:t>O Lord, remember David and all his meeknes</w:t>
      </w:r>
      <w:r w:rsidR="00BB3B58">
        <w:t>s”</w:t>
      </w:r>
      <w:bookmarkEnd w:id="31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2E8E3A18"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73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1"/>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7"/>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1D16C52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35F1F">
        <w:rPr>
          <w:noProof/>
        </w:rPr>
        <w:t>357</w:t>
      </w:r>
      <w:r>
        <w:fldChar w:fldCharType="end"/>
      </w:r>
      <w:r>
        <w:t>.</w:t>
      </w:r>
    </w:p>
    <w:p w14:paraId="359E6A39" w14:textId="3D6C3CDC" w:rsidR="00FD25B7" w:rsidRPr="00F431B1" w:rsidRDefault="00F431B1" w:rsidP="00BF0205">
      <w:pPr>
        <w:pStyle w:val="Heading4"/>
      </w:pPr>
      <w:bookmarkStart w:id="311"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3D303994"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lastRenderedPageBreak/>
        <w:tab/>
      </w:r>
      <w:r w:rsidR="00593877">
        <w:t>and life forevermore</w:t>
      </w:r>
      <w:r w:rsidRPr="00AB1781">
        <w:t>.</w:t>
      </w:r>
    </w:p>
    <w:p w14:paraId="18E6CC54" w14:textId="1B0357A0"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35F1F">
        <w:t>Psalm</w:t>
      </w:r>
      <w:r w:rsidR="00E35F1F" w:rsidRPr="00AB1781">
        <w:t xml:space="preserve"> 133</w:t>
      </w:r>
      <w:r w:rsidR="00E35F1F">
        <w:t>: “Behold now, bless the Lord, all you servants of the Lord”</w:t>
      </w:r>
      <w:r>
        <w:fldChar w:fldCharType="end"/>
      </w:r>
      <w:r>
        <w:t xml:space="preserve">, page </w:t>
      </w:r>
      <w:r>
        <w:fldChar w:fldCharType="begin"/>
      </w:r>
      <w:r>
        <w:instrText xml:space="preserve"> PAGEREF _Ref411968119 \h </w:instrText>
      </w:r>
      <w:r>
        <w:fldChar w:fldCharType="separate"/>
      </w:r>
      <w:r w:rsidR="00E35F1F">
        <w:rPr>
          <w:noProof/>
        </w:rPr>
        <w:t>358</w:t>
      </w:r>
      <w:r>
        <w:fldChar w:fldCharType="end"/>
      </w:r>
      <w:r>
        <w:t>.</w:t>
      </w:r>
    </w:p>
    <w:p w14:paraId="2852ED99" w14:textId="4294FF84" w:rsidR="00FD25B7" w:rsidRPr="00AB1781" w:rsidRDefault="00FD25B7" w:rsidP="00BF0205">
      <w:pPr>
        <w:pStyle w:val="Heading4"/>
      </w:pPr>
      <w:bookmarkStart w:id="312"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9522D4C"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7D0D36B" w:rsidR="003E6DC3"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35F1F">
        <w:t>Psalm</w:t>
      </w:r>
      <w:r w:rsidR="00E35F1F" w:rsidRPr="00AB1781">
        <w:t xml:space="preserve"> 136</w:t>
      </w:r>
      <w:r w:rsidR="00E35F1F">
        <w:t>: “By the rivers of Babylon—we sat down, and wept”</w:t>
      </w:r>
      <w:r>
        <w:fldChar w:fldCharType="end"/>
      </w:r>
      <w:r>
        <w:t xml:space="preserve">, page </w:t>
      </w:r>
      <w:r>
        <w:fldChar w:fldCharType="begin"/>
      </w:r>
      <w:r>
        <w:instrText xml:space="preserve"> PAGEREF _Ref411968136 \h </w:instrText>
      </w:r>
      <w:r>
        <w:fldChar w:fldCharType="separate"/>
      </w:r>
      <w:r w:rsidR="00E35F1F">
        <w:rPr>
          <w:noProof/>
        </w:rPr>
        <w:t>362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3" w:name="_Ref435438658"/>
      <w:r w:rsidRPr="00AB1781">
        <w:t>K</w:t>
      </w:r>
      <w:r>
        <w:t>athisma</w:t>
      </w:r>
      <w:r w:rsidRPr="00AB1781">
        <w:t xml:space="preserve"> 1</w:t>
      </w:r>
      <w:r>
        <w:t>9</w:t>
      </w:r>
      <w:bookmarkEnd w:id="313"/>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4"/>
      </w:r>
      <w:r w:rsidR="008B199B">
        <w:t xml:space="preserve">; </w:t>
      </w:r>
      <w:r w:rsidRPr="00AB1781">
        <w:t>praise the Lord,</w:t>
      </w:r>
    </w:p>
    <w:p w14:paraId="68F9E3D6" w14:textId="77777777" w:rsidR="00E276C1" w:rsidRPr="00AB1781" w:rsidRDefault="00E276C1" w:rsidP="00E276C1">
      <w:pPr>
        <w:pStyle w:val="EnglishHangNoCoptic"/>
      </w:pPr>
      <w:r w:rsidRPr="00AB1781">
        <w:lastRenderedPageBreak/>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6"/>
      </w:r>
    </w:p>
    <w:p w14:paraId="40837C62" w14:textId="77777777" w:rsidR="00E276C1" w:rsidRPr="00AB1781" w:rsidRDefault="00E276C1" w:rsidP="00E276C1">
      <w:pPr>
        <w:pStyle w:val="EnglishHangNoCoptic"/>
      </w:pPr>
      <w:r w:rsidRPr="00AB1781">
        <w:lastRenderedPageBreak/>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A54D90" w:rsidR="00086B05" w:rsidRDefault="00086B05" w:rsidP="00E276C1">
      <w:pPr>
        <w:pStyle w:val="Rubric"/>
      </w:pPr>
      <w:r>
        <w:fldChar w:fldCharType="begin"/>
      </w:r>
      <w:r>
        <w:instrText xml:space="preserve"> REF _Ref434580757 \h </w:instrText>
      </w:r>
      <w:r>
        <w:fldChar w:fldCharType="separate"/>
      </w:r>
      <w:r w:rsidR="00E35F1F">
        <w:t>The Second Canticle: Psalm 135</w:t>
      </w:r>
      <w:r>
        <w:fldChar w:fldCharType="end"/>
      </w:r>
      <w:r>
        <w:t xml:space="preserve">, page </w:t>
      </w:r>
      <w:r>
        <w:fldChar w:fldCharType="begin"/>
      </w:r>
      <w:r>
        <w:instrText xml:space="preserve"> PAGEREF _Ref434580763 \h </w:instrText>
      </w:r>
      <w:r>
        <w:fldChar w:fldCharType="separate"/>
      </w:r>
      <w:r w:rsidR="00E35F1F">
        <w:rPr>
          <w:noProof/>
        </w:rPr>
        <w:t>394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9"/>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60"/>
      </w:r>
      <w:r w:rsidR="009F1DA0">
        <w:rPr>
          <w:i/>
        </w:rPr>
        <w:t xml:space="preserve"> </w:t>
      </w:r>
      <w:r w:rsidR="001D5562">
        <w:t xml:space="preserve">for </w:t>
      </w:r>
      <w:r w:rsidRPr="00AB1781">
        <w:t>His mercy</w:t>
      </w:r>
      <w:r w:rsidRPr="00AB1781">
        <w:rPr>
          <w:rStyle w:val="FootnoteReference"/>
        </w:rPr>
        <w:footnoteReference w:id="76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lastRenderedPageBreak/>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2"/>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3"/>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4"/>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5"/>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4"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15E366E1" w:rsidR="00F14AA6" w:rsidRDefault="00F14AA6" w:rsidP="00F14AA6">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8"/>
      </w:r>
    </w:p>
    <w:p w14:paraId="0078B0CE" w14:textId="6E97BA14" w:rsidR="003E6DC3"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35F1F">
        <w:t>Psalm</w:t>
      </w:r>
      <w:r w:rsidR="00E35F1F" w:rsidRPr="00AB1781">
        <w:t xml:space="preserve"> 137</w:t>
      </w:r>
      <w:r w:rsidR="00E35F1F">
        <w:t>: “I will confess You, O Lord, with all my heart”</w:t>
      </w:r>
      <w:r>
        <w:fldChar w:fldCharType="end"/>
      </w:r>
      <w:r>
        <w:t xml:space="preserve">, page </w:t>
      </w:r>
      <w:r>
        <w:fldChar w:fldCharType="begin"/>
      </w:r>
      <w:r>
        <w:instrText xml:space="preserve"> PAGEREF _Ref411968152 \h </w:instrText>
      </w:r>
      <w:r>
        <w:fldChar w:fldCharType="separate"/>
      </w:r>
      <w:r w:rsidR="00E35F1F">
        <w:rPr>
          <w:noProof/>
        </w:rPr>
        <w:t>364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35F1F">
        <w:t>Psalm</w:t>
      </w:r>
      <w:r w:rsidR="00E35F1F" w:rsidRPr="00AB1781">
        <w:t xml:space="preserve"> 140</w:t>
      </w:r>
      <w:r w:rsidR="00E35F1F">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35F1F">
        <w:rPr>
          <w:noProof/>
        </w:rPr>
        <w:t>368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5" w:name="_Ref411968152"/>
      <w:r>
        <w:lastRenderedPageBreak/>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38CBDE8F"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6094563"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35F1F">
        <w:t>Psalm</w:t>
      </w:r>
      <w:r w:rsidR="00E35F1F" w:rsidRPr="00AB1781">
        <w:t xml:space="preserve"> 140</w:t>
      </w:r>
      <w:r w:rsidR="00E35F1F">
        <w:t>: “O Lord, I have cried to You, hear me”</w:t>
      </w:r>
      <w:r>
        <w:fldChar w:fldCharType="end"/>
      </w:r>
      <w:r>
        <w:t xml:space="preserve">, page </w:t>
      </w:r>
      <w:r>
        <w:fldChar w:fldCharType="begin"/>
      </w:r>
      <w:r>
        <w:instrText xml:space="preserve"> PAGEREF _Ref411968172 \h </w:instrText>
      </w:r>
      <w:r>
        <w:fldChar w:fldCharType="separate"/>
      </w:r>
      <w:r w:rsidR="00E35F1F">
        <w:rPr>
          <w:noProof/>
        </w:rPr>
        <w:t>368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8"/>
      </w:r>
      <w:r w:rsidRPr="00AB1781">
        <w:t xml:space="preserve"> my heart,</w:t>
      </w:r>
      <w:r w:rsidRPr="00AB1781">
        <w:rPr>
          <w:rStyle w:val="FootnoteReference"/>
        </w:rPr>
        <w:footnoteReference w:id="77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2"/>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lastRenderedPageBreak/>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3"/>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4"/>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5"/>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6"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3F9A0076"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6"/>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lastRenderedPageBreak/>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7"/>
      </w:r>
    </w:p>
    <w:p w14:paraId="7853C3F1" w14:textId="6E87AF9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35F1F">
        <w:t>Psalm</w:t>
      </w:r>
      <w:r w:rsidR="00E35F1F" w:rsidRPr="00AB1781">
        <w:t xml:space="preserve"> 141</w:t>
      </w:r>
      <w:r w:rsidR="00E35F1F">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35F1F">
        <w:rPr>
          <w:noProof/>
        </w:rPr>
        <w:t>369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35F1F">
        <w:t>Psalm</w:t>
      </w:r>
      <w:r w:rsidR="00E35F1F" w:rsidRPr="00AB1781">
        <w:t xml:space="preserve"> 145</w:t>
      </w:r>
      <w:r w:rsidR="00E35F1F">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35F1F">
        <w:rPr>
          <w:noProof/>
        </w:rPr>
        <w:t>375</w:t>
      </w:r>
      <w:r w:rsidR="00E611C7">
        <w:fldChar w:fldCharType="end"/>
      </w:r>
      <w:r w:rsidR="00E611C7">
        <w:t>.</w:t>
      </w:r>
    </w:p>
    <w:p w14:paraId="51E1BFBF" w14:textId="48E35753" w:rsidR="00E276C1" w:rsidRPr="00E276C1" w:rsidRDefault="00E276C1" w:rsidP="00BF0205">
      <w:pPr>
        <w:pStyle w:val="Heading4"/>
      </w:pPr>
      <w:bookmarkStart w:id="317"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B3E47DE"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8"/>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lastRenderedPageBreak/>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9"/>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2D12B4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35F1F">
        <w:t>Psalm</w:t>
      </w:r>
      <w:r w:rsidR="00E35F1F" w:rsidRPr="00AB1781">
        <w:t xml:space="preserve"> 145</w:t>
      </w:r>
      <w:r w:rsidR="00E35F1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35F1F">
        <w:rPr>
          <w:noProof/>
        </w:rPr>
        <w:t>375</w:t>
      </w:r>
      <w:r>
        <w:fldChar w:fldCharType="end"/>
      </w:r>
      <w:r>
        <w:t>.</w:t>
      </w:r>
    </w:p>
    <w:p w14:paraId="1BBA4A8E" w14:textId="3A53A20E" w:rsidR="00E276C1" w:rsidRPr="00E276C1" w:rsidRDefault="00E276C1" w:rsidP="00BF0205">
      <w:pPr>
        <w:pStyle w:val="Heading4"/>
      </w:pPr>
      <w:bookmarkStart w:id="318"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433B6AC8" w:rsidR="00F14AA6" w:rsidRDefault="00F14AA6" w:rsidP="00E276C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lastRenderedPageBreak/>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3B7CD0E0"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9" w:name="_Ref435438665"/>
      <w:r w:rsidRPr="00AB1781">
        <w:t>K</w:t>
      </w:r>
      <w:r>
        <w:t>athisma 20</w:t>
      </w:r>
      <w:bookmarkEnd w:id="319"/>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lastRenderedPageBreak/>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8"/>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0"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5CE7B9C"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2"/>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1F0D9B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35F1F">
        <w:t>Psalm</w:t>
      </w:r>
      <w:r w:rsidR="00E35F1F" w:rsidRPr="00AB1781">
        <w:t xml:space="preserve"> 146</w:t>
      </w:r>
      <w:r w:rsidR="00E35F1F">
        <w:t>: “Praise the Lord, for psalmody a is good thing”</w:t>
      </w:r>
      <w:r>
        <w:fldChar w:fldCharType="end"/>
      </w:r>
      <w:r>
        <w:t xml:space="preserve">, page </w:t>
      </w:r>
      <w:r>
        <w:fldChar w:fldCharType="begin"/>
      </w:r>
      <w:r>
        <w:instrText xml:space="preserve"> PAGEREF _Ref411968226 \h </w:instrText>
      </w:r>
      <w:r>
        <w:fldChar w:fldCharType="separate"/>
      </w:r>
      <w:r w:rsidR="00E35F1F">
        <w:rPr>
          <w:noProof/>
        </w:rPr>
        <w:t>376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35F1F">
        <w:t>Psalm 118 Part 20 (</w:t>
      </w:r>
      <w:r w:rsidR="00E35F1F" w:rsidRPr="0082523C">
        <w:rPr>
          <w:rFonts w:ascii="Tahoma" w:eastAsia="Tahoma" w:hAnsi="Tahoma" w:cs="Tahoma"/>
        </w:rPr>
        <w:t>ר</w:t>
      </w:r>
      <w:r w:rsidR="00E35F1F">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35F1F">
        <w:rPr>
          <w:noProof/>
        </w:rPr>
        <w:t>343</w:t>
      </w:r>
      <w:r w:rsidR="00E611C7">
        <w:fldChar w:fldCharType="end"/>
      </w:r>
      <w:r w:rsidR="00E611C7">
        <w:t>.</w:t>
      </w:r>
    </w:p>
    <w:p w14:paraId="16732583" w14:textId="68D0A344" w:rsidR="00E276C1" w:rsidRPr="002A0A20" w:rsidRDefault="002A0A20" w:rsidP="00BF0205">
      <w:pPr>
        <w:pStyle w:val="Heading4"/>
      </w:pPr>
      <w:bookmarkStart w:id="321"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02C72C53"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lastRenderedPageBreak/>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120B77B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35F1F">
        <w:t>Psalm</w:t>
      </w:r>
      <w:r w:rsidR="00E35F1F" w:rsidRPr="00AB1781">
        <w:t xml:space="preserve"> 147</w:t>
      </w:r>
      <w:r w:rsidR="00E35F1F">
        <w:t>: “Praise the Lord, O Jerusalem! Praise your God, O Zion”</w:t>
      </w:r>
      <w:r>
        <w:fldChar w:fldCharType="end"/>
      </w:r>
      <w:r>
        <w:t xml:space="preserve"> Page </w:t>
      </w:r>
      <w:r>
        <w:fldChar w:fldCharType="begin"/>
      </w:r>
      <w:r>
        <w:instrText xml:space="preserve"> PAGEREF _Ref411968245 \h </w:instrText>
      </w:r>
      <w:r>
        <w:fldChar w:fldCharType="separate"/>
      </w:r>
      <w:r w:rsidR="00E35F1F">
        <w:rPr>
          <w:noProof/>
        </w:rPr>
        <w:t>377</w:t>
      </w:r>
      <w:r>
        <w:fldChar w:fldCharType="end"/>
      </w:r>
      <w:r>
        <w:t>.</w:t>
      </w:r>
    </w:p>
    <w:p w14:paraId="1D6C58E5" w14:textId="2704929F" w:rsidR="00E276C1" w:rsidRPr="002A0A20" w:rsidRDefault="002A0A20" w:rsidP="00BF0205">
      <w:pPr>
        <w:pStyle w:val="Heading4"/>
      </w:pPr>
      <w:bookmarkStart w:id="322" w:name="_Ref411968245"/>
      <w:r>
        <w:t>Psalm</w:t>
      </w:r>
      <w:r w:rsidR="00E276C1" w:rsidRPr="00AB1781">
        <w:t xml:space="preserve"> 147</w:t>
      </w:r>
      <w:r>
        <w:t xml:space="preserve">: </w:t>
      </w:r>
      <w:r w:rsidR="00BB3B58">
        <w:t>“</w:t>
      </w:r>
      <w:r>
        <w:t>Praise the Lord, O Jerusalem! Praise your God, O Zion</w:t>
      </w:r>
      <w:r w:rsidR="00BB3B58">
        <w:t>”</w:t>
      </w:r>
      <w:bookmarkEnd w:id="32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51C24F"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lastRenderedPageBreak/>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3808A41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1CA4850"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2"/>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4"/>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8D89DA3" w:rsidR="00086B05" w:rsidRPr="00AB1781" w:rsidRDefault="00086B05" w:rsidP="00086B05">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7"/>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lastRenderedPageBreak/>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9"/>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629C96B5"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3" w:name="_Toc410196196"/>
      <w:bookmarkStart w:id="324" w:name="_Toc410196438"/>
      <w:bookmarkStart w:id="325" w:name="_Toc410196940"/>
    </w:p>
    <w:p w14:paraId="5AB6630A" w14:textId="7A71FD45" w:rsidR="00D31F38" w:rsidRDefault="00D31F38" w:rsidP="00D31F38">
      <w:pPr>
        <w:pStyle w:val="Heading2"/>
      </w:pPr>
      <w:bookmarkStart w:id="326" w:name="_Toc448227683"/>
      <w:r>
        <w:lastRenderedPageBreak/>
        <w:t>The Canticles</w:t>
      </w:r>
      <w:bookmarkEnd w:id="326"/>
    </w:p>
    <w:p w14:paraId="020E29B8" w14:textId="562B7E1E" w:rsidR="00D31F38" w:rsidRDefault="00D31F38" w:rsidP="00D31F38">
      <w:pPr>
        <w:pStyle w:val="Heading3"/>
      </w:pPr>
      <w:bookmarkStart w:id="327" w:name="_Ref448228164"/>
      <w:r>
        <w:t>The First Canticle</w:t>
      </w:r>
      <w:bookmarkEnd w:id="327"/>
    </w:p>
    <w:p w14:paraId="1189EAF2" w14:textId="77777777" w:rsidR="00D31F38" w:rsidRDefault="00D31F38" w:rsidP="00D31F38">
      <w:pPr>
        <w:pStyle w:val="Heading4"/>
        <w:rPr>
          <w:lang w:val="en-US"/>
        </w:rPr>
      </w:pPr>
      <w:r>
        <w:rPr>
          <w:lang w:val="en-US"/>
        </w:rPr>
        <w:t>The Beginning of the Midnight Praise</w:t>
      </w:r>
    </w:p>
    <w:p w14:paraId="73070813" w14:textId="77777777" w:rsidR="00D31F38" w:rsidRDefault="00D31F38" w:rsidP="00D31F38">
      <w:r>
        <w:t>In the name of the Father and the Son: and the Holy Spirit, One God. Amen.</w:t>
      </w:r>
    </w:p>
    <w:p w14:paraId="6FCDA9A6" w14:textId="77777777" w:rsidR="00D31F38" w:rsidRDefault="00D31F38" w:rsidP="00D31F38">
      <w:r>
        <w:t>Lord have mercy. Lord have mercy. Lord Bless. Amen.</w:t>
      </w:r>
    </w:p>
    <w:p w14:paraId="3FF2431C" w14:textId="77777777" w:rsidR="00D31F38" w:rsidRDefault="00D31F38" w:rsidP="00D31F38">
      <w:r>
        <w:t>Glory be to the Father and the Son, and the Holy Spirit: Now and forever and unto the age of ages: Amen.</w:t>
      </w:r>
    </w:p>
    <w:p w14:paraId="4C05621D" w14:textId="77777777" w:rsidR="00D31F38" w:rsidRDefault="00D31F38" w:rsidP="00D31F38">
      <w:r>
        <w:t>Our Father...</w:t>
      </w:r>
    </w:p>
    <w:p w14:paraId="0591BD51" w14:textId="77777777" w:rsidR="00D31F38" w:rsidRDefault="00D31F38" w:rsidP="00D31F38">
      <w:r>
        <w:t>Let us give thanks...</w:t>
      </w:r>
    </w:p>
    <w:p w14:paraId="43188A8B" w14:textId="77777777" w:rsidR="00D31F38" w:rsidRDefault="00D31F38" w:rsidP="00D31F38">
      <w:r>
        <w:t>Have mercy upon me, O God.</w:t>
      </w:r>
    </w:p>
    <w:p w14:paraId="1F87C03A" w14:textId="77777777" w:rsidR="00D31F38" w:rsidRPr="001225FA" w:rsidRDefault="00D31F38" w:rsidP="00D31F38">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8"/>
            <w:r>
              <w:t>Arise</w:t>
            </w:r>
            <w:commentRangeEnd w:id="328"/>
            <w:r>
              <w:rPr>
                <w:rStyle w:val="CommentReference"/>
              </w:rPr>
              <w:commentReference w:id="328"/>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9"/>
            <w:r>
              <w:t>flesh</w:t>
            </w:r>
            <w:commentRangeEnd w:id="329"/>
            <w:r>
              <w:rPr>
                <w:rStyle w:val="CommentReference"/>
              </w:rPr>
              <w:commentReference w:id="329"/>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lastRenderedPageBreak/>
              <w:t>¿</w:t>
            </w:r>
          </w:p>
        </w:tc>
        <w:tc>
          <w:tcPr>
            <w:tcW w:w="3960" w:type="dxa"/>
          </w:tcPr>
          <w:p w14:paraId="7FFEBDBF" w14:textId="77777777" w:rsidR="00D31F38" w:rsidRDefault="00D31F38" w:rsidP="00D31F38">
            <w:pPr>
              <w:pStyle w:val="EngEnd"/>
            </w:pPr>
            <w:r w:rsidRPr="004E04E2">
              <w:t xml:space="preserve">And </w:t>
            </w:r>
            <w:commentRangeStart w:id="330"/>
            <w:r w:rsidRPr="004E04E2">
              <w:t xml:space="preserve">send up </w:t>
            </w:r>
            <w:commentRangeEnd w:id="330"/>
            <w:r>
              <w:rPr>
                <w:rStyle w:val="CommentReference"/>
              </w:rPr>
              <w:commentReference w:id="330"/>
            </w:r>
            <w:r>
              <w:t>to</w:t>
            </w:r>
            <w:r w:rsidRPr="004E04E2">
              <w:t xml:space="preserve"> </w:t>
            </w:r>
            <w:r>
              <w:t>You</w:t>
            </w:r>
            <w:r w:rsidRPr="004E04E2">
              <w:t xml:space="preserve"> a befitting </w:t>
            </w:r>
            <w:commentRangeStart w:id="331"/>
            <w:r w:rsidRPr="004E04E2">
              <w:t>doxology</w:t>
            </w:r>
            <w:commentRangeEnd w:id="331"/>
            <w:r>
              <w:rPr>
                <w:rStyle w:val="CommentReference"/>
              </w:rPr>
              <w:commentReference w:id="331"/>
            </w:r>
            <w:r w:rsidRPr="004E04E2">
              <w:t xml:space="preserve">, and win the forgiveness of our many sins: </w:t>
            </w:r>
            <w:commentRangeStart w:id="332"/>
            <w:r w:rsidRPr="004E04E2">
              <w:t xml:space="preserve">Glory to </w:t>
            </w:r>
            <w:r>
              <w:t>You</w:t>
            </w:r>
            <w:r w:rsidRPr="004E04E2">
              <w:t xml:space="preserve"> </w:t>
            </w:r>
            <w:commentRangeEnd w:id="332"/>
            <w:r>
              <w:rPr>
                <w:rStyle w:val="CommentReference"/>
              </w:rPr>
              <w:commentReference w:id="332"/>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3"/>
            <w:r w:rsidRPr="004E04E2">
              <w:t xml:space="preserve">Who </w:t>
            </w:r>
            <w:commentRangeEnd w:id="333"/>
            <w:r>
              <w:rPr>
                <w:rStyle w:val="CommentReference"/>
              </w:rPr>
              <w:commentReference w:id="333"/>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4"/>
            <w:r w:rsidRPr="004E04E2">
              <w:t>to the sanctuary</w:t>
            </w:r>
            <w:commentRangeEnd w:id="334"/>
            <w:r>
              <w:rPr>
                <w:rStyle w:val="CommentReference"/>
              </w:rPr>
              <w:commentReference w:id="334"/>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5"/>
            <w:r w:rsidRPr="004E04E2">
              <w:t xml:space="preserve">you out </w:t>
            </w:r>
            <w:commentRangeEnd w:id="335"/>
            <w:r>
              <w:rPr>
                <w:rStyle w:val="CommentReference"/>
              </w:rPr>
              <w:commentReference w:id="335"/>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6"/>
            <w:r w:rsidRPr="004E04E2">
              <w:t xml:space="preserve">supplication </w:t>
            </w:r>
            <w:commentRangeEnd w:id="336"/>
            <w:r>
              <w:rPr>
                <w:rStyle w:val="CommentReference"/>
              </w:rPr>
              <w:commentReference w:id="33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7"/>
            <w:r w:rsidRPr="004E04E2">
              <w:t xml:space="preserve">petition </w:t>
            </w:r>
            <w:commentRangeEnd w:id="337"/>
            <w:r>
              <w:rPr>
                <w:rStyle w:val="CommentReference"/>
              </w:rPr>
              <w:commentReference w:id="337"/>
            </w:r>
            <w:r w:rsidRPr="004E04E2">
              <w:t xml:space="preserve">shall come in before </w:t>
            </w:r>
            <w:r>
              <w:t>You</w:t>
            </w:r>
            <w:r w:rsidRPr="004E04E2">
              <w:t xml:space="preserve">: </w:t>
            </w:r>
            <w:commentRangeStart w:id="338"/>
            <w:r w:rsidRPr="004E04E2">
              <w:t xml:space="preserve">revive </w:t>
            </w:r>
            <w:commentRangeEnd w:id="338"/>
            <w:r>
              <w:rPr>
                <w:rStyle w:val="CommentReference"/>
              </w:rPr>
              <w:commentReference w:id="338"/>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9"/>
            <w:r w:rsidRPr="004E04E2">
              <w:t>pour forth</w:t>
            </w:r>
            <w:commentRangeEnd w:id="339"/>
            <w:r>
              <w:rPr>
                <w:rStyle w:val="CommentReference"/>
              </w:rPr>
              <w:commentReference w:id="339"/>
            </w:r>
            <w:r w:rsidRPr="004E04E2">
              <w:t xml:space="preserve"> </w:t>
            </w:r>
            <w:commentRangeStart w:id="340"/>
            <w:r w:rsidRPr="004E04E2">
              <w:t>blessing</w:t>
            </w:r>
            <w:commentRangeEnd w:id="340"/>
            <w:r>
              <w:rPr>
                <w:rStyle w:val="CommentReference"/>
              </w:rPr>
              <w:commentReference w:id="34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lastRenderedPageBreak/>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41"/>
            <w:r w:rsidRPr="004E04E2">
              <w:t xml:space="preserve">respond </w:t>
            </w:r>
            <w:commentRangeEnd w:id="341"/>
            <w:r>
              <w:rPr>
                <w:rStyle w:val="CommentReference"/>
              </w:rPr>
              <w:commentReference w:id="341"/>
            </w:r>
            <w:r w:rsidRPr="004E04E2">
              <w:t xml:space="preserve">with </w:t>
            </w:r>
            <w:r>
              <w:t>Your</w:t>
            </w:r>
            <w:r w:rsidRPr="004E04E2">
              <w:t xml:space="preserve"> words: for all </w:t>
            </w:r>
            <w:r>
              <w:t>Your</w:t>
            </w:r>
            <w:r w:rsidRPr="004E04E2">
              <w:t xml:space="preserve"> commandments are </w:t>
            </w:r>
            <w:commentRangeStart w:id="342"/>
            <w:r w:rsidRPr="004E04E2">
              <w:t>righteous</w:t>
            </w:r>
            <w:commentRangeEnd w:id="342"/>
            <w:r>
              <w:rPr>
                <w:rStyle w:val="CommentReference"/>
              </w:rPr>
              <w:commentReference w:id="342"/>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3"/>
            <w:r w:rsidRPr="004E04E2">
              <w:t>meditation</w:t>
            </w:r>
            <w:commentRangeEnd w:id="343"/>
            <w:r>
              <w:rPr>
                <w:rStyle w:val="CommentReference"/>
              </w:rPr>
              <w:commentReference w:id="343"/>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4"/>
            <w:r w:rsidRPr="004E04E2">
              <w:t>always</w:t>
            </w:r>
            <w:commentRangeEnd w:id="344"/>
            <w:r>
              <w:rPr>
                <w:rStyle w:val="CommentReference"/>
              </w:rPr>
              <w:commentReference w:id="344"/>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5"/>
            <w:r w:rsidRPr="004E04E2">
              <w:rPr>
                <w:rFonts w:eastAsia="@MingLiU"/>
              </w:rPr>
              <w:t xml:space="preserve">and </w:t>
            </w:r>
            <w:commentRangeEnd w:id="345"/>
            <w:r>
              <w:rPr>
                <w:rStyle w:val="CommentReference"/>
              </w:rPr>
              <w:commentReference w:id="345"/>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lastRenderedPageBreak/>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6"/>
            <w:r w:rsidRPr="004E04E2">
              <w:rPr>
                <w:rFonts w:eastAsia="@MingLiU"/>
              </w:rPr>
              <w:t xml:space="preserve">to </w:t>
            </w:r>
            <w:commentRangeEnd w:id="346"/>
            <w:r>
              <w:rPr>
                <w:rStyle w:val="CommentReference"/>
              </w:rPr>
              <w:commentReference w:id="346"/>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7"/>
            <w:r w:rsidRPr="004E04E2">
              <w:t xml:space="preserve">to </w:t>
            </w:r>
            <w:commentRangeEnd w:id="347"/>
            <w:r>
              <w:rPr>
                <w:rStyle w:val="CommentReference"/>
              </w:rPr>
              <w:commentReference w:id="347"/>
            </w:r>
            <w:r>
              <w:t>You</w:t>
            </w:r>
            <w:r w:rsidRPr="004E04E2">
              <w:t>, O Only</w:t>
            </w:r>
            <w:r w:rsidRPr="004E04E2">
              <w:noBreakHyphen/>
            </w:r>
            <w:commentRangeStart w:id="348"/>
            <w:r w:rsidRPr="004E04E2">
              <w:t>Begotten</w:t>
            </w:r>
            <w:commentRangeEnd w:id="348"/>
            <w:r>
              <w:rPr>
                <w:rStyle w:val="CommentReference"/>
              </w:rPr>
              <w:commentReference w:id="348"/>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9"/>
            <w:r w:rsidRPr="004E04E2">
              <w:t xml:space="preserve">utter </w:t>
            </w:r>
            <w:commentRangeEnd w:id="349"/>
            <w:r>
              <w:rPr>
                <w:rStyle w:val="CommentReference"/>
              </w:rPr>
              <w:commentReference w:id="349"/>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CA48D7B"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35F1F">
        <w:rPr>
          <w:noProof/>
        </w:rPr>
        <w:t>961</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0CDAA4E4" w14:textId="2B04F0E3" w:rsidR="00D31F38" w:rsidRDefault="00D31F38" w:rsidP="00D31F38">
      <w:pPr>
        <w:pStyle w:val="Rubric"/>
      </w:pPr>
    </w:p>
    <w:p w14:paraId="5207DB38" w14:textId="77777777" w:rsidR="00D31F38" w:rsidRDefault="00D31F38" w:rsidP="00D31F38">
      <w:pPr>
        <w:pStyle w:val="Heading4"/>
      </w:pPr>
      <w:bookmarkStart w:id="350" w:name="_Toc297322053"/>
      <w:bookmarkStart w:id="351" w:name="_Toc297407698"/>
      <w:bookmarkStart w:id="352" w:name="_Toc298445750"/>
      <w:bookmarkStart w:id="353" w:name="_Toc298681233"/>
      <w:bookmarkStart w:id="354" w:name="_Toc298447475"/>
      <w:bookmarkStart w:id="355"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6"/>
            <w:r>
              <w:t xml:space="preserve">consider </w:t>
            </w:r>
            <w:commentRangeEnd w:id="356"/>
            <w:r>
              <w:rPr>
                <w:rStyle w:val="CommentReference"/>
                <w:lang w:val="en-CA"/>
              </w:rPr>
              <w:commentReference w:id="356"/>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7"/>
            <w:r>
              <w:t xml:space="preserve">none </w:t>
            </w:r>
            <w:commentRangeEnd w:id="357"/>
            <w:r>
              <w:rPr>
                <w:rStyle w:val="CommentReference"/>
                <w:lang w:val="en-CA"/>
              </w:rPr>
              <w:commentReference w:id="357"/>
            </w:r>
            <w:r>
              <w:t>but You.</w:t>
            </w:r>
          </w:p>
          <w:p w14:paraId="45BFA942" w14:textId="77777777" w:rsidR="00D31F38" w:rsidRDefault="00D31F38" w:rsidP="00E35F1F">
            <w:pPr>
              <w:pStyle w:val="EngHangEnd"/>
            </w:pPr>
            <w:commentRangeStart w:id="358"/>
            <w:r>
              <w:t xml:space="preserve">After </w:t>
            </w:r>
            <w:commentRangeEnd w:id="358"/>
            <w:r>
              <w:rPr>
                <w:rStyle w:val="CommentReference"/>
                <w:lang w:val="en-CA"/>
              </w:rPr>
              <w:commentReference w:id="358"/>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9"/>
            <w:r>
              <w:t xml:space="preserve">to </w:t>
            </w:r>
            <w:commentRangeEnd w:id="359"/>
            <w:r>
              <w:rPr>
                <w:rStyle w:val="CommentReference"/>
                <w:lang w:val="en-CA"/>
              </w:rPr>
              <w:commentReference w:id="359"/>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0"/>
            <w:r>
              <w:t>joyful</w:t>
            </w:r>
            <w:commentRangeEnd w:id="360"/>
            <w:r>
              <w:rPr>
                <w:rStyle w:val="CommentReference"/>
                <w:lang w:val="en-CA"/>
              </w:rPr>
              <w:commentReference w:id="360"/>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1"/>
            <w:r>
              <w:t xml:space="preserve">perfect </w:t>
            </w:r>
            <w:commentRangeEnd w:id="361"/>
            <w:r>
              <w:rPr>
                <w:rStyle w:val="CommentReference"/>
                <w:lang w:val="en-CA"/>
              </w:rPr>
              <w:commentReference w:id="361"/>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2"/>
            <w:r>
              <w:t xml:space="preserve">sealed </w:t>
            </w:r>
            <w:commentRangeEnd w:id="362"/>
            <w:r>
              <w:rPr>
                <w:rStyle w:val="CommentReference"/>
                <w:lang w:val="en-CA"/>
              </w:rPr>
              <w:commentReference w:id="362"/>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3"/>
            <w:r>
              <w:t xml:space="preserve">fragrant </w:t>
            </w:r>
            <w:commentRangeEnd w:id="363"/>
            <w:r>
              <w:rPr>
                <w:rStyle w:val="CommentReference"/>
                <w:lang w:val="en-CA"/>
              </w:rPr>
              <w:commentReference w:id="363"/>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4"/>
            <w:r>
              <w:t>spices</w:t>
            </w:r>
            <w:commentRangeEnd w:id="364"/>
            <w:r>
              <w:rPr>
                <w:rStyle w:val="CommentReference"/>
                <w:lang w:val="en-CA"/>
              </w:rPr>
              <w:commentReference w:id="364"/>
            </w:r>
            <w:r>
              <w:t>,</w:t>
            </w:r>
          </w:p>
          <w:p w14:paraId="2BF4322B" w14:textId="77777777" w:rsidR="00D31F38" w:rsidRDefault="00D31F38" w:rsidP="00E35F1F">
            <w:pPr>
              <w:pStyle w:val="EngHangEnd"/>
            </w:pPr>
            <w:r>
              <w:t xml:space="preserve">"Behold and see that the Saviour </w:t>
            </w:r>
            <w:commentRangeStart w:id="365"/>
            <w:r>
              <w:t xml:space="preserve">is risen </w:t>
            </w:r>
            <w:commentRangeEnd w:id="365"/>
            <w:r>
              <w:rPr>
                <w:rStyle w:val="CommentReference"/>
                <w:lang w:val="en-CA"/>
              </w:rPr>
              <w:commentReference w:id="365"/>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6"/>
            <w:r>
              <w:t>A</w:t>
            </w:r>
            <w:commentRangeEnd w:id="366"/>
            <w:r>
              <w:rPr>
                <w:rStyle w:val="CommentReference"/>
                <w:lang w:val="en-CA"/>
              </w:rPr>
              <w:commentReference w:id="366"/>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7"/>
            <w:r>
              <w:t xml:space="preserve">We </w:t>
            </w:r>
            <w:commentRangeEnd w:id="367"/>
            <w:r>
              <w:rPr>
                <w:rStyle w:val="CommentReference"/>
                <w:lang w:val="en-CA"/>
              </w:rPr>
              <w:commentReference w:id="367"/>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8"/>
            <w:r>
              <w:t>alteration</w:t>
            </w:r>
            <w:commentRangeEnd w:id="368"/>
            <w:r>
              <w:rPr>
                <w:rStyle w:val="CommentReference"/>
                <w:lang w:val="en-CA"/>
              </w:rPr>
              <w:commentReference w:id="368"/>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t>The First Canticle: The Praise of Moses the Prophet</w:t>
      </w:r>
      <w:bookmarkEnd w:id="350"/>
      <w:bookmarkEnd w:id="351"/>
      <w:bookmarkEnd w:id="352"/>
      <w:bookmarkEnd w:id="353"/>
      <w:bookmarkEnd w:id="354"/>
      <w:bookmarkEnd w:id="355"/>
    </w:p>
    <w:p w14:paraId="6ABAC750" w14:textId="77777777" w:rsidR="00D31F38" w:rsidRDefault="00D31F38" w:rsidP="00D31F38">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7777777" w:rsidR="00D31F38" w:rsidRDefault="00D31F38" w:rsidP="00E35F1F">
            <w:pPr>
              <w:pStyle w:val="EngEnd"/>
            </w:pPr>
            <w:r>
              <w:t>Then Moses and the children of Israel sang this song to the Lord and spoke saying, "Let us sing to the Lord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77777777" w:rsidR="00D31F38" w:rsidRDefault="00D31F38" w:rsidP="00E35F1F">
            <w:pPr>
              <w:pStyle w:val="EngEnd"/>
            </w:pPr>
            <w:r>
              <w:t>Horse and rider He has thrown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77777777" w:rsidR="00D31F38" w:rsidRDefault="00D31F38" w:rsidP="00E35F1F">
            <w:pPr>
              <w:pStyle w:val="EngEnd"/>
            </w:pPr>
            <w:r>
              <w:t xml:space="preserve">This is my God, I will </w:t>
            </w:r>
            <w:commentRangeStart w:id="369"/>
            <w:r>
              <w:t>glorify Him</w:t>
            </w:r>
            <w:commentRangeEnd w:id="369"/>
            <w:r>
              <w:rPr>
                <w:rStyle w:val="CommentReference"/>
                <w:lang w:val="en-CA"/>
              </w:rPr>
              <w:commentReference w:id="369"/>
            </w:r>
            <w:r>
              <w:t>, the God of my fathers,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77777777" w:rsidR="00D31F38" w:rsidRDefault="00D31F38" w:rsidP="00E35F1F">
            <w:pPr>
              <w:pStyle w:val="EngEnd"/>
            </w:pPr>
            <w:r>
              <w:t xml:space="preserve">The Lord, </w:t>
            </w:r>
            <w:commentRangeStart w:id="370"/>
            <w:r>
              <w:t xml:space="preserve">when he shatters </w:t>
            </w:r>
            <w:commentRangeEnd w:id="370"/>
            <w:r>
              <w:rPr>
                <w:rStyle w:val="CommentReference"/>
                <w:lang w:val="en-CA"/>
              </w:rPr>
              <w:commentReference w:id="370"/>
            </w:r>
            <w:r>
              <w:t>wars, the Lord is his Name. Pharaoh's chariots and all his host has he cast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77777777" w:rsidR="00D31F38" w:rsidRDefault="00D31F38" w:rsidP="00E35F1F">
            <w:pPr>
              <w:pStyle w:val="EngEnd"/>
            </w:pPr>
            <w:r>
              <w:t xml:space="preserve">The </w:t>
            </w:r>
            <w:commentRangeStart w:id="371"/>
            <w:r>
              <w:t xml:space="preserve">chosen </w:t>
            </w:r>
            <w:commentRangeEnd w:id="371"/>
            <w:r>
              <w:rPr>
                <w:rStyle w:val="CommentReference"/>
                <w:lang w:val="en-CA"/>
              </w:rPr>
              <w:commentReference w:id="371"/>
            </w:r>
            <w:r>
              <w:t xml:space="preserve">mounted </w:t>
            </w:r>
            <w:commentRangeStart w:id="372"/>
            <w:r>
              <w:t xml:space="preserve">captains </w:t>
            </w:r>
            <w:commentRangeEnd w:id="372"/>
            <w:r>
              <w:rPr>
                <w:rStyle w:val="CommentReference"/>
                <w:lang w:val="en-CA"/>
              </w:rPr>
              <w:commentReference w:id="372"/>
            </w:r>
            <w:r>
              <w:t>He drowned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77777777" w:rsidR="00D31F38" w:rsidRDefault="00D31F38" w:rsidP="00E35F1F">
            <w:pPr>
              <w:pStyle w:val="EngEnd"/>
            </w:pPr>
            <w:r>
              <w:t>With open water He covered them;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77777777" w:rsidR="00D31F38" w:rsidRDefault="00D31F38" w:rsidP="00E35F1F">
            <w:pPr>
              <w:pStyle w:val="EngEnd"/>
            </w:pPr>
            <w:r>
              <w:t xml:space="preserve">Your right hand, O Lord, </w:t>
            </w:r>
            <w:commentRangeStart w:id="373"/>
            <w:r>
              <w:t xml:space="preserve">was </w:t>
            </w:r>
            <w:commentRangeEnd w:id="373"/>
            <w:r>
              <w:rPr>
                <w:rStyle w:val="CommentReference"/>
                <w:lang w:val="en-CA"/>
              </w:rPr>
              <w:commentReference w:id="373"/>
            </w:r>
            <w:r>
              <w:t xml:space="preserve">glorified in power. Your right hand, O Lord, </w:t>
            </w:r>
            <w:commentRangeStart w:id="374"/>
            <w:r>
              <w:t xml:space="preserve">crushed </w:t>
            </w:r>
            <w:commentRangeEnd w:id="374"/>
            <w:r>
              <w:rPr>
                <w:rStyle w:val="CommentReference"/>
                <w:lang w:val="en-CA"/>
              </w:rPr>
              <w:commentReference w:id="37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77777777" w:rsidR="00D31F38" w:rsidRDefault="00D31F38" w:rsidP="00E35F1F">
            <w:pPr>
              <w:pStyle w:val="EngEnd"/>
            </w:pPr>
            <w:r>
              <w:t xml:space="preserve">In the abundance of Your glory you </w:t>
            </w:r>
            <w:commentRangeStart w:id="375"/>
            <w:r>
              <w:t xml:space="preserve">shattered </w:t>
            </w:r>
            <w:commentRangeEnd w:id="375"/>
            <w:r>
              <w:rPr>
                <w:rStyle w:val="CommentReference"/>
                <w:lang w:val="en-CA"/>
              </w:rPr>
              <w:commentReference w:id="375"/>
            </w:r>
            <w:commentRangeStart w:id="376"/>
            <w:r>
              <w:t>Your enemies</w:t>
            </w:r>
            <w:commentRangeEnd w:id="376"/>
            <w:r>
              <w:rPr>
                <w:rStyle w:val="CommentReference"/>
                <w:lang w:val="en-CA"/>
              </w:rPr>
              <w:commentReference w:id="376"/>
            </w:r>
            <w:r>
              <w:t xml:space="preserve">; You </w:t>
            </w:r>
            <w:commentRangeStart w:id="377"/>
            <w:r>
              <w:t xml:space="preserve">sent </w:t>
            </w:r>
            <w:commentRangeEnd w:id="377"/>
            <w:r>
              <w:rPr>
                <w:rStyle w:val="CommentReference"/>
                <w:lang w:val="en-CA"/>
              </w:rPr>
              <w:commentReference w:id="377"/>
            </w:r>
            <w:r>
              <w:t>your wrath, and it consumed them as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77777777" w:rsidR="00D31F38" w:rsidRDefault="00D31F38" w:rsidP="00E35F1F">
            <w:pPr>
              <w:pStyle w:val="EngEnd"/>
            </w:pPr>
            <w:r>
              <w:t>Through the breath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7777777" w:rsidR="00D31F38" w:rsidRDefault="00D31F38" w:rsidP="00E35F1F">
            <w:pPr>
              <w:pStyle w:val="EngEnd"/>
            </w:pPr>
            <w:r>
              <w:t>The enemy said, 'I will pursue, I will overtake; I will divide the spoils; I will satisfy my soul; I will destroy with my dagger; my hand will reign.'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77777777" w:rsidR="00D31F38" w:rsidRDefault="00D31F38" w:rsidP="00E35F1F">
            <w:pPr>
              <w:pStyle w:val="EngEnd"/>
            </w:pPr>
            <w:r>
              <w:t xml:space="preserve">Who is like You, O Lord, among the gods? Who is like You, glorified among the </w:t>
            </w:r>
            <w:commentRangeStart w:id="378"/>
            <w:r>
              <w:t>holy</w:t>
            </w:r>
            <w:commentRangeEnd w:id="378"/>
            <w:r>
              <w:rPr>
                <w:rStyle w:val="CommentReference"/>
                <w:lang w:val="en-CA"/>
              </w:rPr>
              <w:commentReference w:id="378"/>
            </w:r>
            <w:r>
              <w:t xml:space="preserve">, awesome in </w:t>
            </w:r>
            <w:commentRangeStart w:id="379"/>
            <w:r>
              <w:t>glorious deeds</w:t>
            </w:r>
            <w:commentRangeEnd w:id="379"/>
            <w:r>
              <w:rPr>
                <w:rStyle w:val="CommentReference"/>
                <w:lang w:val="en-CA"/>
              </w:rPr>
              <w:commentReference w:id="379"/>
            </w:r>
            <w:r>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777777" w:rsidR="00D31F38" w:rsidRDefault="00D31F38" w:rsidP="00E35F1F">
            <w:pPr>
              <w:pStyle w:val="EngEnd"/>
            </w:pPr>
            <w:r>
              <w:t xml:space="preserve">You stretched out Your right hand; the earth swallowed them. You in Your righteousness led Your people, whom you </w:t>
            </w:r>
            <w:commentRangeStart w:id="380"/>
            <w:r>
              <w:t>redeemed</w:t>
            </w:r>
            <w:commentRangeEnd w:id="380"/>
            <w:r>
              <w:rPr>
                <w:rStyle w:val="CommentReference"/>
                <w:lang w:val="en-CA"/>
              </w:rPr>
              <w:commentReference w:id="380"/>
            </w:r>
            <w:r>
              <w:t xml:space="preserve">; You called them by Your power into Your holy </w:t>
            </w:r>
            <w:commentRangeStart w:id="381"/>
            <w:r>
              <w:t>abode</w:t>
            </w:r>
            <w:commentRangeEnd w:id="381"/>
            <w:r>
              <w:rPr>
                <w:rStyle w:val="CommentReference"/>
                <w:lang w:val="en-CA"/>
              </w:rPr>
              <w:commentReference w:id="381"/>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77777777" w:rsidR="00D31F38" w:rsidRDefault="00D31F38" w:rsidP="00E35F1F">
            <w:pPr>
              <w:pStyle w:val="EngEnd"/>
            </w:pPr>
            <w:r>
              <w:t xml:space="preserve">The nations heard and became angry; </w:t>
            </w:r>
            <w:commentRangeStart w:id="382"/>
            <w:r>
              <w:t xml:space="preserve">Sorrow </w:t>
            </w:r>
            <w:commentRangeEnd w:id="382"/>
            <w:r>
              <w:rPr>
                <w:rStyle w:val="CommentReference"/>
                <w:lang w:val="en-CA"/>
              </w:rPr>
              <w:commentReference w:id="382"/>
            </w:r>
            <w:r>
              <w:t>took hold on the inhabitants of Palestine.</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77777777" w:rsidR="00D31F38" w:rsidRDefault="00D31F38" w:rsidP="00E35F1F">
            <w:pPr>
              <w:pStyle w:val="EngEnd"/>
            </w:pPr>
            <w:r>
              <w:t>Then the rulers of Edom made haste. And the leaders of the Moabites, trembling took hold upon them.</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77777777" w:rsidR="00D31F38" w:rsidRDefault="00D31F38" w:rsidP="00E35F1F">
            <w:pPr>
              <w:pStyle w:val="EngEnd"/>
            </w:pPr>
            <w:r>
              <w:t xml:space="preserve">All the inhabitants of Canaan melted away. </w:t>
            </w:r>
            <w:commentRangeStart w:id="383"/>
            <w:r>
              <w:t>May</w:t>
            </w:r>
            <w:commentRangeEnd w:id="383"/>
            <w:r>
              <w:rPr>
                <w:rStyle w:val="CommentReference"/>
                <w:lang w:val="en-CA"/>
              </w:rPr>
              <w:commentReference w:id="383"/>
            </w:r>
            <w:r>
              <w:t xml:space="preserve"> fear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77777777" w:rsidR="00D31F38" w:rsidRDefault="00D31F38" w:rsidP="00E35F1F">
            <w:pPr>
              <w:pStyle w:val="EngEnd"/>
            </w:pPr>
            <w:r>
              <w:t>By the greatness of Your arm let them become as stone; till your people pass over, O Lord: till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77777777" w:rsidR="00D31F38" w:rsidRDefault="00D31F38" w:rsidP="00E35F1F">
            <w:pPr>
              <w:pStyle w:val="EngEnd"/>
            </w:pPr>
            <w:r>
              <w:t>Bring them in, and plant them in the mountain of Your inheritance, in Your prepared dwelling place that you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77777777" w:rsidR="00D31F38" w:rsidRDefault="00D31F38" w:rsidP="00E35F1F">
            <w:pPr>
              <w:pStyle w:val="EngEnd"/>
            </w:pPr>
            <w:r>
              <w:t xml:space="preserve">Your holy place, O Lord, which Your hands have prepared. The Lord, </w:t>
            </w:r>
            <w:commentRangeStart w:id="384"/>
            <w:r>
              <w:t xml:space="preserve">reigning </w:t>
            </w:r>
            <w:commentRangeEnd w:id="384"/>
            <w:r>
              <w:rPr>
                <w:rStyle w:val="CommentReference"/>
                <w:lang w:val="en-CA"/>
              </w:rPr>
              <w:commentReference w:id="384"/>
            </w:r>
            <w:r>
              <w:t xml:space="preserve">as King forever and ever </w:t>
            </w:r>
            <w:commentRangeStart w:id="385"/>
            <w:r>
              <w:t>and beyond</w:t>
            </w:r>
            <w:commentRangeEnd w:id="385"/>
            <w:r>
              <w:rPr>
                <w:rStyle w:val="CommentReference"/>
                <w:lang w:val="en-CA"/>
              </w:rPr>
              <w:commentReference w:id="385"/>
            </w:r>
            <w:r>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lastRenderedPageBreak/>
              <w:t>¿</w:t>
            </w:r>
          </w:p>
        </w:tc>
        <w:tc>
          <w:tcPr>
            <w:tcW w:w="3960" w:type="dxa"/>
          </w:tcPr>
          <w:p w14:paraId="660B28F1" w14:textId="77777777" w:rsidR="00D31F38" w:rsidRDefault="00D31F38" w:rsidP="00E35F1F">
            <w:pPr>
              <w:pStyle w:val="EngEnd"/>
            </w:pPr>
            <w:r>
              <w:t>Because</w:t>
            </w:r>
            <w:commentRangeStart w:id="386"/>
            <w:r>
              <w:t xml:space="preserve"> </w:t>
            </w:r>
            <w:commentRangeEnd w:id="386"/>
            <w:r>
              <w:rPr>
                <w:rStyle w:val="CommentReference"/>
                <w:lang w:val="en-CA"/>
              </w:rPr>
              <w:commentReference w:id="386"/>
            </w:r>
            <w:r>
              <w:t>the horses of Pharaoh: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77777777" w:rsidR="00D31F38" w:rsidRDefault="00D31F38" w:rsidP="00E35F1F">
            <w:pPr>
              <w:pStyle w:val="EngEnd"/>
            </w:pPr>
            <w:r>
              <w:t>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77777777" w:rsidR="00D31F38" w:rsidRDefault="00D31F38" w:rsidP="00E35F1F">
            <w:pPr>
              <w:pStyle w:val="EngEnd"/>
            </w:pPr>
            <w:r>
              <w:t xml:space="preserve">Then Miriam the prophetess: the sister of Aaron, took the tambourine in her hand, and all the women went out after her with tambourines and </w:t>
            </w:r>
            <w:commentRangeStart w:id="387"/>
            <w:r>
              <w:t>praises</w:t>
            </w:r>
            <w:commentRangeEnd w:id="387"/>
            <w:r>
              <w:rPr>
                <w:rStyle w:val="CommentReference"/>
                <w:lang w:val="en-CA"/>
              </w:rPr>
              <w:commentReference w:id="387"/>
            </w:r>
            <w:r>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77777777" w:rsidR="00D31F38" w:rsidRDefault="00D31F38" w:rsidP="00E35F1F">
            <w:pPr>
              <w:pStyle w:val="EngEnd"/>
            </w:pPr>
            <w:r>
              <w:t xml:space="preserve">And Miriam lead them, saying: "Let us sing to the Lord, </w:t>
            </w:r>
            <w:commentRangeStart w:id="388"/>
            <w:r>
              <w:t>for gloriously has He glorified Himself</w:t>
            </w:r>
            <w:commentRangeEnd w:id="388"/>
            <w:r>
              <w:rPr>
                <w:rStyle w:val="CommentReference"/>
                <w:lang w:val="en-CA"/>
              </w:rPr>
              <w:commentReference w:id="388"/>
            </w:r>
            <w:r>
              <w:t>."</w:t>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77777777" w:rsidR="00D31F38" w:rsidRDefault="00D31F38" w:rsidP="00E35F1F">
            <w:pPr>
              <w:pStyle w:val="EngEnd"/>
            </w:pPr>
            <w:r>
              <w:t xml:space="preserve">"Horse and rider he has thrown into the sea." Let us sing to the Lord for He has gloriously glorified </w:t>
            </w:r>
            <w:commentRangeStart w:id="389"/>
            <w:r>
              <w:t>Himself</w:t>
            </w:r>
            <w:commentRangeEnd w:id="389"/>
            <w:r>
              <w:rPr>
                <w:rStyle w:val="CommentReference"/>
                <w:lang w:val="en-CA"/>
              </w:rPr>
              <w:commentReference w:id="389"/>
            </w:r>
            <w:r>
              <w:t>.</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77777777" w:rsidR="00D31F38" w:rsidRDefault="00D31F38" w:rsidP="00D31F38">
      <w:pPr>
        <w:pStyle w:val="Heading5"/>
      </w:pPr>
      <w:bookmarkStart w:id="390" w:name="_Toc297322054"/>
      <w:bookmarkStart w:id="391" w:name="_Toc297407699"/>
      <w:bookmarkStart w:id="392" w:name="_Toc298445751"/>
      <w:bookmarkStart w:id="393" w:name="_Toc298681234"/>
      <w:bookmarkStart w:id="394" w:name="_Toc298447476"/>
      <w:r>
        <w:t>Psali Adam</w:t>
      </w:r>
      <w:bookmarkEnd w:id="390"/>
      <w:bookmarkEnd w:id="391"/>
      <w:bookmarkEnd w:id="392"/>
      <w:bookmarkEnd w:id="393"/>
      <w:bookmarkEnd w:id="39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5"/>
            <w:r>
              <w:t xml:space="preserve">The </w:t>
            </w:r>
            <w:commentRangeEnd w:id="395"/>
            <w:r>
              <w:rPr>
                <w:rStyle w:val="CommentReference"/>
                <w:lang w:val="en-CA"/>
              </w:rPr>
              <w:commentReference w:id="395"/>
            </w:r>
            <w:r>
              <w:t xml:space="preserve">water of the sea was parted into parts, And the great deep became a </w:t>
            </w:r>
            <w:commentRangeStart w:id="396"/>
            <w:r>
              <w:t>path</w:t>
            </w:r>
            <w:commentRangeEnd w:id="396"/>
            <w:r>
              <w:rPr>
                <w:rStyle w:val="CommentReference"/>
                <w:lang w:val="en-CA"/>
              </w:rPr>
              <w:commentReference w:id="39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7"/>
            <w:r w:rsidRPr="00D33B3C">
              <w:rPr>
                <w:rFonts w:ascii="Times New Roman" w:hAnsi="Times New Roman" w:cs="Times New Roman"/>
              </w:rPr>
              <w:t>Ϧ</w:t>
            </w:r>
            <w:r w:rsidRPr="00D33B3C">
              <w:t>ⲉⲛ</w:t>
            </w:r>
            <w:commentRangeEnd w:id="397"/>
            <w:r>
              <w:rPr>
                <w:rStyle w:val="CommentReference"/>
                <w:rFonts w:ascii="Garamond" w:hAnsi="Garamond" w:cstheme="minorBidi"/>
                <w:noProof w:val="0"/>
                <w:lang w:val="en-CA"/>
              </w:rPr>
              <w:commentReference w:id="39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8"/>
            <w:r>
              <w:t xml:space="preserve">miraculous </w:t>
            </w:r>
            <w:commentRangeEnd w:id="398"/>
            <w:r>
              <w:rPr>
                <w:rStyle w:val="CommentReference"/>
                <w:lang w:val="en-CA"/>
              </w:rPr>
              <w:commentReference w:id="39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lastRenderedPageBreak/>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9"/>
            <w:r>
              <w:t xml:space="preserve">passed </w:t>
            </w:r>
            <w:commentRangeEnd w:id="399"/>
            <w:r>
              <w:rPr>
                <w:rStyle w:val="CommentReference"/>
                <w:lang w:val="en-CA"/>
              </w:rPr>
              <w:commentReference w:id="39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0"/>
            <w:r>
              <w:t xml:space="preserve">praising </w:t>
            </w:r>
            <w:commentRangeEnd w:id="400"/>
            <w:r>
              <w:rPr>
                <w:rStyle w:val="CommentReference"/>
                <w:lang w:val="en-CA"/>
              </w:rPr>
              <w:commentReference w:id="40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401"/>
            <w:r>
              <w:t xml:space="preserve">praise </w:t>
            </w:r>
            <w:commentRangeEnd w:id="401"/>
            <w:r>
              <w:rPr>
                <w:rStyle w:val="CommentReference"/>
                <w:lang w:val="en-CA"/>
              </w:rPr>
              <w:commentReference w:id="401"/>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6F55DCB"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35F1F">
        <w:rPr>
          <w:noProof/>
        </w:rPr>
        <w:t>456</w:t>
      </w:r>
      <w:r>
        <w:fldChar w:fldCharType="end"/>
      </w:r>
      <w:r>
        <w:t>, until Part Nine of the Sunday Theotokia before continuing as usual from the Second Canticle.</w:t>
      </w:r>
    </w:p>
    <w:p w14:paraId="7A906C89" w14:textId="61C7EBEF" w:rsidR="00D31F38" w:rsidRDefault="00D31F38" w:rsidP="00D31F38">
      <w:pPr>
        <w:pStyle w:val="Rubric"/>
      </w:pPr>
      <w:r>
        <w:lastRenderedPageBreak/>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35F1F">
        <w:rPr>
          <w:noProof/>
        </w:rPr>
        <w:t>965</w:t>
      </w:r>
      <w:r>
        <w:fldChar w:fldCharType="end"/>
      </w:r>
      <w:r>
        <w:t>.</w:t>
      </w:r>
    </w:p>
    <w:p w14:paraId="79DC4EE1" w14:textId="661F05AD" w:rsidR="00D31F38" w:rsidRDefault="00D31F38" w:rsidP="00D31F38">
      <w:pPr>
        <w:pStyle w:val="Heading3"/>
      </w:pPr>
      <w:bookmarkStart w:id="402" w:name="_Ref448228178"/>
      <w:r>
        <w:t>The Second Canticle</w:t>
      </w:r>
      <w:bookmarkEnd w:id="402"/>
    </w:p>
    <w:p w14:paraId="11A0BA89" w14:textId="6C778309"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E35F1F">
        <w:rPr>
          <w:noProof/>
        </w:rPr>
        <w:t>967</w:t>
      </w:r>
      <w:r>
        <w:fldChar w:fldCharType="end"/>
      </w:r>
      <w:r>
        <w:t>, is said.</w:t>
      </w:r>
    </w:p>
    <w:p w14:paraId="3FBED4F1" w14:textId="77777777" w:rsidR="00D31F38" w:rsidRDefault="00D31F38" w:rsidP="00D31F38">
      <w:pPr>
        <w:pStyle w:val="Heading4"/>
      </w:pPr>
      <w:bookmarkStart w:id="403" w:name="_Toc297322055"/>
      <w:bookmarkStart w:id="404" w:name="_Toc297407700"/>
      <w:bookmarkStart w:id="405" w:name="_Ref297493889"/>
      <w:bookmarkStart w:id="406" w:name="_Toc298445752"/>
      <w:bookmarkStart w:id="407" w:name="_Toc298681235"/>
      <w:bookmarkStart w:id="408" w:name="_Toc298447477"/>
      <w:bookmarkStart w:id="409" w:name="_Toc308441895"/>
      <w:bookmarkStart w:id="410" w:name="_Ref434580757"/>
      <w:bookmarkStart w:id="411" w:name="_Ref434580763"/>
      <w:r>
        <w:t>The Second Canticle: Psalm 135</w:t>
      </w:r>
      <w:bookmarkEnd w:id="403"/>
      <w:bookmarkEnd w:id="404"/>
      <w:bookmarkEnd w:id="405"/>
      <w:bookmarkEnd w:id="406"/>
      <w:bookmarkEnd w:id="407"/>
      <w:bookmarkEnd w:id="408"/>
      <w:bookmarkEnd w:id="409"/>
      <w:bookmarkEnd w:id="410"/>
      <w:bookmarkEnd w:id="411"/>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t>¿</w:t>
            </w:r>
          </w:p>
        </w:tc>
        <w:tc>
          <w:tcPr>
            <w:tcW w:w="3960" w:type="dxa"/>
          </w:tcPr>
          <w:p w14:paraId="24B96EA8" w14:textId="77777777" w:rsidR="00D31F38" w:rsidRDefault="00D31F38" w:rsidP="00E35F1F">
            <w:pPr>
              <w:pStyle w:val="EngInd"/>
            </w:pPr>
            <w:r w:rsidRPr="00597158">
              <w:t xml:space="preserve">O </w:t>
            </w:r>
            <w:r>
              <w:t>confess</w:t>
            </w:r>
            <w:r w:rsidRPr="00597158">
              <w:t xml:space="preserve"> the Lord, </w:t>
            </w:r>
            <w:r>
              <w:t>for</w:t>
            </w:r>
            <w:r w:rsidRPr="00597158">
              <w:t xml:space="preserve"> He is good: </w:t>
            </w:r>
          </w:p>
          <w:p w14:paraId="78D6EB7C" w14:textId="77777777" w:rsidR="00D31F38" w:rsidRPr="00597158" w:rsidRDefault="00D31F38" w:rsidP="00E35F1F">
            <w:pPr>
              <w:pStyle w:val="EngIndEnd"/>
            </w:pPr>
            <w:r w:rsidRPr="00597158">
              <w:t>Alleluia: For His mercy endures forever.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4CB38C5A" w14:textId="77777777" w:rsidR="00D31F38" w:rsidRDefault="00D31F38" w:rsidP="00E35F1F">
            <w:pPr>
              <w:pStyle w:val="EngInd"/>
            </w:pPr>
            <w:r w:rsidRPr="00597158">
              <w:t xml:space="preserve">O </w:t>
            </w:r>
            <w:r>
              <w:t xml:space="preserve">confess </w:t>
            </w:r>
            <w:r w:rsidRPr="00597158">
              <w:t xml:space="preserve">the God of gods: </w:t>
            </w:r>
          </w:p>
          <w:p w14:paraId="1F1C33E3" w14:textId="77777777" w:rsidR="00D31F38" w:rsidRPr="00597158" w:rsidRDefault="00D31F38" w:rsidP="00E35F1F">
            <w:pPr>
              <w:pStyle w:val="EngIndEnd"/>
            </w:pPr>
            <w:r w:rsidRPr="00597158">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1772C243" w14:textId="77777777" w:rsidR="00D31F38" w:rsidRDefault="00D31F38" w:rsidP="00E35F1F">
            <w:pPr>
              <w:pStyle w:val="EngInd"/>
            </w:pPr>
            <w:r w:rsidRPr="00597158">
              <w:t xml:space="preserve">O </w:t>
            </w:r>
            <w:r>
              <w:t>confess</w:t>
            </w:r>
            <w:r w:rsidRPr="00597158">
              <w:t xml:space="preserve"> the Lord of lords: </w:t>
            </w:r>
          </w:p>
          <w:p w14:paraId="28934CF2" w14:textId="77777777" w:rsidR="00D31F38" w:rsidRPr="00597158" w:rsidRDefault="00D31F38" w:rsidP="00E35F1F">
            <w:pPr>
              <w:pStyle w:val="EngIndEnd"/>
            </w:pPr>
            <w:r w:rsidRPr="00597158">
              <w:t>Alleluia: For His mercy endures forever.</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D01BCDE" w14:textId="77777777" w:rsidR="00D31F38" w:rsidRDefault="00D31F38" w:rsidP="00E35F1F">
            <w:pPr>
              <w:pStyle w:val="EngInd"/>
            </w:pPr>
            <w:r w:rsidRPr="00597158">
              <w:t xml:space="preserve">To Him Who alone does great wonders: </w:t>
            </w:r>
          </w:p>
          <w:p w14:paraId="36B759DB" w14:textId="77777777" w:rsidR="00D31F38" w:rsidRPr="00597158" w:rsidRDefault="00D31F38" w:rsidP="00E35F1F">
            <w:pPr>
              <w:pStyle w:val="EngIndEnd"/>
            </w:pPr>
            <w:r w:rsidRPr="00597158">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119F9208" w14:textId="77777777" w:rsidR="00D31F38" w:rsidRDefault="00D31F38" w:rsidP="00E35F1F">
            <w:pPr>
              <w:pStyle w:val="EngInd"/>
            </w:pPr>
            <w:r w:rsidRPr="00597158">
              <w:t xml:space="preserve">To Him that by </w:t>
            </w:r>
            <w:commentRangeStart w:id="412"/>
            <w:r w:rsidRPr="00597158">
              <w:t xml:space="preserve">wisdom </w:t>
            </w:r>
            <w:commentRangeEnd w:id="412"/>
            <w:r>
              <w:rPr>
                <w:rStyle w:val="CommentReference"/>
                <w:rFonts w:eastAsiaTheme="minorHAnsi" w:cstheme="minorBidi"/>
                <w:color w:val="auto"/>
                <w:lang w:val="en-CA"/>
              </w:rPr>
              <w:commentReference w:id="412"/>
            </w:r>
            <w:r w:rsidRPr="00597158">
              <w:t xml:space="preserve">made the heavens: </w:t>
            </w:r>
          </w:p>
          <w:p w14:paraId="31B1ECDD" w14:textId="77777777" w:rsidR="00D31F38" w:rsidRPr="00597158" w:rsidRDefault="00D31F38" w:rsidP="00E35F1F">
            <w:pPr>
              <w:pStyle w:val="EngIndEnd"/>
            </w:pPr>
            <w:r w:rsidRPr="00597158">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71D671B6" w14:textId="77777777" w:rsidR="00D31F38" w:rsidRDefault="00D31F38" w:rsidP="00E35F1F">
            <w:pPr>
              <w:pStyle w:val="EngInd"/>
            </w:pPr>
            <w:r w:rsidRPr="00597158">
              <w:t xml:space="preserve">To Him that </w:t>
            </w:r>
            <w:commentRangeStart w:id="413"/>
            <w:r w:rsidRPr="00597158">
              <w:t>stretched out</w:t>
            </w:r>
            <w:commentRangeEnd w:id="413"/>
            <w:r>
              <w:rPr>
                <w:rStyle w:val="CommentReference"/>
                <w:rFonts w:eastAsiaTheme="minorHAnsi" w:cstheme="minorBidi"/>
                <w:color w:val="auto"/>
                <w:lang w:val="en-CA"/>
              </w:rPr>
              <w:commentReference w:id="413"/>
            </w:r>
            <w:r w:rsidRPr="00597158">
              <w:t xml:space="preserve"> the earth above the waters: </w:t>
            </w:r>
          </w:p>
          <w:p w14:paraId="4AD5521F" w14:textId="77777777" w:rsidR="00D31F38" w:rsidRPr="00597158" w:rsidRDefault="00D31F38" w:rsidP="00E35F1F">
            <w:pPr>
              <w:pStyle w:val="EngIndEnd"/>
            </w:pPr>
            <w:r w:rsidRPr="00597158">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7CE4174" w14:textId="77777777" w:rsidR="00D31F38" w:rsidRDefault="00D31F38" w:rsidP="00E35F1F">
            <w:pPr>
              <w:pStyle w:val="EngInd"/>
            </w:pPr>
            <w:r w:rsidRPr="00597158">
              <w:t xml:space="preserve">To Him </w:t>
            </w:r>
            <w:commentRangeStart w:id="414"/>
            <w:r w:rsidRPr="00597158">
              <w:t xml:space="preserve">that </w:t>
            </w:r>
            <w:commentRangeEnd w:id="414"/>
            <w:r>
              <w:rPr>
                <w:rStyle w:val="CommentReference"/>
                <w:rFonts w:eastAsiaTheme="minorHAnsi" w:cstheme="minorBidi"/>
                <w:color w:val="auto"/>
                <w:lang w:val="en-CA"/>
              </w:rPr>
              <w:commentReference w:id="414"/>
            </w:r>
            <w:r w:rsidRPr="00597158">
              <w:t xml:space="preserve">made great lights: </w:t>
            </w:r>
          </w:p>
          <w:p w14:paraId="3EB20856" w14:textId="77777777" w:rsidR="00D31F38" w:rsidRPr="00597158" w:rsidRDefault="00D31F38" w:rsidP="00E35F1F">
            <w:pPr>
              <w:pStyle w:val="EngIndEnd"/>
            </w:pPr>
            <w:r w:rsidRPr="00597158">
              <w:t>Alleluia: For His mercy endures forever.</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5AC416B3" w14:textId="77777777" w:rsidR="00D31F38" w:rsidRDefault="00D31F38" w:rsidP="00E35F1F">
            <w:pPr>
              <w:pStyle w:val="EngInd"/>
            </w:pPr>
            <w:r w:rsidRPr="00597158">
              <w:t xml:space="preserve">The sun to </w:t>
            </w:r>
            <w:commentRangeStart w:id="415"/>
            <w:r w:rsidRPr="00597158">
              <w:t xml:space="preserve">rule </w:t>
            </w:r>
            <w:commentRangeEnd w:id="415"/>
            <w:r>
              <w:rPr>
                <w:rStyle w:val="CommentReference"/>
                <w:rFonts w:eastAsiaTheme="minorHAnsi" w:cstheme="minorBidi"/>
                <w:color w:val="auto"/>
                <w:lang w:val="en-CA"/>
              </w:rPr>
              <w:commentReference w:id="415"/>
            </w:r>
            <w:r w:rsidRPr="00597158">
              <w:t xml:space="preserve">by day: </w:t>
            </w:r>
          </w:p>
          <w:p w14:paraId="2FA7BF2C" w14:textId="77777777" w:rsidR="00D31F38" w:rsidRPr="00597158" w:rsidRDefault="00D31F38" w:rsidP="00E35F1F">
            <w:pPr>
              <w:pStyle w:val="EngIndEnd"/>
            </w:pPr>
            <w:r w:rsidRPr="00597158">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t>¿</w:t>
            </w:r>
          </w:p>
        </w:tc>
        <w:tc>
          <w:tcPr>
            <w:tcW w:w="3960" w:type="dxa"/>
          </w:tcPr>
          <w:p w14:paraId="4F90958F" w14:textId="77777777" w:rsidR="00D31F38" w:rsidRDefault="00D31F38" w:rsidP="00E35F1F">
            <w:pPr>
              <w:pStyle w:val="EngInd"/>
            </w:pPr>
            <w:r w:rsidRPr="00597158">
              <w:t xml:space="preserve">The moon and stars to rule by night: </w:t>
            </w:r>
          </w:p>
          <w:p w14:paraId="78C66DA8" w14:textId="77777777" w:rsidR="00D31F38" w:rsidRPr="00597158" w:rsidRDefault="00D31F38" w:rsidP="00E35F1F">
            <w:pPr>
              <w:pStyle w:val="EngIndEnd"/>
            </w:pPr>
            <w:r w:rsidRPr="00597158">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98F1E42" w14:textId="77777777" w:rsidR="00D31F38" w:rsidRDefault="00D31F38" w:rsidP="00E35F1F">
            <w:pPr>
              <w:pStyle w:val="EngInd"/>
            </w:pPr>
            <w:r w:rsidRPr="00597158">
              <w:t xml:space="preserve">To Him that smote Egypt in their firstborn: </w:t>
            </w:r>
          </w:p>
          <w:p w14:paraId="22887763" w14:textId="77777777" w:rsidR="00D31F38" w:rsidRPr="00597158" w:rsidRDefault="00D31F38" w:rsidP="00E35F1F">
            <w:pPr>
              <w:pStyle w:val="EngIndEnd"/>
            </w:pPr>
            <w:r w:rsidRPr="00597158">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t>¿</w:t>
            </w:r>
          </w:p>
        </w:tc>
        <w:tc>
          <w:tcPr>
            <w:tcW w:w="3960" w:type="dxa"/>
          </w:tcPr>
          <w:p w14:paraId="387340CE" w14:textId="77777777" w:rsidR="00D31F38" w:rsidRDefault="00D31F38" w:rsidP="00E35F1F">
            <w:pPr>
              <w:pStyle w:val="EngInd"/>
            </w:pPr>
            <w:r w:rsidRPr="00597158">
              <w:t xml:space="preserve">And brought out Israel from among them: </w:t>
            </w:r>
          </w:p>
          <w:p w14:paraId="3889DF0D" w14:textId="77777777" w:rsidR="00D31F38" w:rsidRPr="00597158" w:rsidRDefault="00D31F38" w:rsidP="00E35F1F">
            <w:pPr>
              <w:pStyle w:val="EngIndEnd"/>
            </w:pPr>
            <w:r w:rsidRPr="00597158">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558DF2E5" w14:textId="77777777" w:rsidR="00D31F38" w:rsidRDefault="00D31F38" w:rsidP="00E35F1F">
            <w:pPr>
              <w:pStyle w:val="EngInd"/>
            </w:pPr>
            <w:r w:rsidRPr="00597158">
              <w:t xml:space="preserve">With a strong hand and with a </w:t>
            </w:r>
            <w:commentRangeStart w:id="416"/>
            <w:r w:rsidRPr="00597158">
              <w:t xml:space="preserve">stretched-out </w:t>
            </w:r>
            <w:commentRangeEnd w:id="416"/>
            <w:r>
              <w:rPr>
                <w:rStyle w:val="CommentReference"/>
                <w:rFonts w:eastAsiaTheme="minorHAnsi" w:cstheme="minorBidi"/>
                <w:color w:val="auto"/>
                <w:lang w:val="en-CA"/>
              </w:rPr>
              <w:commentReference w:id="416"/>
            </w:r>
            <w:r w:rsidRPr="00597158">
              <w:t xml:space="preserve">arm: </w:t>
            </w:r>
          </w:p>
          <w:p w14:paraId="41AC2285" w14:textId="77777777" w:rsidR="00D31F38" w:rsidRPr="00597158" w:rsidRDefault="00D31F38" w:rsidP="00E35F1F">
            <w:pPr>
              <w:pStyle w:val="EngIndEnd"/>
            </w:pPr>
            <w:r w:rsidRPr="00597158">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6A90F538" w14:textId="77777777" w:rsidR="00D31F38" w:rsidRDefault="00D31F38" w:rsidP="00E35F1F">
            <w:pPr>
              <w:pStyle w:val="EngInd"/>
            </w:pPr>
            <w:r w:rsidRPr="00597158">
              <w:t xml:space="preserve">To Him Who divided the Red Sea into parts: </w:t>
            </w:r>
          </w:p>
          <w:p w14:paraId="561C5210" w14:textId="77777777" w:rsidR="00D31F38" w:rsidRPr="00597158" w:rsidRDefault="00D31F38" w:rsidP="00E35F1F">
            <w:pPr>
              <w:pStyle w:val="EngIndEnd"/>
            </w:pPr>
            <w:r w:rsidRPr="00597158">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23AF15F6" w14:textId="77777777" w:rsidR="00D31F38" w:rsidRDefault="00D31F38" w:rsidP="00E35F1F">
            <w:pPr>
              <w:pStyle w:val="EngInd"/>
            </w:pPr>
            <w:r w:rsidRPr="00597158">
              <w:t xml:space="preserve">And </w:t>
            </w:r>
            <w:r>
              <w:t xml:space="preserve">brought out Israel </w:t>
            </w:r>
            <w:r w:rsidRPr="00597158">
              <w:t xml:space="preserve">through the midst of it: </w:t>
            </w:r>
          </w:p>
          <w:p w14:paraId="0EEA3DFC" w14:textId="77777777" w:rsidR="00D31F38" w:rsidRPr="00597158" w:rsidRDefault="00D31F38" w:rsidP="00E35F1F">
            <w:pPr>
              <w:pStyle w:val="EngIndEnd"/>
            </w:pPr>
            <w:r w:rsidRPr="00597158">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5C7359AA" w14:textId="77777777" w:rsidR="00D31F38" w:rsidRDefault="00D31F38" w:rsidP="00E35F1F">
            <w:pPr>
              <w:pStyle w:val="EngInd"/>
            </w:pPr>
            <w:r w:rsidRPr="00597158">
              <w:t xml:space="preserve">But overthrew Pharaoh and his </w:t>
            </w:r>
            <w:r>
              <w:t>forces</w:t>
            </w:r>
            <w:r w:rsidRPr="00597158">
              <w:t xml:space="preserve"> </w:t>
            </w:r>
            <w:commentRangeStart w:id="417"/>
            <w:r w:rsidRPr="00597158">
              <w:t xml:space="preserve">in </w:t>
            </w:r>
            <w:commentRangeEnd w:id="417"/>
            <w:r>
              <w:rPr>
                <w:rStyle w:val="CommentReference"/>
                <w:rFonts w:eastAsiaTheme="minorHAnsi" w:cstheme="minorBidi"/>
                <w:color w:val="auto"/>
                <w:lang w:val="en-CA"/>
              </w:rPr>
              <w:commentReference w:id="417"/>
            </w:r>
            <w:r w:rsidRPr="00597158">
              <w:t xml:space="preserve">the Red Sea: </w:t>
            </w:r>
          </w:p>
          <w:p w14:paraId="5043C884" w14:textId="77777777" w:rsidR="00D31F38" w:rsidRPr="00597158" w:rsidRDefault="00D31F38" w:rsidP="00E35F1F">
            <w:pPr>
              <w:pStyle w:val="EngIndEnd"/>
            </w:pPr>
            <w:r w:rsidRPr="00597158">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0619FA34" w14:textId="77777777" w:rsidR="00D31F38" w:rsidRDefault="00D31F38" w:rsidP="00E35F1F">
            <w:pPr>
              <w:pStyle w:val="EngInd"/>
            </w:pPr>
            <w:r w:rsidRPr="00597158">
              <w:t xml:space="preserve">To Him Who </w:t>
            </w:r>
            <w:r>
              <w:t>brought</w:t>
            </w:r>
            <w:r w:rsidRPr="00597158">
              <w:t xml:space="preserve"> His people through the wilderness: </w:t>
            </w:r>
          </w:p>
          <w:p w14:paraId="2DA04A86" w14:textId="77777777" w:rsidR="00D31F38" w:rsidRPr="00597158" w:rsidRDefault="00D31F38" w:rsidP="00E35F1F">
            <w:pPr>
              <w:pStyle w:val="EngIndEnd"/>
            </w:pPr>
            <w:r w:rsidRPr="00597158">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lastRenderedPageBreak/>
              <w:t>¿</w:t>
            </w:r>
          </w:p>
        </w:tc>
        <w:tc>
          <w:tcPr>
            <w:tcW w:w="3960" w:type="dxa"/>
          </w:tcPr>
          <w:p w14:paraId="75BDEE7B" w14:textId="77777777" w:rsidR="00D31F38" w:rsidRPr="00FC3604" w:rsidRDefault="00D31F38" w:rsidP="00E35F1F">
            <w:pPr>
              <w:pStyle w:val="EngInd"/>
            </w:pPr>
            <w:commentRangeStart w:id="418"/>
            <w:r w:rsidRPr="00FC3604">
              <w:t xml:space="preserve">To Him who retrieved water from a rock: </w:t>
            </w:r>
          </w:p>
          <w:p w14:paraId="1272DE38" w14:textId="77777777" w:rsidR="00D31F38" w:rsidRPr="00597158" w:rsidRDefault="00D31F38" w:rsidP="00E35F1F">
            <w:pPr>
              <w:pStyle w:val="EngIndEnd"/>
            </w:pPr>
            <w:r w:rsidRPr="00FC3604">
              <w:t>Alleluia: For His mercy endures forever.</w:t>
            </w:r>
            <w:commentRangeEnd w:id="418"/>
            <w:r>
              <w:rPr>
                <w:rStyle w:val="CommentReference"/>
                <w:rFonts w:cstheme="minorBidi"/>
                <w:color w:val="auto"/>
                <w:lang w:val="en-CA"/>
              </w:rPr>
              <w:commentReference w:id="418"/>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28EFA960" w14:textId="77777777" w:rsidR="00D31F38" w:rsidRDefault="00D31F38" w:rsidP="00E35F1F">
            <w:pPr>
              <w:pStyle w:val="EngInd"/>
            </w:pPr>
            <w:r w:rsidRPr="00597158">
              <w:t xml:space="preserve">To Him that </w:t>
            </w:r>
            <w:r>
              <w:t>struck down</w:t>
            </w:r>
            <w:r w:rsidRPr="00597158">
              <w:t xml:space="preserve"> great kings: </w:t>
            </w:r>
          </w:p>
          <w:p w14:paraId="0D419D85" w14:textId="77777777" w:rsidR="00D31F38" w:rsidRPr="00597158" w:rsidRDefault="00D31F38" w:rsidP="00E35F1F">
            <w:pPr>
              <w:pStyle w:val="EngIndEnd"/>
            </w:pPr>
            <w:r w:rsidRPr="00597158">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704C16B9" w14:textId="77777777" w:rsidR="00D31F38" w:rsidRDefault="00D31F38" w:rsidP="00E35F1F">
            <w:pPr>
              <w:pStyle w:val="EngInd"/>
            </w:pPr>
            <w:r w:rsidRPr="00597158">
              <w:t xml:space="preserve">And </w:t>
            </w:r>
            <w:r>
              <w:t>killed</w:t>
            </w:r>
            <w:r w:rsidRPr="00597158">
              <w:t xml:space="preserve"> </w:t>
            </w:r>
            <w:r>
              <w:t>mighty</w:t>
            </w:r>
            <w:r w:rsidRPr="00597158">
              <w:t xml:space="preserve"> kings: </w:t>
            </w:r>
          </w:p>
          <w:p w14:paraId="32109BD6" w14:textId="77777777" w:rsidR="00D31F38" w:rsidRPr="00597158" w:rsidRDefault="00D31F38" w:rsidP="00E35F1F">
            <w:pPr>
              <w:pStyle w:val="EngIndEnd"/>
            </w:pPr>
            <w:r w:rsidRPr="00597158">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37F4CC79" w14:textId="77777777" w:rsidR="00D31F38" w:rsidRDefault="00D31F38" w:rsidP="00E35F1F">
            <w:pPr>
              <w:pStyle w:val="EngInd"/>
            </w:pPr>
            <w:r w:rsidRPr="00597158">
              <w:t>Sihon, king of the Amorites:</w:t>
            </w:r>
          </w:p>
          <w:p w14:paraId="45550CDB" w14:textId="77777777" w:rsidR="00D31F38" w:rsidRPr="00597158" w:rsidRDefault="00D31F38" w:rsidP="00E35F1F">
            <w:pPr>
              <w:pStyle w:val="EngIndEnd"/>
            </w:pPr>
            <w:r w:rsidRPr="00597158">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078607D5" w14:textId="77777777" w:rsidR="00D31F38" w:rsidRDefault="00D31F38" w:rsidP="00E35F1F">
            <w:pPr>
              <w:pStyle w:val="EngInd"/>
            </w:pPr>
            <w:r w:rsidRPr="00597158">
              <w:t xml:space="preserve">And Og, the king of Bashan: </w:t>
            </w:r>
          </w:p>
          <w:p w14:paraId="3BE737B8" w14:textId="77777777" w:rsidR="00D31F38" w:rsidRPr="00597158" w:rsidRDefault="00D31F38" w:rsidP="00E35F1F">
            <w:pPr>
              <w:pStyle w:val="EngIndEnd"/>
              <w:rPr>
                <w:szCs w:val="20"/>
              </w:rPr>
            </w:pPr>
            <w:r w:rsidRPr="00597158">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8A5284B" w14:textId="77777777" w:rsidR="00D31F38" w:rsidRDefault="00D31F38" w:rsidP="00E35F1F">
            <w:pPr>
              <w:pStyle w:val="EngInd"/>
            </w:pPr>
            <w:r w:rsidRPr="00597158">
              <w:t xml:space="preserve">And gave their lands </w:t>
            </w:r>
            <w:r>
              <w:t>as</w:t>
            </w:r>
            <w:r w:rsidRPr="00597158">
              <w:t xml:space="preserve"> a heritage: </w:t>
            </w:r>
          </w:p>
          <w:p w14:paraId="5307AF7E" w14:textId="77777777" w:rsidR="00D31F38" w:rsidRPr="00597158" w:rsidRDefault="00D31F38" w:rsidP="00E35F1F">
            <w:pPr>
              <w:pStyle w:val="EngIndEnd"/>
              <w:rPr>
                <w:szCs w:val="20"/>
              </w:rPr>
            </w:pPr>
            <w:r w:rsidRPr="00597158">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4B10F25F" w14:textId="77777777" w:rsidR="00D31F38" w:rsidRDefault="00D31F38" w:rsidP="00E35F1F">
            <w:pPr>
              <w:pStyle w:val="EngInd"/>
            </w:pPr>
            <w:r w:rsidRPr="00597158">
              <w:t xml:space="preserve">Even a heritage </w:t>
            </w:r>
            <w:r>
              <w:t>to</w:t>
            </w:r>
            <w:r w:rsidRPr="00597158">
              <w:t xml:space="preserve"> Israel His servant: </w:t>
            </w:r>
          </w:p>
          <w:p w14:paraId="642EF70F" w14:textId="77777777" w:rsidR="00D31F38" w:rsidRPr="00597158" w:rsidRDefault="00D31F38" w:rsidP="00E35F1F">
            <w:pPr>
              <w:pStyle w:val="EngIndEnd"/>
            </w:pPr>
            <w:r w:rsidRPr="00597158">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54F00FB1" w14:textId="77777777" w:rsidR="00D31F38" w:rsidRDefault="00D31F38" w:rsidP="00E35F1F">
            <w:pPr>
              <w:pStyle w:val="EngInd"/>
            </w:pPr>
            <w:r w:rsidRPr="00597158">
              <w:t xml:space="preserve">Who remembered us in our </w:t>
            </w:r>
            <w:r>
              <w:t>humiliation</w:t>
            </w:r>
            <w:r w:rsidRPr="00597158">
              <w:t xml:space="preserve">: </w:t>
            </w:r>
          </w:p>
          <w:p w14:paraId="1896E114" w14:textId="77777777" w:rsidR="00D31F38" w:rsidRPr="00597158" w:rsidRDefault="00D31F38" w:rsidP="00E35F1F">
            <w:pPr>
              <w:pStyle w:val="EngIndEnd"/>
            </w:pPr>
            <w:r w:rsidRPr="00597158">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4F7C166D" w14:textId="77777777" w:rsidR="00D31F38" w:rsidRDefault="00D31F38" w:rsidP="00E35F1F">
            <w:pPr>
              <w:pStyle w:val="EngInd"/>
            </w:pPr>
            <w:r w:rsidRPr="00597158">
              <w:t xml:space="preserve">And redeemed us from our enemies: </w:t>
            </w:r>
          </w:p>
          <w:p w14:paraId="66752771" w14:textId="77777777" w:rsidR="00D31F38" w:rsidRPr="00597158" w:rsidRDefault="00D31F38" w:rsidP="00E35F1F">
            <w:pPr>
              <w:pStyle w:val="EngIndEnd"/>
            </w:pPr>
            <w:r w:rsidRPr="00597158">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1DAC6DD3" w14:textId="77777777" w:rsidR="00D31F38" w:rsidRDefault="00D31F38" w:rsidP="00E35F1F">
            <w:pPr>
              <w:pStyle w:val="EngInd"/>
            </w:pPr>
            <w:r w:rsidRPr="00597158">
              <w:t xml:space="preserve">Who gives food to all flesh: </w:t>
            </w:r>
          </w:p>
          <w:p w14:paraId="7AFDE7E7" w14:textId="77777777" w:rsidR="00D31F38" w:rsidRPr="00597158" w:rsidRDefault="00D31F38" w:rsidP="00E35F1F">
            <w:pPr>
              <w:pStyle w:val="EngIndEnd"/>
            </w:pPr>
            <w:r w:rsidRPr="00597158">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lastRenderedPageBreak/>
              <w:t>¿</w:t>
            </w:r>
          </w:p>
        </w:tc>
        <w:tc>
          <w:tcPr>
            <w:tcW w:w="3960" w:type="dxa"/>
          </w:tcPr>
          <w:p w14:paraId="5938B4B2" w14:textId="77777777" w:rsidR="00D31F38" w:rsidRDefault="00D31F38" w:rsidP="00E35F1F">
            <w:pPr>
              <w:pStyle w:val="EngInd"/>
            </w:pPr>
            <w:r w:rsidRPr="00597158">
              <w:t xml:space="preserve">O </w:t>
            </w:r>
            <w:r>
              <w:t>confess</w:t>
            </w:r>
            <w:r w:rsidRPr="00597158">
              <w:t xml:space="preserve"> the God of heaven: </w:t>
            </w:r>
          </w:p>
          <w:p w14:paraId="6F78E5EE" w14:textId="77777777" w:rsidR="00D31F38" w:rsidRPr="00597158" w:rsidRDefault="00D31F38" w:rsidP="00E35F1F">
            <w:pPr>
              <w:pStyle w:val="EngIndEnd"/>
              <w:rPr>
                <w:szCs w:val="20"/>
              </w:rPr>
            </w:pPr>
            <w:r w:rsidRPr="00597158">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1E634796" w14:textId="77777777" w:rsidR="00D31F38" w:rsidRDefault="00D31F38" w:rsidP="00E35F1F">
            <w:pPr>
              <w:pStyle w:val="EngInd"/>
            </w:pPr>
            <w:r w:rsidRPr="00597158">
              <w:t xml:space="preserve">O </w:t>
            </w:r>
            <w:r>
              <w:t>confess</w:t>
            </w:r>
            <w:r w:rsidRPr="00597158">
              <w:t xml:space="preserve"> the Lord of lords, for He is good: </w:t>
            </w:r>
          </w:p>
          <w:p w14:paraId="61BE160A" w14:textId="77777777" w:rsidR="00D31F38" w:rsidRPr="00597158" w:rsidRDefault="00D31F38" w:rsidP="00E35F1F">
            <w:pPr>
              <w:pStyle w:val="EngIndEnd"/>
            </w:pPr>
            <w:r w:rsidRPr="00597158">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77777777" w:rsidR="00D31F38" w:rsidRDefault="00D31F38" w:rsidP="00D31F38">
      <w:pPr>
        <w:pStyle w:val="Heading5"/>
      </w:pPr>
      <w:bookmarkStart w:id="420" w:name="_Toc297322056"/>
      <w:bookmarkStart w:id="421" w:name="_Toc297407701"/>
      <w:bookmarkStart w:id="422" w:name="_Toc298445753"/>
      <w:bookmarkStart w:id="423" w:name="_Toc298681236"/>
      <w:bookmarkStart w:id="424" w:name="_Toc298447478"/>
      <w:r>
        <w:t>Psali Adam</w:t>
      </w:r>
      <w:bookmarkEnd w:id="420"/>
      <w:bookmarkEnd w:id="421"/>
      <w:bookmarkEnd w:id="422"/>
      <w:bookmarkEnd w:id="423"/>
      <w:bookmarkEnd w:id="424"/>
    </w:p>
    <w:p w14:paraId="6462A1CD" w14:textId="77777777" w:rsidR="00D31F38" w:rsidRDefault="00D31F38" w:rsidP="00D31F38">
      <w:pPr>
        <w:pStyle w:val="Heading5non-TOC"/>
      </w:pPr>
      <w:r w:rsidRPr="00D175BB">
        <w:t>Ⲯⲁⲗⲓ Ⲁ̀ⲇⲁⲙ</w:t>
      </w:r>
    </w:p>
    <w:p w14:paraId="36E63227" w14:textId="2EF93318"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E35F1F">
        <w:rPr>
          <w:noProof/>
        </w:rPr>
        <w:t>969</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25"/>
            <w:r w:rsidRPr="004C0CA2">
              <w:t xml:space="preserve">brought </w:t>
            </w:r>
            <w:commentRangeEnd w:id="425"/>
            <w:r>
              <w:rPr>
                <w:rStyle w:val="CommentReference"/>
                <w:rFonts w:eastAsiaTheme="minorHAnsi" w:cstheme="minorBidi"/>
                <w:color w:val="auto"/>
                <w:lang w:val="en-CA"/>
              </w:rPr>
              <w:commentReference w:id="425"/>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46F67B8C"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E35F1F">
        <w:rPr>
          <w:noProof/>
        </w:rPr>
        <w:t>971</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26" w:name="_Ref448228188"/>
      <w:r>
        <w:lastRenderedPageBreak/>
        <w:t>The Third Canticle</w:t>
      </w:r>
      <w:bookmarkEnd w:id="426"/>
    </w:p>
    <w:p w14:paraId="29105308" w14:textId="77777777" w:rsidR="00D31F38" w:rsidRDefault="00D31F38" w:rsidP="00D31F38">
      <w:pPr>
        <w:pStyle w:val="Heading4"/>
      </w:pPr>
      <w:bookmarkStart w:id="427" w:name="_Toc297322057"/>
      <w:bookmarkStart w:id="428" w:name="_Toc297407702"/>
      <w:bookmarkStart w:id="429" w:name="_Toc298445754"/>
      <w:bookmarkStart w:id="430" w:name="_Toc298681237"/>
      <w:bookmarkStart w:id="431" w:name="_Toc298447479"/>
      <w:bookmarkStart w:id="432" w:name="_Toc308441896"/>
      <w:r>
        <w:lastRenderedPageBreak/>
        <w:t>The Third Canticle: The Song of the Three Children</w:t>
      </w:r>
      <w:bookmarkEnd w:id="427"/>
      <w:bookmarkEnd w:id="428"/>
      <w:bookmarkEnd w:id="429"/>
      <w:bookmarkEnd w:id="430"/>
      <w:bookmarkEnd w:id="431"/>
      <w:bookmarkEnd w:id="432"/>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lastRenderedPageBreak/>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41"/>
            <w:r w:rsidRPr="00BE273A">
              <w:t xml:space="preserve">whales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42"/>
            <w:r w:rsidRPr="00BE273A">
              <w:t xml:space="preserve">beasts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43"/>
            <w:r w:rsidRPr="00BE273A">
              <w:t xml:space="preserve">sons </w:t>
            </w:r>
            <w:commentRangeEnd w:id="443"/>
            <w:r w:rsidRPr="00BE273A">
              <w:rPr>
                <w:rStyle w:val="CommentReference"/>
                <w:rFonts w:eastAsiaTheme="minorHAnsi"/>
                <w:sz w:val="24"/>
              </w:rPr>
              <w:commentReference w:id="443"/>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44"/>
            <w:r w:rsidRPr="00BE273A">
              <w:t xml:space="preserve">of </w:t>
            </w:r>
            <w:commentRangeEnd w:id="444"/>
            <w:r w:rsidRPr="00BE273A">
              <w:rPr>
                <w:rStyle w:val="CommentReference"/>
                <w:rFonts w:eastAsiaTheme="minorHAnsi"/>
                <w:sz w:val="24"/>
              </w:rPr>
              <w:commentReference w:id="444"/>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lastRenderedPageBreak/>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7777777" w:rsidR="00D31F38" w:rsidRDefault="00D31F38" w:rsidP="00D31F38">
      <w:pPr>
        <w:pStyle w:val="Heading5"/>
      </w:pPr>
      <w:bookmarkStart w:id="446" w:name="_Toc297322058"/>
      <w:bookmarkStart w:id="447" w:name="_Toc297407703"/>
      <w:bookmarkStart w:id="448" w:name="_Toc298445755"/>
      <w:bookmarkStart w:id="449" w:name="_Toc298681238"/>
      <w:bookmarkStart w:id="450" w:name="_Toc298447480"/>
      <w:r>
        <w:t>Psali Batos</w:t>
      </w:r>
      <w:bookmarkEnd w:id="446"/>
      <w:bookmarkEnd w:id="447"/>
      <w:bookmarkEnd w:id="448"/>
      <w:bookmarkEnd w:id="449"/>
      <w:bookmarkEnd w:id="45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51"/>
            <w:r w:rsidRPr="00436BDD">
              <w:t>Ⲁⲣⲓⲯⲁⲗⲓⲛ</w:t>
            </w:r>
            <w:commentRangeEnd w:id="451"/>
            <w:r>
              <w:rPr>
                <w:rStyle w:val="CommentReference"/>
                <w:rFonts w:ascii="Garamond" w:hAnsi="Garamond" w:cstheme="minorBidi"/>
                <w:noProof w:val="0"/>
                <w:lang w:val="en-CA"/>
              </w:rPr>
              <w:commentReference w:id="451"/>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2"/>
            <w:r>
              <w:t>Giver</w:t>
            </w:r>
            <w:r w:rsidRPr="00C05A5B">
              <w:t xml:space="preserve"> </w:t>
            </w:r>
            <w:commentRangeEnd w:id="452"/>
            <w:r>
              <w:rPr>
                <w:rStyle w:val="CommentReference"/>
                <w:rFonts w:eastAsiaTheme="minorHAnsi" w:cstheme="minorBidi"/>
                <w:color w:val="auto"/>
                <w:lang w:val="en-CA"/>
              </w:rPr>
              <w:commentReference w:id="452"/>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3"/>
            <w:r w:rsidRPr="00C05A5B">
              <w:t>nanias</w:t>
            </w:r>
            <w:commentRangeEnd w:id="453"/>
            <w:r>
              <w:rPr>
                <w:rStyle w:val="CommentReference"/>
                <w:rFonts w:eastAsiaTheme="minorHAnsi" w:cstheme="minorBidi"/>
                <w:color w:val="auto"/>
                <w:lang w:val="en-CA"/>
              </w:rPr>
              <w:commentReference w:id="453"/>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4"/>
            <w:r w:rsidRPr="00C05A5B">
              <w:t>Morning</w:t>
            </w:r>
            <w:commentRangeEnd w:id="454"/>
            <w:r>
              <w:rPr>
                <w:rStyle w:val="CommentReference"/>
                <w:rFonts w:eastAsiaTheme="minorHAnsi" w:cstheme="minorBidi"/>
                <w:color w:val="auto"/>
                <w:lang w:val="en-CA"/>
              </w:rPr>
              <w:commentReference w:id="454"/>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5"/>
            <w:r w:rsidRPr="00C05A5B">
              <w:t>Emmanuel</w:t>
            </w:r>
            <w:commentRangeEnd w:id="455"/>
            <w:r>
              <w:rPr>
                <w:rStyle w:val="CommentReference"/>
                <w:rFonts w:eastAsiaTheme="minorHAnsi" w:cstheme="minorBidi"/>
                <w:color w:val="auto"/>
                <w:lang w:val="en-CA"/>
              </w:rPr>
              <w:commentReference w:id="455"/>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6"/>
            <w:r w:rsidRPr="00C05A5B">
              <w:t xml:space="preserve">Proclaim </w:t>
            </w:r>
            <w:commentRangeEnd w:id="456"/>
            <w:r>
              <w:rPr>
                <w:rStyle w:val="CommentReference"/>
                <w:rFonts w:eastAsiaTheme="minorHAnsi" w:cstheme="minorBidi"/>
                <w:color w:val="auto"/>
                <w:lang w:val="en-CA"/>
              </w:rPr>
              <w:commentReference w:id="456"/>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7"/>
            <w:r>
              <w:t>persevere</w:t>
            </w:r>
            <w:commentRangeEnd w:id="457"/>
            <w:r>
              <w:rPr>
                <w:rStyle w:val="CommentReference"/>
                <w:rFonts w:eastAsiaTheme="minorHAnsi" w:cstheme="minorBidi"/>
                <w:color w:val="auto"/>
                <w:lang w:val="en-CA"/>
              </w:rPr>
              <w:commentReference w:id="457"/>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8"/>
            <w:r>
              <w:t>presbyters</w:t>
            </w:r>
            <w:commentRangeEnd w:id="458"/>
            <w:r>
              <w:rPr>
                <w:rStyle w:val="CommentReference"/>
                <w:rFonts w:eastAsiaTheme="minorHAnsi" w:cstheme="minorBidi"/>
                <w:color w:val="auto"/>
                <w:lang w:val="en-CA"/>
              </w:rPr>
              <w:commentReference w:id="458"/>
            </w:r>
            <w:r w:rsidRPr="00C05A5B">
              <w:t>:</w:t>
            </w:r>
          </w:p>
          <w:p w14:paraId="0639E799" w14:textId="77777777" w:rsidR="00D31F38" w:rsidRDefault="00D31F38" w:rsidP="00E35F1F">
            <w:pPr>
              <w:pStyle w:val="EngHang"/>
            </w:pPr>
            <w:r>
              <w:t>"</w:t>
            </w:r>
            <w:commentRangeStart w:id="459"/>
            <w:r>
              <w:t>Bless</w:t>
            </w:r>
            <w:commentRangeEnd w:id="459"/>
            <w:r>
              <w:rPr>
                <w:rStyle w:val="CommentReference"/>
                <w:rFonts w:eastAsiaTheme="minorHAnsi" w:cstheme="minorBidi"/>
                <w:color w:val="auto"/>
                <w:lang w:val="en-CA"/>
              </w:rPr>
              <w:commentReference w:id="459"/>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0"/>
            <w:r>
              <w:t>day</w:t>
            </w:r>
            <w:commentRangeEnd w:id="460"/>
            <w:r>
              <w:rPr>
                <w:rStyle w:val="CommentReference"/>
                <w:rFonts w:eastAsiaTheme="minorHAnsi" w:cstheme="minorBidi"/>
                <w:color w:val="auto"/>
                <w:lang w:val="en-CA"/>
              </w:rPr>
              <w:commentReference w:id="460"/>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1"/>
            <w:r w:rsidRPr="00C05A5B">
              <w:t xml:space="preserve">souls </w:t>
            </w:r>
            <w:commentRangeEnd w:id="461"/>
            <w:r>
              <w:rPr>
                <w:rStyle w:val="CommentReference"/>
                <w:rFonts w:eastAsiaTheme="minorHAnsi" w:cstheme="minorBidi"/>
                <w:color w:val="auto"/>
                <w:lang w:val="en-CA"/>
              </w:rPr>
              <w:commentReference w:id="461"/>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2"/>
            <w:r w:rsidRPr="00C05A5B">
              <w:t>sea</w:t>
            </w:r>
            <w:commentRangeEnd w:id="462"/>
            <w:r>
              <w:rPr>
                <w:rStyle w:val="CommentReference"/>
                <w:rFonts w:eastAsiaTheme="minorHAnsi" w:cstheme="minorBidi"/>
                <w:color w:val="auto"/>
                <w:lang w:val="en-CA"/>
              </w:rPr>
              <w:commentReference w:id="462"/>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63"/>
            <w:r w:rsidRPr="00C05A5B">
              <w:t xml:space="preserve">all </w:t>
            </w:r>
            <w:commentRangeEnd w:id="463"/>
            <w:r>
              <w:rPr>
                <w:rStyle w:val="CommentReference"/>
                <w:rFonts w:eastAsiaTheme="minorHAnsi" w:cstheme="minorBidi"/>
                <w:color w:val="auto"/>
                <w:lang w:val="en-CA"/>
              </w:rPr>
              <w:commentReference w:id="463"/>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4"/>
            <w:r w:rsidRPr="00C05A5B">
              <w:t>heretics</w:t>
            </w:r>
            <w:commentRangeEnd w:id="464"/>
            <w:r>
              <w:rPr>
                <w:rStyle w:val="CommentReference"/>
                <w:rFonts w:eastAsiaTheme="minorHAnsi" w:cstheme="minorBidi"/>
                <w:color w:val="auto"/>
                <w:lang w:val="en-CA"/>
              </w:rPr>
              <w:commentReference w:id="464"/>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65"/>
            <w:r w:rsidRPr="00C05A5B">
              <w:t xml:space="preserve">spirits </w:t>
            </w:r>
            <w:commentRangeEnd w:id="465"/>
            <w:r>
              <w:rPr>
                <w:rStyle w:val="CommentReference"/>
                <w:rFonts w:eastAsiaTheme="minorHAnsi" w:cstheme="minorBidi"/>
                <w:color w:val="auto"/>
                <w:lang w:val="en-CA"/>
              </w:rPr>
              <w:commentReference w:id="465"/>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6"/>
            <w:r>
              <w:t>contrite</w:t>
            </w:r>
            <w:r w:rsidRPr="00C05A5B">
              <w:t xml:space="preserve"> </w:t>
            </w:r>
            <w:commentRangeEnd w:id="466"/>
            <w:r>
              <w:rPr>
                <w:rStyle w:val="CommentReference"/>
                <w:rFonts w:eastAsiaTheme="minorHAnsi" w:cstheme="minorBidi"/>
                <w:color w:val="auto"/>
                <w:lang w:val="en-CA"/>
              </w:rPr>
              <w:commentReference w:id="466"/>
            </w:r>
            <w:commentRangeStart w:id="467"/>
            <w:r w:rsidRPr="00C05A5B">
              <w:t>hearts</w:t>
            </w:r>
            <w:commentRangeEnd w:id="467"/>
            <w:r>
              <w:rPr>
                <w:rStyle w:val="CommentReference"/>
                <w:rFonts w:eastAsiaTheme="minorHAnsi" w:cstheme="minorBidi"/>
                <w:color w:val="auto"/>
                <w:lang w:val="en-CA"/>
              </w:rPr>
              <w:commentReference w:id="467"/>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8"/>
            <w:r w:rsidRPr="00C05A5B">
              <w:t>Make haste and be very attentive</w:t>
            </w:r>
            <w:commentRangeEnd w:id="468"/>
            <w:r>
              <w:rPr>
                <w:rStyle w:val="CommentReference"/>
                <w:rFonts w:eastAsiaTheme="minorHAnsi" w:cstheme="minorBidi"/>
                <w:color w:val="auto"/>
                <w:lang w:val="en-CA"/>
              </w:rPr>
              <w:commentReference w:id="468"/>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9"/>
            <w:r w:rsidRPr="00C05A5B">
              <w:t xml:space="preserve">righteous </w:t>
            </w:r>
            <w:commentRangeEnd w:id="469"/>
            <w:r>
              <w:rPr>
                <w:rStyle w:val="CommentReference"/>
                <w:rFonts w:eastAsiaTheme="minorHAnsi" w:cstheme="minorBidi"/>
                <w:color w:val="auto"/>
                <w:lang w:val="en-CA"/>
              </w:rPr>
              <w:commentReference w:id="469"/>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70"/>
            <w:r>
              <w:t>condemned</w:t>
            </w:r>
            <w:commentRangeEnd w:id="470"/>
            <w:r>
              <w:rPr>
                <w:rStyle w:val="CommentReference"/>
                <w:rFonts w:eastAsiaTheme="minorHAnsi" w:cstheme="minorBidi"/>
                <w:color w:val="auto"/>
                <w:lang w:val="en-CA"/>
              </w:rPr>
              <w:commentReference w:id="470"/>
            </w:r>
            <w:r w:rsidRPr="00C05A5B">
              <w:t xml:space="preserve">, </w:t>
            </w:r>
          </w:p>
          <w:p w14:paraId="25CD9610" w14:textId="77777777" w:rsidR="00D31F38" w:rsidRDefault="00D31F38" w:rsidP="00E35F1F">
            <w:pPr>
              <w:pStyle w:val="EngHang"/>
            </w:pPr>
            <w:r w:rsidRPr="00C05A5B">
              <w:t xml:space="preserve">That he may </w:t>
            </w:r>
            <w:commentRangeStart w:id="471"/>
            <w:r w:rsidRPr="00C05A5B">
              <w:t xml:space="preserve">join </w:t>
            </w:r>
            <w:commentRangeEnd w:id="471"/>
            <w:r>
              <w:rPr>
                <w:rStyle w:val="CommentReference"/>
                <w:rFonts w:eastAsiaTheme="minorHAnsi" w:cstheme="minorBidi"/>
                <w:color w:val="auto"/>
                <w:lang w:val="en-CA"/>
              </w:rPr>
              <w:commentReference w:id="471"/>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7319865C"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35F1F">
        <w:rPr>
          <w:noProof/>
        </w:rPr>
        <w:t>972</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72" w:name="_Toc297322059"/>
      <w:bookmarkStart w:id="473" w:name="_Toc297407704"/>
      <w:bookmarkStart w:id="474" w:name="_Toc298445756"/>
      <w:bookmarkStart w:id="475" w:name="_Toc298681239"/>
      <w:bookmarkStart w:id="476" w:name="_Toc298447481"/>
      <w:r>
        <w:lastRenderedPageBreak/>
        <w:t>We Follow You</w:t>
      </w:r>
      <w:bookmarkEnd w:id="472"/>
      <w:bookmarkEnd w:id="473"/>
      <w:bookmarkEnd w:id="474"/>
      <w:bookmarkEnd w:id="475"/>
      <w:bookmarkEnd w:id="47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7" w:name="_Toc297322060"/>
      <w:bookmarkStart w:id="478" w:name="_Toc297407705"/>
      <w:bookmarkStart w:id="479" w:name="_Toc298445757"/>
      <w:bookmarkStart w:id="480" w:name="_Toc298681240"/>
      <w:bookmarkStart w:id="481" w:name="_Toc298447482"/>
      <w:bookmarkStart w:id="482" w:name="_Toc308441897"/>
      <w:bookmarkStart w:id="483" w:name="_Ref448228216"/>
      <w:bookmarkStart w:id="484" w:name="_Ref448228224"/>
      <w:r>
        <w:lastRenderedPageBreak/>
        <w:t>The Communion of the Saints</w:t>
      </w:r>
      <w:bookmarkEnd w:id="477"/>
      <w:bookmarkEnd w:id="478"/>
      <w:bookmarkEnd w:id="479"/>
      <w:bookmarkEnd w:id="480"/>
      <w:bookmarkEnd w:id="481"/>
      <w:bookmarkEnd w:id="482"/>
      <w:bookmarkEnd w:id="483"/>
      <w:bookmarkEnd w:id="484"/>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5"/>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6"/>
            <w:r w:rsidRPr="00006239">
              <w:t>My</w:t>
            </w:r>
            <w:commentRangeEnd w:id="486"/>
            <w:r>
              <w:rPr>
                <w:rStyle w:val="CommentReference"/>
                <w:rFonts w:eastAsiaTheme="minorHAnsi" w:cstheme="minorBidi"/>
                <w:color w:val="auto"/>
                <w:lang w:val="en-CA"/>
              </w:rPr>
              <w:commentReference w:id="486"/>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7"/>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7"/>
            <w:r>
              <w:rPr>
                <w:rStyle w:val="CommentReference"/>
                <w:rFonts w:ascii="Garamond" w:hAnsi="Garamond" w:cstheme="minorBidi"/>
                <w:noProof w:val="0"/>
                <w:lang w:val="en-CA"/>
              </w:rPr>
              <w:commentReference w:id="487"/>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8"/>
            <w:r w:rsidRPr="00FC3604">
              <w:t>ⲡⲓϣⲟⲙⲧ ϣⲉ ⲙⲏⲧ ϣ̀ⲙⲏⲛ</w:t>
            </w:r>
            <w:commentRangeEnd w:id="488"/>
            <w:r>
              <w:rPr>
                <w:rStyle w:val="CommentReference"/>
                <w:rFonts w:ascii="Garamond" w:hAnsi="Garamond" w:cstheme="minorBidi"/>
                <w:noProof w:val="0"/>
                <w:lang w:val="en-CA"/>
              </w:rPr>
              <w:commentReference w:id="488"/>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9"/>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9"/>
            <w:r>
              <w:rPr>
                <w:rStyle w:val="CommentReference"/>
                <w:rFonts w:eastAsiaTheme="minorHAnsi" w:cstheme="minorBidi"/>
                <w:color w:val="auto"/>
                <w:lang w:val="en-CA"/>
              </w:rPr>
              <w:commentReference w:id="489"/>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0"/>
            <w:r w:rsidRPr="00645C3A">
              <w:t xml:space="preserve">Pray </w:t>
            </w:r>
            <w:commentRangeEnd w:id="490"/>
            <w:r>
              <w:rPr>
                <w:rStyle w:val="CommentReference"/>
                <w:rFonts w:eastAsiaTheme="minorHAnsi" w:cstheme="minorBidi"/>
                <w:color w:val="auto"/>
                <w:lang w:val="en-CA"/>
              </w:rPr>
              <w:commentReference w:id="490"/>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1"/>
            </w:r>
          </w:p>
        </w:tc>
      </w:tr>
    </w:tbl>
    <w:p w14:paraId="38417DCC" w14:textId="77777777" w:rsidR="00D31F38" w:rsidRDefault="00D31F38" w:rsidP="00D31F38">
      <w:pPr>
        <w:pStyle w:val="Heading4"/>
      </w:pPr>
      <w:bookmarkStart w:id="492" w:name="_Toc298681241"/>
      <w:bookmarkStart w:id="493" w:name="_Toc308441898"/>
      <w:r>
        <w:t xml:space="preserve">A </w:t>
      </w:r>
      <w:commentRangeStart w:id="494"/>
      <w:r>
        <w:t xml:space="preserve">Short </w:t>
      </w:r>
      <w:commentRangeEnd w:id="494"/>
      <w:r>
        <w:rPr>
          <w:rStyle w:val="CommentReference"/>
          <w:rFonts w:eastAsiaTheme="minorHAnsi" w:cstheme="minorBidi"/>
          <w:b w:val="0"/>
          <w:bCs w:val="0"/>
        </w:rPr>
        <w:commentReference w:id="494"/>
      </w:r>
      <w:commentRangeStart w:id="495"/>
      <w:r>
        <w:t xml:space="preserve">Communion </w:t>
      </w:r>
      <w:commentRangeEnd w:id="495"/>
      <w:r>
        <w:rPr>
          <w:rStyle w:val="CommentReference"/>
          <w:rFonts w:eastAsiaTheme="minorHAnsi" w:cstheme="minorBidi"/>
          <w:b w:val="0"/>
          <w:bCs w:val="0"/>
        </w:rPr>
        <w:commentReference w:id="495"/>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6"/>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6"/>
            <w:r>
              <w:rPr>
                <w:rStyle w:val="CommentReference"/>
                <w:rFonts w:ascii="Garamond" w:hAnsi="Garamond" w:cstheme="minorBidi"/>
                <w:noProof w:val="0"/>
                <w:lang w:val="en-CA"/>
              </w:rPr>
              <w:commentReference w:id="496"/>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7"/>
            <w:r w:rsidRPr="00006239">
              <w:t>My</w:t>
            </w:r>
            <w:commentRangeEnd w:id="497"/>
            <w:r>
              <w:rPr>
                <w:rStyle w:val="CommentReference"/>
                <w:rFonts w:eastAsiaTheme="minorHAnsi" w:cstheme="minorBidi"/>
                <w:color w:val="auto"/>
                <w:lang w:val="en-CA"/>
              </w:rPr>
              <w:commentReference w:id="497"/>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8"/>
            <w:r w:rsidRPr="00FC3604">
              <w:t>ⲡⲓϣⲟⲙⲧ ϣⲉ ⲙⲏⲧ ϣ̀ⲙⲏⲛ</w:t>
            </w:r>
            <w:commentRangeEnd w:id="498"/>
            <w:r>
              <w:rPr>
                <w:rStyle w:val="CommentReference"/>
                <w:rFonts w:ascii="Garamond" w:hAnsi="Garamond" w:cstheme="minorBidi"/>
                <w:noProof w:val="0"/>
                <w:lang w:val="en-CA"/>
              </w:rPr>
              <w:commentReference w:id="498"/>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9"/>
            <w:r w:rsidRPr="000100FF">
              <w:t xml:space="preserve">Pray </w:t>
            </w:r>
            <w:commentRangeEnd w:id="499"/>
            <w:r>
              <w:rPr>
                <w:rStyle w:val="CommentReference"/>
                <w:rFonts w:eastAsiaTheme="minorHAnsi" w:cstheme="minorBidi"/>
                <w:color w:val="auto"/>
                <w:lang w:val="en-CA"/>
              </w:rPr>
              <w:commentReference w:id="499"/>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0"/>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0"/>
            <w:r>
              <w:rPr>
                <w:rStyle w:val="CommentReference"/>
                <w:rFonts w:eastAsiaTheme="minorHAnsi" w:cstheme="minorBidi"/>
                <w:color w:val="auto"/>
                <w:lang w:val="en-CA"/>
              </w:rPr>
              <w:commentReference w:id="500"/>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1" w:name="_Ref448228235"/>
      <w:r>
        <w:rPr>
          <w:lang w:val="en-US"/>
        </w:rPr>
        <w:t>The Doxologies</w:t>
      </w:r>
      <w:bookmarkEnd w:id="492"/>
      <w:bookmarkEnd w:id="493"/>
      <w:bookmarkEnd w:id="501"/>
    </w:p>
    <w:p w14:paraId="04E32178" w14:textId="1A753780" w:rsidR="00D31F38" w:rsidRDefault="00D31F38" w:rsidP="00D31F38">
      <w:pPr>
        <w:pStyle w:val="Rubric"/>
        <w:rPr>
          <w:lang w:val="en-US"/>
        </w:rPr>
      </w:pPr>
      <w:bookmarkStart w:id="502"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35F1F">
        <w:rPr>
          <w:noProof/>
          <w:lang w:val="en-US"/>
        </w:rPr>
        <w:t>94</w:t>
      </w:r>
      <w:r>
        <w:rPr>
          <w:lang w:val="en-US"/>
        </w:rPr>
        <w:fldChar w:fldCharType="end"/>
      </w:r>
      <w:r>
        <w:rPr>
          <w:lang w:val="en-US"/>
        </w:rPr>
        <w:t>.</w:t>
      </w:r>
    </w:p>
    <w:p w14:paraId="1887BB95" w14:textId="77777777" w:rsidR="00D31F38" w:rsidRDefault="00D31F38" w:rsidP="00D31F38">
      <w:pPr>
        <w:pStyle w:val="Heading4"/>
        <w:rPr>
          <w:lang w:val="en-US"/>
        </w:rPr>
      </w:pPr>
      <w:bookmarkStart w:id="503" w:name="_Toc308441900"/>
      <w:bookmarkStart w:id="504" w:name="_Ref434487886"/>
      <w:bookmarkStart w:id="505" w:name="_Ref434487891"/>
      <w:r>
        <w:rPr>
          <w:lang w:val="en-US"/>
        </w:rPr>
        <w:lastRenderedPageBreak/>
        <w:t>The Doxology of the Virgin for Midnight Praise</w:t>
      </w:r>
      <w:bookmarkEnd w:id="503"/>
      <w:bookmarkEnd w:id="504"/>
      <w:bookmarkEnd w:id="505"/>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6"/>
            <w:r>
              <w:t>Godhead</w:t>
            </w:r>
            <w:commentRangeEnd w:id="506"/>
            <w:r>
              <w:rPr>
                <w:rStyle w:val="CommentReference"/>
                <w:rFonts w:eastAsiaTheme="minorHAnsi" w:cstheme="minorBidi"/>
                <w:color w:val="auto"/>
                <w:lang w:val="en-CA"/>
              </w:rPr>
              <w:commentReference w:id="506"/>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7"/>
            <w:r>
              <w:t xml:space="preserve">to </w:t>
            </w:r>
            <w:commentRangeEnd w:id="507"/>
            <w:r>
              <w:rPr>
                <w:rStyle w:val="CommentReference"/>
                <w:rFonts w:eastAsiaTheme="minorHAnsi" w:cstheme="minorBidi"/>
                <w:color w:val="auto"/>
                <w:lang w:val="en-CA"/>
              </w:rPr>
              <w:commentReference w:id="507"/>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8"/>
            <w:r>
              <w:t xml:space="preserve">faithful </w:t>
            </w:r>
            <w:commentRangeEnd w:id="508"/>
            <w:r>
              <w:rPr>
                <w:rStyle w:val="CommentReference"/>
                <w:rFonts w:eastAsiaTheme="minorHAnsi" w:cstheme="minorBidi"/>
                <w:color w:val="auto"/>
                <w:lang w:val="en-CA"/>
              </w:rPr>
              <w:commentReference w:id="508"/>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0D092F61"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35F1F">
        <w:rPr>
          <w:noProof/>
          <w:lang w:val="en-US"/>
        </w:rPr>
        <w:t>979</w:t>
      </w:r>
      <w:r>
        <w:rPr>
          <w:lang w:val="en-US"/>
        </w:rPr>
        <w:fldChar w:fldCharType="end"/>
      </w:r>
      <w:r>
        <w:rPr>
          <w:lang w:val="en-US"/>
        </w:rPr>
        <w:t>.</w:t>
      </w:r>
    </w:p>
    <w:p w14:paraId="367F23ED" w14:textId="77777777" w:rsidR="00D31F38" w:rsidRDefault="00D31F38" w:rsidP="00D31F38">
      <w:pPr>
        <w:pStyle w:val="Heading4"/>
        <w:rPr>
          <w:lang w:val="en-US"/>
        </w:rPr>
      </w:pPr>
      <w:bookmarkStart w:id="509" w:name="_Toc308441901"/>
      <w:r>
        <w:rPr>
          <w:lang w:val="en-US"/>
        </w:rPr>
        <w:t>The Conclusion of the Doxologies</w:t>
      </w:r>
      <w:bookmarkEnd w:id="502"/>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31F38">
      <w:pPr>
        <w:pStyle w:val="Heading2"/>
      </w:pPr>
      <w:bookmarkStart w:id="510" w:name="_Toc448227684"/>
      <w:bookmarkStart w:id="511" w:name="_Ref448228501"/>
      <w:bookmarkStart w:id="512" w:name="_Ref448228505"/>
      <w:r>
        <w:lastRenderedPageBreak/>
        <w:t>The Fourth Canticle</w:t>
      </w:r>
      <w:bookmarkEnd w:id="510"/>
      <w:bookmarkEnd w:id="511"/>
      <w:bookmarkEnd w:id="512"/>
    </w:p>
    <w:p w14:paraId="575FD42E" w14:textId="77777777" w:rsidR="00D31F38" w:rsidRDefault="00D31F38" w:rsidP="00D31F38">
      <w:pPr>
        <w:pStyle w:val="Heading4"/>
      </w:pPr>
      <w:bookmarkStart w:id="513" w:name="_Toc410196423"/>
      <w:bookmarkStart w:id="514" w:name="_Toc410196925"/>
      <w:bookmarkStart w:id="515" w:name="_Ref434580708"/>
      <w:bookmarkStart w:id="516" w:name="_Ref434580714"/>
      <w:r>
        <w:t>The Fourth Canticle</w:t>
      </w:r>
      <w:bookmarkEnd w:id="513"/>
      <w:bookmarkEnd w:id="514"/>
      <w:bookmarkEnd w:id="515"/>
      <w:bookmarkEnd w:id="516"/>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7" w:name="_Toc297322062"/>
      <w:bookmarkStart w:id="518" w:name="_Toc297407707"/>
      <w:bookmarkStart w:id="519" w:name="_Toc298445759"/>
      <w:bookmarkStart w:id="520" w:name="_Toc298681245"/>
      <w:bookmarkStart w:id="521" w:name="_Toc298447484"/>
      <w:r>
        <w:rPr>
          <w:lang w:val="en-US"/>
        </w:rPr>
        <w:t>Psalm 148</w:t>
      </w:r>
      <w:bookmarkEnd w:id="517"/>
      <w:bookmarkEnd w:id="518"/>
      <w:bookmarkEnd w:id="519"/>
      <w:bookmarkEnd w:id="520"/>
      <w:bookmarkEnd w:id="521"/>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77777777" w:rsidR="00D31F38" w:rsidRPr="00195761" w:rsidRDefault="00D31F38" w:rsidP="00E35F1F">
            <w:pPr>
              <w:pStyle w:val="EngIndEnd"/>
              <w:rPr>
                <w:szCs w:val="22"/>
              </w:rPr>
            </w:pPr>
            <w:r>
              <w:t>Praise Him all</w:t>
            </w:r>
            <w:r w:rsidRPr="007425E1">
              <w:t xml:space="preserve"> stars of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77777777" w:rsidR="00D31F38" w:rsidRPr="007425E1" w:rsidRDefault="00D31F38" w:rsidP="00E35F1F">
            <w:pPr>
              <w:pStyle w:val="EngInd"/>
              <w:rPr>
                <w:rFonts w:eastAsiaTheme="minorHAnsi"/>
              </w:rPr>
            </w:pPr>
            <w:r>
              <w:rPr>
                <w:rFonts w:eastAsiaTheme="minorHAnsi"/>
              </w:rPr>
              <w:t>Praise Him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2"/>
            <w:commentRangeStart w:id="523"/>
            <w:r w:rsidRPr="00FC3604">
              <w:t>For</w:t>
            </w:r>
            <w:commentRangeEnd w:id="522"/>
            <w:r w:rsidRPr="00FC3604">
              <w:rPr>
                <w:rStyle w:val="CommentReference"/>
                <w:rFonts w:cstheme="minorBidi"/>
                <w:color w:val="auto"/>
                <w:lang w:val="en-CA"/>
              </w:rPr>
              <w:commentReference w:id="522"/>
            </w:r>
            <w:r w:rsidRPr="00FC3604">
              <w:t xml:space="preserve"> He spoke and </w:t>
            </w:r>
            <w:r w:rsidRPr="00FC3604">
              <w:rPr>
                <w:color w:val="auto"/>
              </w:rPr>
              <w:t>they</w:t>
            </w:r>
            <w:r w:rsidRPr="00FC3604">
              <w:t xml:space="preserve"> came to be!</w:t>
            </w:r>
            <w:commentRangeEnd w:id="523"/>
            <w:r>
              <w:rPr>
                <w:rStyle w:val="CommentReference"/>
                <w:rFonts w:cstheme="minorBidi"/>
                <w:color w:val="auto"/>
                <w:lang w:val="en-CA"/>
              </w:rPr>
              <w:commentReference w:id="523"/>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77777777" w:rsidR="00D31F38" w:rsidRDefault="00D31F38" w:rsidP="00E35F1F">
            <w:pPr>
              <w:pStyle w:val="EngInd"/>
              <w:rPr>
                <w:rFonts w:eastAsiaTheme="minorHAnsi"/>
              </w:rPr>
            </w:pPr>
            <w:commentRangeStart w:id="524"/>
            <w:r w:rsidRPr="00FC3604">
              <w:rPr>
                <w:rFonts w:eastAsiaTheme="minorHAnsi"/>
              </w:rPr>
              <w:t>For He commanded and they were created. Alleluia.</w:t>
            </w:r>
            <w:commentRangeEnd w:id="524"/>
            <w:r>
              <w:rPr>
                <w:rStyle w:val="CommentReference"/>
                <w:rFonts w:eastAsiaTheme="minorHAnsi" w:cstheme="minorBidi"/>
                <w:color w:val="auto"/>
                <w:lang w:val="en-CA"/>
              </w:rPr>
              <w:commentReference w:id="524"/>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77777777" w:rsidR="00D31F38" w:rsidRDefault="00D31F38" w:rsidP="00E35F1F">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5"/>
            <w:r w:rsidRPr="00FC3604">
              <w:t>Praise the Lord from the earth!</w:t>
            </w:r>
            <w:commentRangeEnd w:id="525"/>
            <w:r>
              <w:rPr>
                <w:rStyle w:val="CommentReference"/>
                <w:rFonts w:cstheme="minorBidi"/>
                <w:color w:val="auto"/>
                <w:lang w:val="en-CA"/>
              </w:rPr>
              <w:commentReference w:id="525"/>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77777777" w:rsidR="00D31F38" w:rsidRPr="007425E1" w:rsidRDefault="00D31F38" w:rsidP="00E35F1F">
            <w:pPr>
              <w:pStyle w:val="EngIndEnd"/>
            </w:pPr>
            <w:r w:rsidRPr="007425E1">
              <w:t xml:space="preserve">Fire </w:t>
            </w:r>
            <w:commentRangeStart w:id="526"/>
            <w:r w:rsidRPr="007425E1">
              <w:t xml:space="preserve">and </w:t>
            </w:r>
            <w:commentRangeEnd w:id="526"/>
            <w:r>
              <w:rPr>
                <w:rStyle w:val="CommentReference"/>
                <w:rFonts w:cstheme="minorBidi"/>
                <w:color w:val="auto"/>
                <w:lang w:val="en-CA"/>
              </w:rPr>
              <w:commentReference w:id="526"/>
            </w:r>
            <w:r w:rsidRPr="007425E1">
              <w:t xml:space="preserve">hail, snow and </w:t>
            </w:r>
            <w:r>
              <w:t>ice</w:t>
            </w:r>
            <w:r w:rsidRPr="007425E1">
              <w:t>, stormy wind, fulfilling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77777777" w:rsidR="00D31F38" w:rsidRPr="007425E1" w:rsidRDefault="00D31F38" w:rsidP="00E35F1F">
            <w:pPr>
              <w:pStyle w:val="EngInd"/>
              <w:rPr>
                <w:rFonts w:eastAsiaTheme="minorHAnsi"/>
              </w:rPr>
            </w:pPr>
            <w:r w:rsidRPr="007425E1">
              <w:rPr>
                <w:rFonts w:eastAsiaTheme="minorHAnsi"/>
              </w:rPr>
              <w:t>High mountains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77777777" w:rsidR="00D31F38" w:rsidRPr="007425E1" w:rsidRDefault="00D31F38" w:rsidP="00E35F1F">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1B432B2F" w14:textId="77777777" w:rsidR="00D31F38" w:rsidRPr="007425E1" w:rsidRDefault="00D31F38" w:rsidP="00E35F1F">
            <w:pPr>
              <w:pStyle w:val="EngIndEnd"/>
            </w:pPr>
            <w:r w:rsidRPr="007425E1">
              <w:t xml:space="preserve">Creeping things and </w:t>
            </w:r>
            <w:r>
              <w:t>winged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77777777" w:rsidR="00D31F38" w:rsidRPr="007425E1" w:rsidRDefault="00D31F38" w:rsidP="00E35F1F">
            <w:pPr>
              <w:pStyle w:val="EngInd"/>
              <w:rPr>
                <w:rFonts w:eastAsiaTheme="minorHAnsi"/>
              </w:rPr>
            </w:pPr>
            <w:r w:rsidRPr="007425E1">
              <w:rPr>
                <w:rFonts w:eastAsiaTheme="minorHAnsi"/>
              </w:rPr>
              <w:t>Kings of the earth and all people: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77777777" w:rsidR="00D31F38" w:rsidRPr="007425E1" w:rsidRDefault="00D31F38" w:rsidP="00E35F1F">
            <w:pPr>
              <w:pStyle w:val="EngInd"/>
              <w:rPr>
                <w:rFonts w:eastAsiaTheme="minorHAnsi"/>
              </w:rPr>
            </w:pPr>
            <w:r w:rsidRPr="007425E1">
              <w:rPr>
                <w:rFonts w:eastAsiaTheme="minorHAnsi"/>
              </w:rPr>
              <w:t>Both young men and maidens: Alleluia.</w:t>
            </w:r>
          </w:p>
          <w:p w14:paraId="62E97B0C" w14:textId="77777777" w:rsidR="00D31F38" w:rsidRPr="007425E1" w:rsidRDefault="00D31F38" w:rsidP="00E35F1F">
            <w:pPr>
              <w:pStyle w:val="EngIndEnd"/>
            </w:pPr>
            <w:r>
              <w:t>Elders and children!</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77777777" w:rsidR="00D31F38" w:rsidRPr="007425E1" w:rsidRDefault="00D31F38" w:rsidP="00E35F1F">
            <w:pPr>
              <w:pStyle w:val="EngInd"/>
              <w:rPr>
                <w:rFonts w:eastAsiaTheme="minorHAnsi"/>
              </w:rPr>
            </w:pPr>
            <w:commentRangeStart w:id="527"/>
            <w:r w:rsidRPr="007425E1">
              <w:rPr>
                <w:rFonts w:eastAsiaTheme="minorHAnsi"/>
              </w:rPr>
              <w:t xml:space="preserve">His </w:t>
            </w:r>
            <w:commentRangeEnd w:id="527"/>
            <w:r>
              <w:rPr>
                <w:rStyle w:val="CommentReference"/>
                <w:rFonts w:eastAsiaTheme="minorHAnsi" w:cstheme="minorBidi"/>
                <w:color w:val="auto"/>
                <w:lang w:val="en-CA"/>
              </w:rPr>
              <w:commentReference w:id="527"/>
            </w:r>
            <w:r w:rsidRPr="007425E1">
              <w:rPr>
                <w:rFonts w:eastAsiaTheme="minorHAnsi"/>
              </w:rPr>
              <w:t>glory is above the earth and heaven: Alleluia.</w:t>
            </w:r>
          </w:p>
          <w:p w14:paraId="1AD8EDBC" w14:textId="77777777" w:rsidR="00D31F38" w:rsidRPr="007425E1" w:rsidRDefault="00D31F38" w:rsidP="00E35F1F">
            <w:pPr>
              <w:pStyle w:val="EngIndEnd"/>
            </w:pPr>
            <w:r w:rsidRPr="007425E1">
              <w:t>He also exalts the horn of His people</w:t>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77777777" w:rsidR="00D31F38" w:rsidRPr="007425E1" w:rsidRDefault="00D31F38" w:rsidP="00E35F1F">
            <w:pPr>
              <w:pStyle w:val="EngInd"/>
              <w:rPr>
                <w:rFonts w:eastAsiaTheme="minorHAnsi"/>
              </w:rPr>
            </w:pPr>
            <w:r w:rsidRPr="007425E1">
              <w:rPr>
                <w:rFonts w:eastAsiaTheme="minorHAnsi"/>
              </w:rPr>
              <w:t>The praise of all His saints: Alleluia.</w:t>
            </w:r>
          </w:p>
          <w:p w14:paraId="17DA2AC5" w14:textId="77777777" w:rsidR="00D31F38" w:rsidRPr="007425E1" w:rsidRDefault="00D31F38" w:rsidP="00E35F1F">
            <w:pPr>
              <w:pStyle w:val="EngIndEnd"/>
            </w:pPr>
            <w:r>
              <w:t>T</w:t>
            </w:r>
            <w:r w:rsidRPr="007425E1">
              <w:t xml:space="preserve">he </w:t>
            </w:r>
            <w:r>
              <w:t>children</w:t>
            </w:r>
            <w:r w:rsidRPr="007425E1">
              <w:t xml:space="preserve"> of Israel, a people 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8" w:name="_Toc297322063"/>
      <w:bookmarkStart w:id="529" w:name="_Toc297407708"/>
      <w:bookmarkStart w:id="530" w:name="_Toc298445760"/>
      <w:bookmarkStart w:id="531" w:name="_Toc298681246"/>
      <w:bookmarkStart w:id="532" w:name="_Toc298447485"/>
      <w:r>
        <w:rPr>
          <w:lang w:val="en-US"/>
        </w:rPr>
        <w:t>Psalm 149</w:t>
      </w:r>
      <w:bookmarkEnd w:id="528"/>
      <w:bookmarkEnd w:id="529"/>
      <w:bookmarkEnd w:id="530"/>
      <w:bookmarkEnd w:id="531"/>
      <w:bookmarkEnd w:id="53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77777777" w:rsidR="00D31F38" w:rsidRPr="001A0083" w:rsidRDefault="00D31F38" w:rsidP="00E35F1F">
            <w:pPr>
              <w:pStyle w:val="EngIndEnd"/>
              <w:rPr>
                <w:szCs w:val="20"/>
              </w:rPr>
            </w:pPr>
            <w:r w:rsidRPr="007425E1">
              <w:t>And 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77777777" w:rsidR="00D31F38" w:rsidRPr="007425E1" w:rsidRDefault="00D31F38" w:rsidP="00E35F1F">
            <w:pPr>
              <w:pStyle w:val="EngInd"/>
              <w:rPr>
                <w:rFonts w:eastAsiaTheme="minorHAnsi"/>
              </w:rPr>
            </w:pPr>
            <w:r w:rsidRPr="007425E1">
              <w:rPr>
                <w:rFonts w:eastAsiaTheme="minorHAnsi"/>
              </w:rPr>
              <w:t>Let Israel rejoice in Him that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3"/>
            <w:r w:rsidRPr="007425E1">
              <w:rPr>
                <w:rFonts w:eastAsiaTheme="minorHAnsi"/>
              </w:rPr>
              <w:t>chorus</w:t>
            </w:r>
            <w:commentRangeEnd w:id="533"/>
            <w:r>
              <w:rPr>
                <w:rStyle w:val="CommentReference"/>
                <w:rFonts w:eastAsiaTheme="minorHAnsi" w:cstheme="minorBidi"/>
                <w:color w:val="auto"/>
                <w:lang w:val="en-CA"/>
              </w:rPr>
              <w:commentReference w:id="53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77777777" w:rsidR="00D31F38" w:rsidRPr="007425E1" w:rsidRDefault="00D31F38" w:rsidP="00E35F1F">
            <w:pPr>
              <w:pStyle w:val="EngInd"/>
              <w:rPr>
                <w:rFonts w:eastAsiaTheme="minorHAnsi"/>
              </w:rPr>
            </w:pPr>
            <w:r w:rsidRPr="007425E1">
              <w:rPr>
                <w:rFonts w:eastAsiaTheme="minorHAnsi"/>
              </w:rPr>
              <w:t xml:space="preserve">Let the saints </w:t>
            </w:r>
            <w:r>
              <w:rPr>
                <w:rFonts w:eastAsiaTheme="minorHAnsi"/>
              </w:rPr>
              <w:t>boast</w:t>
            </w:r>
            <w:commentRangeStart w:id="534"/>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in glory: Alleluia.</w:t>
            </w:r>
          </w:p>
          <w:p w14:paraId="3B5EB10A" w14:textId="77777777" w:rsidR="00D31F38" w:rsidRPr="007425E1" w:rsidRDefault="00D31F38" w:rsidP="00E35F1F">
            <w:pPr>
              <w:pStyle w:val="EngIndEnd"/>
            </w:pPr>
            <w:r w:rsidRPr="007425E1">
              <w:t xml:space="preserve">Let them </w:t>
            </w:r>
            <w:commentRangeStart w:id="535"/>
            <w:r>
              <w:t>rejoice</w:t>
            </w:r>
            <w:r w:rsidRPr="007425E1">
              <w:t xml:space="preserve"> </w:t>
            </w:r>
            <w:commentRangeEnd w:id="535"/>
            <w:r>
              <w:rPr>
                <w:rStyle w:val="CommentReference"/>
                <w:rFonts w:cstheme="minorBidi"/>
                <w:color w:val="auto"/>
                <w:lang w:val="en-CA"/>
              </w:rPr>
              <w:commentReference w:id="535"/>
            </w:r>
            <w:r>
              <w:t>on</w:t>
            </w:r>
            <w:r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77777777" w:rsidR="00D31F38" w:rsidRPr="007425E1" w:rsidRDefault="00D31F38" w:rsidP="00E35F1F">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6"/>
            <w:r w:rsidRPr="007425E1">
              <w:rPr>
                <w:rFonts w:eastAsiaTheme="minorHAnsi"/>
              </w:rPr>
              <w:t>mouth</w:t>
            </w:r>
            <w:commentRangeEnd w:id="536"/>
            <w:r>
              <w:rPr>
                <w:rStyle w:val="CommentReference"/>
                <w:rFonts w:eastAsiaTheme="minorHAnsi" w:cstheme="minorBidi"/>
                <w:color w:val="auto"/>
                <w:lang w:val="en-CA"/>
              </w:rPr>
              <w:commentReference w:id="53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7"/>
            <w:r>
              <w:t>rebukes</w:t>
            </w:r>
            <w:r w:rsidRPr="007425E1">
              <w:t xml:space="preserve"> </w:t>
            </w:r>
            <w:commentRangeEnd w:id="537"/>
            <w:r>
              <w:rPr>
                <w:rStyle w:val="CommentReference"/>
                <w:rFonts w:cstheme="minorBidi"/>
                <w:color w:val="auto"/>
                <w:lang w:val="en-CA"/>
              </w:rPr>
              <w:commentReference w:id="53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77777777" w:rsidR="00D31F38" w:rsidRPr="007425E1" w:rsidRDefault="00D31F38" w:rsidP="00E35F1F">
            <w:pPr>
              <w:pStyle w:val="EngInd"/>
              <w:rPr>
                <w:rFonts w:eastAsiaTheme="minorHAnsi"/>
              </w:rPr>
            </w:pPr>
            <w:r w:rsidRPr="007425E1">
              <w:rPr>
                <w:rFonts w:eastAsiaTheme="minorHAnsi"/>
              </w:rPr>
              <w:t>To bind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77777777" w:rsidR="00D31F38" w:rsidRPr="007425E1" w:rsidRDefault="00D31F38" w:rsidP="00E35F1F">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8" w:name="_Toc297322064"/>
      <w:bookmarkStart w:id="539" w:name="_Toc297407709"/>
      <w:bookmarkStart w:id="540" w:name="_Toc298445761"/>
      <w:bookmarkStart w:id="541" w:name="_Toc298681247"/>
      <w:bookmarkStart w:id="542" w:name="_Toc298447486"/>
      <w:r>
        <w:rPr>
          <w:lang w:val="en-US"/>
        </w:rPr>
        <w:t>Psalm 150</w:t>
      </w:r>
      <w:bookmarkEnd w:id="538"/>
      <w:bookmarkEnd w:id="539"/>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77777777" w:rsidR="00D31F38" w:rsidRPr="00195761" w:rsidRDefault="00D31F38" w:rsidP="00E35F1F">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3"/>
            <w:r w:rsidRPr="007425E1">
              <w:t xml:space="preserve">psaltery </w:t>
            </w:r>
            <w:commentRangeEnd w:id="543"/>
            <w:r>
              <w:rPr>
                <w:rStyle w:val="CommentReference"/>
                <w:rFonts w:cstheme="minorBidi"/>
                <w:color w:val="auto"/>
                <w:lang w:val="en-CA"/>
              </w:rPr>
              <w:commentReference w:id="54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lastRenderedPageBreak/>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4"/>
            <w:r w:rsidRPr="007425E1">
              <w:t>chorus</w:t>
            </w:r>
            <w:commentRangeEnd w:id="544"/>
            <w:r>
              <w:rPr>
                <w:rStyle w:val="CommentReference"/>
                <w:rFonts w:cstheme="minorBidi"/>
                <w:color w:val="auto"/>
                <w:lang w:val="en-CA"/>
              </w:rPr>
              <w:commentReference w:id="54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7777777" w:rsidR="00D31F38" w:rsidRPr="00D31F38" w:rsidRDefault="00D31F38" w:rsidP="00D31F38"/>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56E74B0C" w14:textId="77777777" w:rsidR="00E35F1F" w:rsidRDefault="00E35F1F" w:rsidP="00E35F1F">
      <w:pPr>
        <w:pStyle w:val="Body"/>
      </w:pPr>
    </w:p>
    <w:p w14:paraId="1F61CD63" w14:textId="77777777" w:rsidR="00E35F1F" w:rsidRDefault="00E35F1F" w:rsidP="00E35F1F">
      <w:pPr>
        <w:pStyle w:val="Body"/>
      </w:pPr>
    </w:p>
    <w:p w14:paraId="5E5FEEAA" w14:textId="703E0450" w:rsidR="00E35F1F" w:rsidRDefault="00E35F1F" w:rsidP="00E35F1F">
      <w:pPr>
        <w:pStyle w:val="Body"/>
      </w:pPr>
    </w:p>
    <w:p w14:paraId="16387251" w14:textId="05435EA9" w:rsidR="00E35F1F" w:rsidRDefault="00E35F1F" w:rsidP="00E35F1F">
      <w:pPr>
        <w:pStyle w:val="Body"/>
      </w:pPr>
    </w:p>
    <w:p w14:paraId="04933A96" w14:textId="3375A910" w:rsidR="00E35F1F" w:rsidRDefault="00E35F1F" w:rsidP="00E35F1F">
      <w:pPr>
        <w:pStyle w:val="Body"/>
      </w:pPr>
    </w:p>
    <w:p w14:paraId="43E39E48" w14:textId="739049A0" w:rsidR="00E35F1F" w:rsidRDefault="00E35F1F" w:rsidP="00E35F1F">
      <w:pPr>
        <w:pStyle w:val="Body"/>
      </w:pPr>
    </w:p>
    <w:p w14:paraId="016569AD" w14:textId="2E44ACED" w:rsidR="00E35F1F" w:rsidRDefault="00E35F1F" w:rsidP="00E35F1F">
      <w:pPr>
        <w:pStyle w:val="Body"/>
      </w:pPr>
    </w:p>
    <w:p w14:paraId="1BAAC931" w14:textId="1A76F7F9" w:rsidR="00E35F1F" w:rsidRDefault="00E35F1F" w:rsidP="00E35F1F">
      <w:pPr>
        <w:pStyle w:val="Body"/>
      </w:pPr>
    </w:p>
    <w:p w14:paraId="6113DBA1" w14:textId="2AE3ABEE" w:rsidR="00E35F1F" w:rsidRDefault="00E35F1F" w:rsidP="00E35F1F">
      <w:pPr>
        <w:pStyle w:val="Body"/>
      </w:pPr>
    </w:p>
    <w:p w14:paraId="7B478F24" w14:textId="77777777" w:rsidR="00E35F1F" w:rsidRDefault="00E35F1F" w:rsidP="00E35F1F">
      <w:pPr>
        <w:pStyle w:val="Body"/>
      </w:pPr>
    </w:p>
    <w:p w14:paraId="779A06CF" w14:textId="4AE3D0BC" w:rsidR="00E35F1F" w:rsidRDefault="00D31F38" w:rsidP="00D31F38">
      <w:pPr>
        <w:pStyle w:val="Heading1"/>
      </w:pPr>
      <w:bookmarkStart w:id="545" w:name="_Toc448227685"/>
      <w:bookmarkStart w:id="546" w:name="_Ref448228521"/>
      <w:bookmarkStart w:id="547" w:name="_Ref448228524"/>
      <w:r>
        <w:t>The Annual Psalis and Theotokia</w:t>
      </w:r>
      <w:bookmarkEnd w:id="545"/>
      <w:bookmarkEnd w:id="546"/>
      <w:bookmarkEnd w:id="547"/>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8" w:name="_Toc448227686"/>
      <w:r>
        <w:lastRenderedPageBreak/>
        <w:t>Sunday</w:t>
      </w:r>
      <w:bookmarkEnd w:id="548"/>
    </w:p>
    <w:p w14:paraId="45726092" w14:textId="77777777" w:rsidR="00E35F1F" w:rsidRDefault="00E35F1F" w:rsidP="00E35F1F">
      <w:pPr>
        <w:pStyle w:val="Heading3"/>
        <w:rPr>
          <w:lang w:val="en-US"/>
        </w:rPr>
      </w:pPr>
      <w:bookmarkStart w:id="549" w:name="_Toc297322066"/>
      <w:bookmarkStart w:id="550" w:name="_Toc297407711"/>
      <w:bookmarkStart w:id="551" w:name="_Toc298445763"/>
      <w:bookmarkStart w:id="552" w:name="_Toc298447488"/>
      <w:bookmarkStart w:id="553" w:name="_Toc308441905"/>
      <w:r>
        <w:rPr>
          <w:lang w:val="en-US"/>
        </w:rPr>
        <w:t>The Sunday Psali for the Lord</w:t>
      </w:r>
      <w:bookmarkEnd w:id="549"/>
      <w:bookmarkEnd w:id="550"/>
      <w:bookmarkEnd w:id="551"/>
      <w:bookmarkEnd w:id="552"/>
      <w:bookmarkEnd w:id="553"/>
    </w:p>
    <w:p w14:paraId="4FEF8FCA" w14:textId="77777777" w:rsidR="00E35F1F" w:rsidRPr="00CE3852" w:rsidRDefault="00E35F1F" w:rsidP="00E35F1F">
      <w:pPr>
        <w:pStyle w:val="Heading5non-TOC"/>
        <w:rPr>
          <w:lang w:val="en-US"/>
        </w:rPr>
      </w:pPr>
      <w:commentRangeStart w:id="5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4"/>
      <w:r>
        <w:rPr>
          <w:rStyle w:val="CommentReference"/>
          <w:rFonts w:ascii="Garamond" w:eastAsiaTheme="minorHAnsi" w:hAnsi="Garamond" w:cstheme="minorBidi"/>
        </w:rPr>
        <w:commentReference w:id="5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5"/>
            <w:r w:rsidRPr="00FC3604">
              <w:t>ⲛⲏⲓ</w:t>
            </w:r>
            <w:commentRangeEnd w:id="555"/>
            <w:r>
              <w:rPr>
                <w:rStyle w:val="CommentReference"/>
                <w:rFonts w:ascii="Garamond" w:hAnsi="Garamond" w:cstheme="minorBidi"/>
                <w:noProof w:val="0"/>
                <w:lang w:val="en-CA"/>
              </w:rPr>
              <w:commentReference w:id="55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6"/>
            <w:r w:rsidRPr="005832A1">
              <w:t xml:space="preserve">praise </w:t>
            </w:r>
            <w:commentRangeEnd w:id="556"/>
            <w:r w:rsidRPr="005832A1">
              <w:rPr>
                <w:rStyle w:val="CommentReference"/>
                <w:rFonts w:eastAsiaTheme="minorHAnsi"/>
                <w:sz w:val="24"/>
              </w:rPr>
              <w:commentReference w:id="55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7"/>
            <w:r w:rsidRPr="005832A1">
              <w:t>Earth</w:t>
            </w:r>
            <w:commentRangeEnd w:id="557"/>
            <w:r w:rsidRPr="005832A1">
              <w:rPr>
                <w:rStyle w:val="CommentReference"/>
                <w:rFonts w:eastAsiaTheme="minorHAnsi"/>
                <w:sz w:val="24"/>
              </w:rPr>
              <w:commentReference w:id="55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8"/>
            <w:r>
              <w:rPr>
                <w:rStyle w:val="CommentReference"/>
                <w:rFonts w:ascii="Garamond" w:hAnsi="Garamond" w:cstheme="minorBidi"/>
                <w:noProof w:val="0"/>
                <w:lang w:val="en-CA"/>
              </w:rPr>
              <w:commentReference w:id="55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9"/>
            <w:r w:rsidRPr="005832A1">
              <w:t xml:space="preserve">Make haste </w:t>
            </w:r>
            <w:commentRangeEnd w:id="559"/>
            <w:r w:rsidRPr="005832A1">
              <w:rPr>
                <w:rStyle w:val="CommentReference"/>
                <w:rFonts w:eastAsiaTheme="minorHAnsi"/>
                <w:sz w:val="24"/>
              </w:rPr>
              <w:commentReference w:id="559"/>
            </w:r>
            <w:r w:rsidRPr="005832A1">
              <w:t>O my God,</w:t>
            </w:r>
          </w:p>
          <w:p w14:paraId="42C2748B" w14:textId="77777777" w:rsidR="00E35F1F" w:rsidRPr="005832A1" w:rsidRDefault="00E35F1F" w:rsidP="00E35F1F">
            <w:pPr>
              <w:pStyle w:val="EngHang"/>
            </w:pPr>
            <w:r w:rsidRPr="005832A1">
              <w:t>So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0"/>
            <w:r w:rsidRPr="005832A1">
              <w:rPr>
                <w:rFonts w:eastAsiaTheme="minorHAnsi"/>
              </w:rPr>
              <w:t xml:space="preserve">different </w:t>
            </w:r>
            <w:commentRangeEnd w:id="560"/>
            <w:r w:rsidRPr="005832A1">
              <w:rPr>
                <w:rStyle w:val="CommentReference"/>
                <w:rFonts w:eastAsiaTheme="minorHAnsi"/>
                <w:sz w:val="24"/>
              </w:rPr>
              <w:commentReference w:id="56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77777777" w:rsidR="00E35F1F" w:rsidRPr="005832A1" w:rsidRDefault="00E35F1F" w:rsidP="00E35F1F">
            <w:pPr>
              <w:pStyle w:val="EngHang"/>
            </w:pPr>
            <w:r w:rsidRPr="005832A1">
              <w:t xml:space="preserve">Incline Your ears to me; </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1"/>
            <w:r w:rsidRPr="005832A1">
              <w:t>truth</w:t>
            </w:r>
            <w:commentRangeEnd w:id="561"/>
            <w:r w:rsidRPr="005832A1">
              <w:rPr>
                <w:rStyle w:val="CommentReference"/>
                <w:rFonts w:eastAsiaTheme="minorHAnsi"/>
                <w:sz w:val="24"/>
              </w:rPr>
              <w:commentReference w:id="56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2"/>
            <w:r w:rsidRPr="005832A1">
              <w:t xml:space="preserve">longsuffering </w:t>
            </w:r>
            <w:commentRangeEnd w:id="562"/>
            <w:r w:rsidRPr="005832A1">
              <w:rPr>
                <w:rStyle w:val="CommentReference"/>
                <w:rFonts w:eastAsiaTheme="minorHAnsi"/>
                <w:sz w:val="24"/>
              </w:rPr>
              <w:commentReference w:id="56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3"/>
            <w:r w:rsidRPr="005832A1">
              <w:t xml:space="preserve">I rise </w:t>
            </w:r>
            <w:commentRangeEnd w:id="563"/>
            <w:r w:rsidRPr="005832A1">
              <w:rPr>
                <w:rStyle w:val="CommentReference"/>
                <w:rFonts w:eastAsiaTheme="minorHAnsi"/>
                <w:sz w:val="24"/>
              </w:rPr>
              <w:commentReference w:id="56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4"/>
            <w:r w:rsidRPr="005832A1">
              <w:t>sweet</w:t>
            </w:r>
            <w:commentRangeEnd w:id="564"/>
            <w:r w:rsidRPr="005832A1">
              <w:rPr>
                <w:rStyle w:val="CommentReference"/>
                <w:rFonts w:eastAsiaTheme="minorHAnsi"/>
                <w:sz w:val="24"/>
              </w:rPr>
              <w:commentReference w:id="56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5"/>
            <w:r w:rsidRPr="005832A1">
              <w:rPr>
                <w:rFonts w:eastAsiaTheme="minorHAnsi"/>
              </w:rPr>
              <w:t>Oh, how I love</w:t>
            </w:r>
            <w:commentRangeEnd w:id="565"/>
            <w:r w:rsidRPr="005832A1">
              <w:rPr>
                <w:rStyle w:val="CommentReference"/>
                <w:rFonts w:eastAsiaTheme="minorHAnsi"/>
                <w:sz w:val="24"/>
              </w:rPr>
              <w:commentReference w:id="56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6"/>
            <w:r w:rsidRPr="005832A1">
              <w:rPr>
                <w:rFonts w:eastAsiaTheme="minorHAnsi"/>
              </w:rPr>
              <w:t xml:space="preserve">of </w:t>
            </w:r>
            <w:commentRangeEnd w:id="566"/>
            <w:r w:rsidRPr="005832A1">
              <w:rPr>
                <w:rStyle w:val="CommentReference"/>
                <w:rFonts w:eastAsiaTheme="minorHAnsi"/>
                <w:sz w:val="24"/>
              </w:rPr>
              <w:commentReference w:id="56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77777777" w:rsidR="00E35F1F" w:rsidRPr="005832A1" w:rsidRDefault="00E35F1F" w:rsidP="00E35F1F">
            <w:pPr>
              <w:pStyle w:val="EngHang"/>
            </w:pPr>
            <w:r w:rsidRPr="005832A1">
              <w:t xml:space="preserve">The seed of Your </w:t>
            </w:r>
            <w:commentRangeStart w:id="567"/>
            <w:r w:rsidRPr="005832A1">
              <w:t>truth</w:t>
            </w:r>
            <w:commentRangeEnd w:id="567"/>
            <w:r w:rsidRPr="005832A1">
              <w:rPr>
                <w:rStyle w:val="CommentReference"/>
                <w:rFonts w:eastAsiaTheme="minorHAnsi"/>
                <w:sz w:val="24"/>
              </w:rPr>
              <w:commentReference w:id="56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8"/>
            <w:r w:rsidRPr="005832A1">
              <w:t xml:space="preserve">true </w:t>
            </w:r>
            <w:commentRangeEnd w:id="568"/>
            <w:r w:rsidRPr="005832A1">
              <w:rPr>
                <w:rStyle w:val="CommentReference"/>
                <w:rFonts w:eastAsiaTheme="minorHAnsi"/>
                <w:sz w:val="24"/>
              </w:rPr>
              <w:commentReference w:id="56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9"/>
            <w:r>
              <w:t xml:space="preserve">Whenever </w:t>
            </w:r>
            <w:commentRangeEnd w:id="569"/>
            <w:r>
              <w:rPr>
                <w:rStyle w:val="CommentReference"/>
                <w:rFonts w:eastAsiaTheme="minorHAnsi" w:cstheme="minorBidi"/>
                <w:color w:val="auto"/>
                <w:lang w:val="en-CA"/>
              </w:rPr>
              <w:commentReference w:id="569"/>
            </w:r>
            <w:r>
              <w:t>we</w:t>
            </w:r>
          </w:p>
          <w:p w14:paraId="1820B153" w14:textId="77777777" w:rsidR="00E35F1F" w:rsidRDefault="00E35F1F" w:rsidP="00E35F1F">
            <w:pPr>
              <w:pStyle w:val="EngHang"/>
            </w:pPr>
            <w:commentRangeStart w:id="570"/>
            <w:r>
              <w:t xml:space="preserve">Gather </w:t>
            </w:r>
            <w:commentRangeEnd w:id="570"/>
            <w:r>
              <w:rPr>
                <w:rStyle w:val="CommentReference"/>
                <w:rFonts w:eastAsiaTheme="minorHAnsi" w:cstheme="minorBidi"/>
                <w:color w:val="auto"/>
                <w:lang w:val="en-CA"/>
              </w:rPr>
              <w:commentReference w:id="57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1"/>
            <w:r>
              <w:t xml:space="preserve">will </w:t>
            </w:r>
            <w:commentRangeEnd w:id="571"/>
            <w:r>
              <w:rPr>
                <w:rStyle w:val="CommentReference"/>
                <w:rFonts w:eastAsiaTheme="minorHAnsi" w:cstheme="minorBidi"/>
                <w:color w:val="auto"/>
                <w:lang w:val="en-CA"/>
              </w:rPr>
              <w:commentReference w:id="57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2"/>
            <w:r>
              <w:t xml:space="preserve">Deliver </w:t>
            </w:r>
            <w:commentRangeEnd w:id="572"/>
            <w:r>
              <w:rPr>
                <w:rStyle w:val="CommentReference"/>
                <w:rFonts w:eastAsiaTheme="minorHAnsi" w:cstheme="minorBidi"/>
                <w:color w:val="auto"/>
                <w:lang w:val="en-CA"/>
              </w:rPr>
              <w:commentReference w:id="572"/>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3"/>
            <w:r w:rsidRPr="00A16DFE">
              <w:rPr>
                <w:rFonts w:eastAsiaTheme="minorHAnsi"/>
              </w:rPr>
              <w:t xml:space="preserve">come </w:t>
            </w:r>
            <w:commentRangeEnd w:id="573"/>
            <w:r>
              <w:rPr>
                <w:rStyle w:val="CommentReference"/>
                <w:rFonts w:eastAsiaTheme="minorHAnsi" w:cstheme="minorBidi"/>
                <w:color w:val="auto"/>
                <w:lang w:val="en-CA"/>
              </w:rPr>
              <w:commentReference w:id="57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4"/>
            <w:r>
              <w:rPr>
                <w:rFonts w:eastAsiaTheme="minorHAnsi"/>
              </w:rPr>
              <w:t>be</w:t>
            </w:r>
            <w:r w:rsidRPr="00A16DFE">
              <w:rPr>
                <w:rFonts w:eastAsiaTheme="minorHAnsi"/>
              </w:rPr>
              <w:t xml:space="preserve"> </w:t>
            </w:r>
            <w:commentRangeEnd w:id="574"/>
            <w:r>
              <w:rPr>
                <w:rStyle w:val="CommentReference"/>
                <w:rFonts w:eastAsiaTheme="minorHAnsi" w:cstheme="minorBidi"/>
                <w:color w:val="auto"/>
                <w:lang w:val="en-CA"/>
              </w:rPr>
              <w:commentReference w:id="57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5" w:name="_Toc297322067"/>
      <w:bookmarkStart w:id="576" w:name="_Toc297407712"/>
      <w:bookmarkStart w:id="577" w:name="_Toc298445764"/>
      <w:bookmarkStart w:id="578" w:name="_Toc298681249"/>
      <w:bookmarkStart w:id="579" w:name="_Toc298447489"/>
      <w:bookmarkStart w:id="580" w:name="_Toc308441906"/>
      <w:r>
        <w:rPr>
          <w:lang w:val="en-US"/>
        </w:rPr>
        <w:lastRenderedPageBreak/>
        <w:t>The Sunday Theotokia</w:t>
      </w:r>
      <w:bookmarkEnd w:id="575"/>
      <w:bookmarkEnd w:id="576"/>
      <w:bookmarkEnd w:id="577"/>
      <w:bookmarkEnd w:id="578"/>
      <w:bookmarkEnd w:id="579"/>
      <w:bookmarkEnd w:id="58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1" w:name="_Toc298445765"/>
      <w:bookmarkStart w:id="582" w:name="_Toc298681250"/>
      <w:bookmarkStart w:id="583" w:name="_Toc298447490"/>
      <w:r>
        <w:rPr>
          <w:lang w:val="en-US"/>
        </w:rPr>
        <w:t>Part One</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77777777" w:rsidR="00E35F1F" w:rsidRPr="007425E1" w:rsidRDefault="00E35F1F" w:rsidP="00E35F1F">
            <w:pPr>
              <w:pStyle w:val="EngHang"/>
              <w:rPr>
                <w:rFonts w:eastAsiaTheme="minorHAnsi"/>
              </w:rPr>
            </w:pPr>
            <w:r w:rsidRPr="007425E1">
              <w:rPr>
                <w:rFonts w:eastAsiaTheme="minorHAnsi"/>
              </w:rPr>
              <w:t>Wherein are the Tables</w:t>
            </w:r>
          </w:p>
          <w:p w14:paraId="38E39F50" w14:textId="77777777" w:rsidR="00E35F1F" w:rsidRPr="001A0083" w:rsidRDefault="00E35F1F" w:rsidP="00E35F1F">
            <w:pPr>
              <w:pStyle w:val="EngHangEnd"/>
            </w:pPr>
            <w:commentRangeStart w:id="584"/>
            <w:r w:rsidRPr="007425E1">
              <w:rPr>
                <w:rFonts w:eastAsiaTheme="minorHAnsi"/>
              </w:rPr>
              <w:t>Of the Covenant</w:t>
            </w:r>
            <w:commentRangeEnd w:id="584"/>
            <w:r>
              <w:rPr>
                <w:rStyle w:val="CommentReference"/>
                <w:rFonts w:eastAsiaTheme="minorHAnsi" w:cstheme="minorBidi"/>
                <w:color w:val="auto"/>
                <w:lang w:val="en-CA"/>
              </w:rPr>
              <w:commentReference w:id="58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77777777" w:rsidR="00E35F1F" w:rsidRPr="007425E1" w:rsidRDefault="00E35F1F" w:rsidP="00E35F1F">
            <w:pPr>
              <w:pStyle w:val="EngHang"/>
              <w:rPr>
                <w:rFonts w:eastAsiaTheme="minorHAnsi"/>
              </w:rPr>
            </w:pPr>
            <w:r w:rsidRPr="007425E1">
              <w:rPr>
                <w:rFonts w:eastAsiaTheme="minorHAnsi"/>
              </w:rPr>
              <w:t>Whereupon are</w:t>
            </w:r>
          </w:p>
          <w:p w14:paraId="10FBBD83" w14:textId="77777777" w:rsidR="00E35F1F" w:rsidRPr="007425E1" w:rsidRDefault="00E35F1F" w:rsidP="00E35F1F">
            <w:pPr>
              <w:pStyle w:val="EngHang"/>
              <w:rPr>
                <w:rFonts w:eastAsiaTheme="minorHAnsi"/>
              </w:rPr>
            </w:pPr>
            <w:r w:rsidRPr="007425E1">
              <w:rPr>
                <w:rFonts w:eastAsiaTheme="minorHAnsi"/>
              </w:rPr>
              <w:t>The Ten Commandments,</w:t>
            </w:r>
          </w:p>
          <w:p w14:paraId="24A202CA" w14:textId="77777777" w:rsidR="00E35F1F" w:rsidRPr="007425E1" w:rsidRDefault="00E35F1F" w:rsidP="00E35F1F">
            <w:pPr>
              <w:pStyle w:val="EngHang"/>
              <w:rPr>
                <w:rFonts w:eastAsiaTheme="minorHAnsi"/>
              </w:rPr>
            </w:pPr>
            <w:r w:rsidRPr="007425E1">
              <w:rPr>
                <w:rFonts w:eastAsiaTheme="minorHAnsi"/>
              </w:rPr>
              <w:t>Written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77777777" w:rsidR="00E35F1F" w:rsidRDefault="00E35F1F"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5"/>
            <w:r>
              <w:rPr>
                <w:rFonts w:eastAsiaTheme="minorHAnsi"/>
              </w:rPr>
              <w:t>sprinkling</w:t>
            </w:r>
            <w:commentRangeEnd w:id="585"/>
            <w:r>
              <w:rPr>
                <w:rStyle w:val="CommentReference"/>
                <w:rFonts w:eastAsiaTheme="minorHAnsi" w:cstheme="minorBidi"/>
                <w:color w:val="auto"/>
                <w:lang w:val="en-CA"/>
              </w:rPr>
              <w:commentReference w:id="58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77777777" w:rsidR="00E35F1F" w:rsidRPr="001A0083" w:rsidRDefault="00E35F1F" w:rsidP="00E35F1F">
            <w:pPr>
              <w:pStyle w:val="EngHangEnd"/>
            </w:pPr>
            <w:r>
              <w:rPr>
                <w:rFonts w:eastAsiaTheme="minorHAnsi"/>
              </w:rPr>
              <w:t>The He showed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6"/>
            <w:r>
              <w:rPr>
                <w:rFonts w:eastAsiaTheme="minorHAnsi"/>
              </w:rPr>
              <w:t>dwelt</w:t>
            </w:r>
            <w:commentRangeEnd w:id="586"/>
            <w:r>
              <w:rPr>
                <w:rStyle w:val="CommentReference"/>
                <w:rFonts w:eastAsiaTheme="minorHAnsi" w:cstheme="minorBidi"/>
                <w:color w:val="auto"/>
                <w:lang w:val="en-CA"/>
              </w:rPr>
              <w:commentReference w:id="58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7"/>
            <w:r>
              <w:t xml:space="preserve">Magnify </w:t>
            </w:r>
            <w:commentRangeEnd w:id="587"/>
            <w:r>
              <w:rPr>
                <w:rStyle w:val="CommentReference"/>
                <w:rFonts w:eastAsiaTheme="minorHAnsi" w:cstheme="minorBidi"/>
                <w:color w:val="auto"/>
                <w:lang w:val="en-CA"/>
              </w:rPr>
              <w:commentReference w:id="58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8"/>
            <w:r>
              <w:t xml:space="preserve">obtain </w:t>
            </w:r>
            <w:commentRangeEnd w:id="588"/>
            <w:r>
              <w:rPr>
                <w:rStyle w:val="CommentReference"/>
                <w:rFonts w:eastAsiaTheme="minorHAnsi" w:cstheme="minorBidi"/>
                <w:color w:val="auto"/>
                <w:lang w:val="en-CA"/>
              </w:rPr>
              <w:commentReference w:id="58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9" w:name="_Toc298445766"/>
      <w:bookmarkStart w:id="590" w:name="_Toc298681251"/>
      <w:bookmarkStart w:id="591" w:name="_Toc298447491"/>
      <w:r>
        <w:t>Part Two</w:t>
      </w:r>
      <w:bookmarkEnd w:id="589"/>
      <w:bookmarkEnd w:id="590"/>
      <w:bookmarkEnd w:id="59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2"/>
            <w:r>
              <w:rPr>
                <w:rFonts w:eastAsiaTheme="minorHAnsi"/>
              </w:rPr>
              <w:t xml:space="preserve">type </w:t>
            </w:r>
            <w:commentRangeEnd w:id="592"/>
            <w:r>
              <w:rPr>
                <w:rStyle w:val="CommentReference"/>
                <w:rFonts w:eastAsiaTheme="minorHAnsi" w:cstheme="minorBidi"/>
                <w:color w:val="auto"/>
                <w:lang w:val="en-CA"/>
              </w:rPr>
              <w:commentReference w:id="59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3"/>
            <w:r>
              <w:t xml:space="preserve">one </w:t>
            </w:r>
            <w:commentRangeEnd w:id="593"/>
            <w:r>
              <w:rPr>
                <w:rStyle w:val="CommentReference"/>
                <w:rFonts w:eastAsiaTheme="minorHAnsi" w:cstheme="minorBidi"/>
                <w:color w:val="auto"/>
                <w:lang w:val="en-CA"/>
              </w:rPr>
              <w:commentReference w:id="593"/>
            </w:r>
            <w:r>
              <w:t>from two,</w:t>
            </w:r>
          </w:p>
          <w:p w14:paraId="12509199" w14:textId="77777777" w:rsidR="00E35F1F" w:rsidRDefault="00E35F1F" w:rsidP="00E35F1F">
            <w:pPr>
              <w:pStyle w:val="EngHang"/>
            </w:pPr>
            <w:r>
              <w:t xml:space="preserve">A </w:t>
            </w:r>
            <w:commentRangeStart w:id="594"/>
            <w:r>
              <w:t xml:space="preserve">Holy </w:t>
            </w:r>
            <w:commentRangeEnd w:id="594"/>
            <w:r>
              <w:rPr>
                <w:rStyle w:val="CommentReference"/>
                <w:rFonts w:eastAsiaTheme="minorHAnsi" w:cstheme="minorBidi"/>
                <w:color w:val="auto"/>
                <w:lang w:val="en-CA"/>
              </w:rPr>
              <w:commentReference w:id="59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5"/>
            <w:r>
              <w:rPr>
                <w:rFonts w:eastAsiaTheme="minorHAnsi"/>
              </w:rPr>
              <w:t xml:space="preserve">Begotten </w:t>
            </w:r>
            <w:commentRangeEnd w:id="595"/>
            <w:r>
              <w:rPr>
                <w:rStyle w:val="CommentReference"/>
                <w:rFonts w:eastAsiaTheme="minorHAnsi" w:cstheme="minorBidi"/>
                <w:color w:val="auto"/>
                <w:lang w:val="en-CA"/>
              </w:rPr>
              <w:commentReference w:id="595"/>
            </w:r>
            <w:r>
              <w:rPr>
                <w:rFonts w:eastAsiaTheme="minorHAnsi"/>
              </w:rPr>
              <w:t>without seed,</w:t>
            </w:r>
          </w:p>
          <w:p w14:paraId="47914132" w14:textId="77777777" w:rsidR="00E35F1F" w:rsidRDefault="00E35F1F" w:rsidP="00E35F1F">
            <w:pPr>
              <w:pStyle w:val="EngHang"/>
              <w:rPr>
                <w:rFonts w:eastAsiaTheme="minorHAnsi"/>
              </w:rPr>
            </w:pPr>
            <w:commentRangeStart w:id="596"/>
            <w:r>
              <w:rPr>
                <w:rFonts w:eastAsiaTheme="minorHAnsi"/>
              </w:rPr>
              <w:t xml:space="preserve">Consubstantial </w:t>
            </w:r>
            <w:commentRangeEnd w:id="596"/>
            <w:r>
              <w:rPr>
                <w:rStyle w:val="CommentReference"/>
                <w:rFonts w:eastAsiaTheme="minorHAnsi" w:cstheme="minorBidi"/>
                <w:color w:val="auto"/>
                <w:lang w:val="en-CA"/>
              </w:rPr>
              <w:commentReference w:id="59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7"/>
            <w:r>
              <w:rPr>
                <w:rFonts w:eastAsiaTheme="minorHAnsi"/>
              </w:rPr>
              <w:t xml:space="preserve">made one </w:t>
            </w:r>
            <w:commentRangeEnd w:id="597"/>
            <w:r>
              <w:rPr>
                <w:rStyle w:val="CommentReference"/>
                <w:rFonts w:eastAsiaTheme="minorHAnsi" w:cstheme="minorBidi"/>
                <w:color w:val="auto"/>
                <w:lang w:val="en-CA"/>
              </w:rPr>
              <w:commentReference w:id="59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8"/>
            <w:r>
              <w:t xml:space="preserve">The </w:t>
            </w:r>
            <w:commentRangeEnd w:id="598"/>
            <w:r>
              <w:rPr>
                <w:rStyle w:val="CommentReference"/>
                <w:rFonts w:eastAsiaTheme="minorHAnsi" w:cstheme="minorBidi"/>
                <w:color w:val="auto"/>
                <w:lang w:val="en-CA"/>
              </w:rPr>
              <w:commentReference w:id="59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9"/>
            <w:r>
              <w:rPr>
                <w:rFonts w:eastAsiaTheme="minorHAnsi"/>
              </w:rPr>
              <w:t xml:space="preserve">Purple </w:t>
            </w:r>
            <w:commentRangeEnd w:id="599"/>
            <w:r>
              <w:rPr>
                <w:rStyle w:val="CommentReference"/>
                <w:rFonts w:eastAsiaTheme="minorHAnsi" w:cstheme="minorBidi"/>
                <w:color w:val="auto"/>
                <w:lang w:val="en-CA"/>
              </w:rPr>
              <w:commentReference w:id="59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0"/>
            <w:r>
              <w:rPr>
                <w:rFonts w:eastAsiaTheme="minorHAnsi"/>
              </w:rPr>
              <w:t xml:space="preserve">fine </w:t>
            </w:r>
            <w:commentRangeEnd w:id="600"/>
            <w:r>
              <w:rPr>
                <w:rStyle w:val="CommentReference"/>
                <w:rFonts w:eastAsiaTheme="minorHAnsi" w:cstheme="minorBidi"/>
                <w:color w:val="auto"/>
                <w:lang w:val="en-CA"/>
              </w:rPr>
              <w:commentReference w:id="60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1"/>
            <w:r>
              <w:rPr>
                <w:rFonts w:eastAsiaTheme="minorHAnsi"/>
              </w:rPr>
              <w:t xml:space="preserve">wood </w:t>
            </w:r>
            <w:commentRangeEnd w:id="601"/>
            <w:r>
              <w:rPr>
                <w:rStyle w:val="CommentReference"/>
                <w:rFonts w:eastAsiaTheme="minorHAnsi" w:cstheme="minorBidi"/>
                <w:color w:val="auto"/>
                <w:lang w:val="en-CA"/>
              </w:rPr>
              <w:commentReference w:id="60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2"/>
            <w:r>
              <w:t xml:space="preserve">Magnify </w:t>
            </w:r>
            <w:commentRangeEnd w:id="602"/>
            <w:r>
              <w:rPr>
                <w:rStyle w:val="CommentReference"/>
                <w:rFonts w:eastAsiaTheme="minorHAnsi" w:cstheme="minorBidi"/>
                <w:color w:val="auto"/>
                <w:lang w:val="en-CA"/>
              </w:rPr>
              <w:commentReference w:id="60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77777777" w:rsidR="00E35F1F" w:rsidRDefault="00E35F1F" w:rsidP="00E35F1F">
            <w:pPr>
              <w:pStyle w:val="EngHang"/>
            </w:pPr>
            <w:r>
              <w:t>"O Holy City,</w:t>
            </w:r>
          </w:p>
          <w:p w14:paraId="3FF28B74" w14:textId="77777777" w:rsidR="00E35F1F" w:rsidRPr="007425E1" w:rsidRDefault="00E35F1F"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3"/>
            <w:r>
              <w:t xml:space="preserve">obtain </w:t>
            </w:r>
            <w:commentRangeEnd w:id="603"/>
            <w:r>
              <w:rPr>
                <w:rStyle w:val="CommentReference"/>
                <w:rFonts w:eastAsiaTheme="minorHAnsi" w:cstheme="minorBidi"/>
                <w:color w:val="auto"/>
                <w:lang w:val="en-CA"/>
              </w:rPr>
              <w:commentReference w:id="60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4" w:name="_Toc298445767"/>
      <w:bookmarkStart w:id="605" w:name="_Toc298681252"/>
      <w:bookmarkStart w:id="606" w:name="_Toc298447492"/>
      <w:r>
        <w:t>Part Three</w:t>
      </w:r>
      <w:bookmarkEnd w:id="604"/>
      <w:bookmarkEnd w:id="605"/>
      <w:bookmarkEnd w:id="60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77777777" w:rsidR="00E35F1F" w:rsidRDefault="00E35F1F" w:rsidP="00E35F1F">
            <w:pPr>
              <w:pStyle w:val="EngHang"/>
              <w:rPr>
                <w:rFonts w:eastAsiaTheme="minorHAnsi"/>
              </w:rPr>
            </w:pPr>
            <w:r>
              <w:rPr>
                <w:rFonts w:eastAsiaTheme="minorHAnsi"/>
              </w:rPr>
              <w:t>The Mercy Seat</w:t>
            </w:r>
          </w:p>
          <w:p w14:paraId="1B72D55F" w14:textId="77777777" w:rsidR="00E35F1F" w:rsidRDefault="00E35F1F" w:rsidP="00E35F1F">
            <w:pPr>
              <w:pStyle w:val="EngHang"/>
              <w:rPr>
                <w:rFonts w:eastAsiaTheme="minorHAnsi"/>
              </w:rPr>
            </w:pPr>
            <w:r>
              <w:rPr>
                <w:rFonts w:eastAsiaTheme="minorHAnsi"/>
              </w:rPr>
              <w:t>Was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7"/>
            <w:r>
              <w:rPr>
                <w:rFonts w:eastAsiaTheme="minorHAnsi"/>
              </w:rPr>
              <w:t>Cherubs</w:t>
            </w:r>
            <w:commentRangeEnd w:id="607"/>
            <w:r>
              <w:rPr>
                <w:rStyle w:val="CommentReference"/>
                <w:rFonts w:eastAsiaTheme="minorHAnsi" w:cstheme="minorBidi"/>
                <w:color w:val="auto"/>
                <w:lang w:val="en-CA"/>
              </w:rPr>
              <w:commentReference w:id="607"/>
            </w:r>
          </w:p>
          <w:p w14:paraId="338C43D3" w14:textId="77777777" w:rsidR="00E35F1F" w:rsidRPr="001A0083" w:rsidRDefault="00E35F1F" w:rsidP="00E35F1F">
            <w:pPr>
              <w:pStyle w:val="EngHangEnd"/>
            </w:pPr>
            <w:commentRangeStart w:id="608"/>
            <w:r>
              <w:rPr>
                <w:rFonts w:eastAsiaTheme="minorHAnsi"/>
              </w:rPr>
              <w:t xml:space="preserve">Forged </w:t>
            </w:r>
            <w:commentRangeEnd w:id="608"/>
            <w:r>
              <w:rPr>
                <w:rStyle w:val="CommentReference"/>
                <w:rFonts w:eastAsiaTheme="minorHAnsi" w:cstheme="minorBidi"/>
                <w:color w:val="auto"/>
                <w:lang w:val="en-CA"/>
              </w:rPr>
              <w:commentReference w:id="608"/>
            </w:r>
            <w:r>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9"/>
            <w:r>
              <w:t xml:space="preserve">Always </w:t>
            </w:r>
            <w:commentRangeEnd w:id="609"/>
            <w:r>
              <w:rPr>
                <w:rStyle w:val="CommentReference"/>
                <w:rFonts w:eastAsiaTheme="minorHAnsi" w:cstheme="minorBidi"/>
                <w:color w:val="auto"/>
                <w:lang w:val="en-CA"/>
              </w:rPr>
              <w:commentReference w:id="60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0"/>
            <w:r>
              <w:rPr>
                <w:rFonts w:eastAsiaTheme="minorHAnsi"/>
              </w:rPr>
              <w:t xml:space="preserve">Overshadowed </w:t>
            </w:r>
            <w:commentRangeEnd w:id="610"/>
            <w:r>
              <w:rPr>
                <w:rStyle w:val="CommentReference"/>
                <w:rFonts w:eastAsiaTheme="minorHAnsi" w:cstheme="minorBidi"/>
                <w:color w:val="auto"/>
                <w:lang w:val="en-CA"/>
              </w:rPr>
              <w:commentReference w:id="61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1"/>
            <w:r>
              <w:rPr>
                <w:rFonts w:eastAsiaTheme="minorHAnsi"/>
              </w:rPr>
              <w:t xml:space="preserve">sin </w:t>
            </w:r>
            <w:commentRangeEnd w:id="611"/>
            <w:r>
              <w:rPr>
                <w:rStyle w:val="CommentReference"/>
                <w:rFonts w:eastAsiaTheme="minorHAnsi" w:cstheme="minorBidi"/>
                <w:color w:val="auto"/>
                <w:lang w:val="en-CA"/>
              </w:rPr>
              <w:commentReference w:id="61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4" w:name="_Toc298445768"/>
      <w:bookmarkStart w:id="615" w:name="_Toc298681253"/>
      <w:bookmarkStart w:id="616" w:name="_Toc298447493"/>
      <w:r>
        <w:t>Part Four</w:t>
      </w:r>
      <w:bookmarkEnd w:id="614"/>
      <w:bookmarkEnd w:id="615"/>
      <w:bookmarkEnd w:id="61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7"/>
            <w:r>
              <w:t xml:space="preserve">you </w:t>
            </w:r>
            <w:commentRangeEnd w:id="617"/>
            <w:r>
              <w:rPr>
                <w:rStyle w:val="CommentReference"/>
                <w:rFonts w:eastAsiaTheme="minorHAnsi" w:cstheme="minorBidi"/>
                <w:color w:val="auto"/>
                <w:lang w:val="en-CA"/>
              </w:rPr>
              <w:commentReference w:id="61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8"/>
            <w:r>
              <w:rPr>
                <w:rFonts w:eastAsiaTheme="minorHAnsi"/>
              </w:rPr>
              <w:t xml:space="preserve">for </w:t>
            </w:r>
            <w:commentRangeEnd w:id="618"/>
            <w:r>
              <w:rPr>
                <w:rStyle w:val="CommentReference"/>
                <w:rFonts w:eastAsiaTheme="minorHAnsi" w:cstheme="minorBidi"/>
                <w:color w:val="auto"/>
                <w:lang w:val="en-CA"/>
              </w:rPr>
              <w:commentReference w:id="61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9"/>
            <w:r>
              <w:t xml:space="preserve">Magnify </w:t>
            </w:r>
            <w:commentRangeEnd w:id="619"/>
            <w:r>
              <w:rPr>
                <w:rStyle w:val="CommentReference"/>
                <w:rFonts w:eastAsiaTheme="minorHAnsi" w:cstheme="minorBidi"/>
                <w:color w:val="auto"/>
                <w:lang w:val="en-CA"/>
              </w:rPr>
              <w:commentReference w:id="61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77777777" w:rsidR="00E35F1F" w:rsidRDefault="00E35F1F" w:rsidP="00E35F1F">
            <w:pPr>
              <w:pStyle w:val="EngHang"/>
            </w:pPr>
            <w:r>
              <w:t>"O Holy City,</w:t>
            </w:r>
          </w:p>
          <w:p w14:paraId="601692D9" w14:textId="77777777" w:rsidR="00E35F1F" w:rsidRPr="007425E1" w:rsidRDefault="00E35F1F"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0"/>
            <w:r>
              <w:t xml:space="preserve">obtain </w:t>
            </w:r>
            <w:commentRangeEnd w:id="620"/>
            <w:r>
              <w:rPr>
                <w:rStyle w:val="CommentReference"/>
                <w:rFonts w:eastAsiaTheme="minorHAnsi" w:cstheme="minorBidi"/>
                <w:color w:val="auto"/>
                <w:lang w:val="en-CA"/>
              </w:rPr>
              <w:commentReference w:id="62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21" w:name="_Toc298445769"/>
      <w:bookmarkStart w:id="622" w:name="_Toc298681254"/>
      <w:bookmarkStart w:id="623" w:name="_Toc298447494"/>
      <w:r>
        <w:t>Part Five</w:t>
      </w:r>
      <w:bookmarkEnd w:id="621"/>
      <w:bookmarkEnd w:id="622"/>
      <w:bookmarkEnd w:id="62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77777777" w:rsidR="00E35F1F" w:rsidRPr="002B2910" w:rsidRDefault="00E35F1F" w:rsidP="00E35F1F">
            <w:pPr>
              <w:pStyle w:val="EngHangEnd"/>
              <w:rPr>
                <w:rFonts w:eastAsiaTheme="minorHAnsi"/>
              </w:rPr>
            </w:pPr>
            <w:r>
              <w:rPr>
                <w:rFonts w:eastAsiaTheme="minorHAnsi"/>
              </w:rPr>
              <w:t xml:space="preserve">Ever </w:t>
            </w:r>
            <w:commentRangeStart w:id="624"/>
            <w:r>
              <w:rPr>
                <w:rFonts w:eastAsiaTheme="minorHAnsi"/>
              </w:rPr>
              <w:t xml:space="preserve">burning </w:t>
            </w:r>
            <w:commentRangeEnd w:id="624"/>
            <w:r>
              <w:rPr>
                <w:rStyle w:val="CommentReference"/>
                <w:rFonts w:eastAsiaTheme="minorHAnsi" w:cstheme="minorBidi"/>
                <w:color w:val="auto"/>
                <w:lang w:val="en-CA"/>
              </w:rPr>
              <w:commentReference w:id="624"/>
            </w:r>
            <w:r>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5"/>
            <w:r>
              <w:rPr>
                <w:rFonts w:eastAsiaTheme="minorHAnsi"/>
              </w:rPr>
              <w:t>manifestation</w:t>
            </w:r>
            <w:commentRangeEnd w:id="625"/>
            <w:r>
              <w:rPr>
                <w:rStyle w:val="CommentReference"/>
                <w:rFonts w:eastAsiaTheme="minorHAnsi" w:cstheme="minorBidi"/>
                <w:color w:val="auto"/>
                <w:lang w:val="en-CA"/>
              </w:rPr>
              <w:commentReference w:id="62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6"/>
            <w:r>
              <w:rPr>
                <w:rFonts w:eastAsiaTheme="minorHAnsi"/>
              </w:rPr>
              <w:t xml:space="preserve">carried </w:t>
            </w:r>
            <w:commentRangeEnd w:id="626"/>
            <w:r>
              <w:rPr>
                <w:rStyle w:val="CommentReference"/>
                <w:rFonts w:eastAsiaTheme="minorHAnsi" w:cstheme="minorBidi"/>
                <w:color w:val="auto"/>
                <w:lang w:val="en-CA"/>
              </w:rPr>
              <w:commentReference w:id="62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7"/>
            <w:r>
              <w:rPr>
                <w:rFonts w:eastAsiaTheme="minorHAnsi"/>
              </w:rPr>
              <w:t xml:space="preserve">Gives light to </w:t>
            </w:r>
            <w:commentRangeEnd w:id="627"/>
            <w:r>
              <w:rPr>
                <w:rStyle w:val="CommentReference"/>
                <w:rFonts w:eastAsiaTheme="minorHAnsi" w:cstheme="minorBidi"/>
                <w:color w:val="auto"/>
                <w:lang w:val="en-CA"/>
              </w:rPr>
              <w:commentReference w:id="62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77777777" w:rsidR="00E35F1F" w:rsidRDefault="00E35F1F" w:rsidP="00E35F1F">
            <w:pPr>
              <w:pStyle w:val="EngHang"/>
            </w:pPr>
            <w:r>
              <w:t>"O Holy City,</w:t>
            </w:r>
          </w:p>
          <w:p w14:paraId="2CDE8EC4" w14:textId="77777777" w:rsidR="00E35F1F" w:rsidRPr="007425E1" w:rsidRDefault="00E35F1F"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30" w:name="_Toc298445770"/>
      <w:bookmarkStart w:id="631" w:name="_Toc298681255"/>
      <w:bookmarkStart w:id="632" w:name="_Toc298447495"/>
      <w:r>
        <w:t>Part Six</w:t>
      </w:r>
      <w:bookmarkEnd w:id="630"/>
      <w:bookmarkEnd w:id="631"/>
      <w:bookmarkEnd w:id="63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3"/>
            <w:r>
              <w:rPr>
                <w:rStyle w:val="CommentReference"/>
                <w:rFonts w:eastAsiaTheme="minorHAnsi" w:cstheme="minorBidi"/>
                <w:color w:val="auto"/>
                <w:lang w:val="en-CA"/>
              </w:rPr>
              <w:commentReference w:id="63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4"/>
            <w:r>
              <w:rPr>
                <w:rFonts w:eastAsiaTheme="minorHAnsi"/>
              </w:rPr>
              <w:t xml:space="preserve">Upon </w:t>
            </w:r>
            <w:commentRangeEnd w:id="634"/>
            <w:r>
              <w:rPr>
                <w:rStyle w:val="CommentReference"/>
                <w:rFonts w:eastAsiaTheme="minorHAnsi" w:cstheme="minorBidi"/>
                <w:color w:val="auto"/>
                <w:lang w:val="en-CA"/>
              </w:rPr>
              <w:commentReference w:id="63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5"/>
            <w:r>
              <w:t xml:space="preserve">Magnify </w:t>
            </w:r>
            <w:commentRangeEnd w:id="635"/>
            <w:r>
              <w:rPr>
                <w:rStyle w:val="CommentReference"/>
                <w:rFonts w:eastAsiaTheme="minorHAnsi" w:cstheme="minorBidi"/>
                <w:color w:val="auto"/>
                <w:lang w:val="en-CA"/>
              </w:rPr>
              <w:commentReference w:id="63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77777777" w:rsidR="00E35F1F" w:rsidRDefault="00E35F1F" w:rsidP="00E35F1F">
            <w:pPr>
              <w:pStyle w:val="EngHang"/>
            </w:pPr>
            <w:r>
              <w:t>"O Holy City,</w:t>
            </w:r>
          </w:p>
          <w:p w14:paraId="1A4BF43B" w14:textId="77777777" w:rsidR="00E35F1F" w:rsidRPr="007425E1" w:rsidRDefault="00E35F1F"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6"/>
            <w:r>
              <w:t xml:space="preserve">obtain </w:t>
            </w:r>
            <w:commentRangeEnd w:id="636"/>
            <w:r>
              <w:rPr>
                <w:rStyle w:val="CommentReference"/>
                <w:rFonts w:eastAsiaTheme="minorHAnsi" w:cstheme="minorBidi"/>
                <w:color w:val="auto"/>
                <w:lang w:val="en-CA"/>
              </w:rPr>
              <w:commentReference w:id="63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7" w:name="_Toc298445771"/>
      <w:bookmarkStart w:id="638" w:name="_Toc298681256"/>
      <w:bookmarkStart w:id="639" w:name="_Toc298447496"/>
      <w:bookmarkStart w:id="640" w:name="_Ref299211949"/>
      <w:r>
        <w:t>The Gospel According the St. Luke</w:t>
      </w:r>
      <w:bookmarkEnd w:id="637"/>
      <w:bookmarkEnd w:id="638"/>
      <w:bookmarkEnd w:id="639"/>
      <w:bookmarkEnd w:id="6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77777777" w:rsidR="00E35F1F" w:rsidRDefault="00E35F1F" w:rsidP="00E35F1F">
            <w:pPr>
              <w:pStyle w:val="EngIndEnd"/>
              <w:jc w:val="both"/>
            </w:pPr>
            <w:r>
              <w:t xml:space="preserve">Now, O my Master, You will let Your servant depart in peace, according to Your word: for my eyes have seen Your salvation, which You have prepared before the face of all peoples; a light of </w:t>
            </w:r>
            <w:r>
              <w:lastRenderedPageBreak/>
              <w:t xml:space="preserve">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41" w:name="_Toc298445772"/>
      <w:bookmarkStart w:id="642" w:name="_Toc298681257"/>
      <w:bookmarkStart w:id="643" w:name="_Toc298447497"/>
      <w:r>
        <w:lastRenderedPageBreak/>
        <w:t xml:space="preserve">Part </w:t>
      </w:r>
      <w:bookmarkEnd w:id="641"/>
      <w:bookmarkEnd w:id="642"/>
      <w:bookmarkEnd w:id="64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77777777" w:rsidR="00E35F1F" w:rsidRDefault="00E35F1F" w:rsidP="00E35F1F">
            <w:pPr>
              <w:pStyle w:val="EngHang"/>
              <w:rPr>
                <w:rFonts w:eastAsiaTheme="minorHAnsi"/>
              </w:rPr>
            </w:pPr>
            <w:r>
              <w:rPr>
                <w:rFonts w:eastAsiaTheme="minorHAnsi"/>
              </w:rPr>
              <w:t>Hail to you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4"/>
            <w:r>
              <w:rPr>
                <w:rFonts w:eastAsiaTheme="minorHAnsi"/>
              </w:rPr>
              <w:t>truth</w:t>
            </w:r>
            <w:commentRangeEnd w:id="644"/>
            <w:r>
              <w:rPr>
                <w:rStyle w:val="CommentReference"/>
                <w:rFonts w:eastAsiaTheme="minorHAnsi" w:cstheme="minorBidi"/>
                <w:color w:val="auto"/>
                <w:lang w:val="en-CA"/>
              </w:rPr>
              <w:commentReference w:id="64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5"/>
            <w:r>
              <w:rPr>
                <w:rFonts w:eastAsiaTheme="minorHAnsi"/>
              </w:rPr>
              <w:t xml:space="preserve">a </w:t>
            </w:r>
            <w:commentRangeEnd w:id="645"/>
            <w:r>
              <w:rPr>
                <w:rStyle w:val="CommentReference"/>
                <w:rFonts w:eastAsiaTheme="minorHAnsi" w:cstheme="minorBidi"/>
                <w:color w:val="auto"/>
                <w:lang w:val="en-CA"/>
              </w:rPr>
              <w:commentReference w:id="64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E35F1F">
            <w:pPr>
              <w:pStyle w:val="EngHang"/>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6"/>
            <w:r>
              <w:rPr>
                <w:rFonts w:eastAsiaTheme="minorHAnsi"/>
              </w:rPr>
              <w:t xml:space="preserve">holy </w:t>
            </w:r>
            <w:commentRangeEnd w:id="646"/>
            <w:r>
              <w:rPr>
                <w:rStyle w:val="CommentReference"/>
                <w:rFonts w:eastAsiaTheme="minorHAnsi" w:cstheme="minorBidi"/>
                <w:color w:val="auto"/>
                <w:lang w:val="en-CA"/>
              </w:rPr>
              <w:commentReference w:id="64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7"/>
            <w:r>
              <w:rPr>
                <w:rFonts w:eastAsiaTheme="minorHAnsi"/>
              </w:rPr>
              <w:t xml:space="preserve">abode </w:t>
            </w:r>
            <w:commentRangeEnd w:id="647"/>
            <w:r>
              <w:rPr>
                <w:rStyle w:val="CommentReference"/>
                <w:rFonts w:eastAsiaTheme="minorHAnsi" w:cstheme="minorBidi"/>
                <w:color w:val="auto"/>
                <w:lang w:val="en-CA"/>
              </w:rPr>
              <w:commentReference w:id="64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8"/>
            <w:r>
              <w:t xml:space="preserve">Magnify </w:t>
            </w:r>
            <w:commentRangeEnd w:id="648"/>
            <w:r>
              <w:rPr>
                <w:rStyle w:val="CommentReference"/>
                <w:rFonts w:eastAsiaTheme="minorHAnsi" w:cstheme="minorBidi"/>
                <w:color w:val="auto"/>
                <w:lang w:val="en-CA"/>
              </w:rPr>
              <w:commentReference w:id="64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77777777" w:rsidR="00E35F1F" w:rsidRDefault="00E35F1F" w:rsidP="00E35F1F">
            <w:pPr>
              <w:pStyle w:val="EngHang"/>
            </w:pPr>
            <w:r>
              <w:t>"O Holy City,</w:t>
            </w:r>
          </w:p>
          <w:p w14:paraId="65160A60" w14:textId="77777777" w:rsidR="00E35F1F" w:rsidRPr="007425E1" w:rsidRDefault="00E35F1F"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9"/>
            <w:r>
              <w:t xml:space="preserve">obtain </w:t>
            </w:r>
            <w:commentRangeEnd w:id="649"/>
            <w:r>
              <w:rPr>
                <w:rStyle w:val="CommentReference"/>
                <w:rFonts w:eastAsiaTheme="minorHAnsi" w:cstheme="minorBidi"/>
                <w:color w:val="auto"/>
                <w:lang w:val="en-CA"/>
              </w:rPr>
              <w:commentReference w:id="64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0" w:name="_Toc298445773"/>
      <w:bookmarkStart w:id="651" w:name="_Toc298681258"/>
      <w:bookmarkStart w:id="652" w:name="_Toc298447498"/>
      <w:r>
        <w:lastRenderedPageBreak/>
        <w:t>Part Seven (Modern Part Eight)</w:t>
      </w:r>
      <w:bookmarkEnd w:id="650"/>
      <w:bookmarkEnd w:id="651"/>
      <w:bookmarkEnd w:id="65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3"/>
            <w:r>
              <w:rPr>
                <w:rFonts w:eastAsiaTheme="minorHAnsi"/>
              </w:rPr>
              <w:t>O Lord of all.</w:t>
            </w:r>
            <w:commentRangeEnd w:id="653"/>
            <w:r>
              <w:rPr>
                <w:rStyle w:val="CommentReference"/>
                <w:rFonts w:eastAsiaTheme="minorHAnsi" w:cstheme="minorBidi"/>
                <w:color w:val="auto"/>
                <w:lang w:val="en-CA"/>
              </w:rPr>
              <w:commentReference w:id="65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4"/>
            <w:r>
              <w:rPr>
                <w:rFonts w:eastAsiaTheme="minorHAnsi"/>
              </w:rPr>
              <w:t>The True One who came</w:t>
            </w:r>
            <w:commentRangeEnd w:id="654"/>
            <w:r>
              <w:rPr>
                <w:rStyle w:val="CommentReference"/>
                <w:rFonts w:eastAsiaTheme="minorHAnsi" w:cstheme="minorBidi"/>
                <w:color w:val="auto"/>
                <w:lang w:val="en-CA"/>
              </w:rPr>
              <w:commentReference w:id="65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5"/>
            <w:r>
              <w:rPr>
                <w:rFonts w:eastAsiaTheme="minorHAnsi"/>
              </w:rPr>
              <w:t>And perfect rejoicing.</w:t>
            </w:r>
            <w:commentRangeEnd w:id="655"/>
            <w:r>
              <w:rPr>
                <w:rStyle w:val="CommentReference"/>
                <w:rFonts w:eastAsiaTheme="minorHAnsi" w:cstheme="minorBidi"/>
                <w:color w:val="auto"/>
                <w:lang w:val="en-CA"/>
              </w:rPr>
              <w:commentReference w:id="65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6"/>
            <w:r>
              <w:rPr>
                <w:rFonts w:eastAsiaTheme="minorHAnsi"/>
              </w:rPr>
              <w:t>about</w:t>
            </w:r>
            <w:commentRangeEnd w:id="656"/>
            <w:r>
              <w:rPr>
                <w:rStyle w:val="CommentReference"/>
                <w:rFonts w:eastAsiaTheme="minorHAnsi" w:cstheme="minorBidi"/>
                <w:color w:val="auto"/>
                <w:lang w:val="en-CA"/>
              </w:rPr>
              <w:commentReference w:id="65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7"/>
            <w:r>
              <w:rPr>
                <w:rFonts w:eastAsiaTheme="minorHAnsi"/>
              </w:rPr>
              <w:t>proclaim</w:t>
            </w:r>
            <w:commentRangeEnd w:id="657"/>
            <w:r>
              <w:rPr>
                <w:rStyle w:val="CommentReference"/>
                <w:rFonts w:eastAsiaTheme="minorHAnsi" w:cstheme="minorBidi"/>
                <w:color w:val="auto"/>
                <w:lang w:val="en-CA"/>
              </w:rPr>
              <w:commentReference w:id="65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77777777" w:rsidR="00E35F1F" w:rsidRDefault="00E35F1F" w:rsidP="00E35F1F">
            <w:pPr>
              <w:pStyle w:val="EngHang"/>
              <w:rPr>
                <w:rFonts w:eastAsiaTheme="minorHAnsi"/>
              </w:rPr>
            </w:pPr>
            <w:r>
              <w:rPr>
                <w:rFonts w:eastAsiaTheme="minorHAnsi"/>
              </w:rPr>
              <w:t>Saying, "Hail to you, O Mary,</w:t>
            </w:r>
          </w:p>
          <w:p w14:paraId="5A20165E" w14:textId="77777777" w:rsidR="00E35F1F" w:rsidRDefault="00E35F1F"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77777777" w:rsidR="00E35F1F" w:rsidRDefault="00E35F1F" w:rsidP="00E35F1F">
            <w:pPr>
              <w:pStyle w:val="EngHang"/>
              <w:rPr>
                <w:rFonts w:eastAsiaTheme="minorHAnsi"/>
              </w:rPr>
            </w:pPr>
            <w:r>
              <w:rPr>
                <w:rFonts w:eastAsiaTheme="minorHAnsi"/>
              </w:rPr>
              <w:t>Hail to you O Mary: (Shéré ne Maria:) the salvation of Adam our father.</w:t>
            </w:r>
          </w:p>
          <w:p w14:paraId="4706685C" w14:textId="77777777" w:rsidR="00E35F1F" w:rsidRDefault="00E35F1F" w:rsidP="00E35F1F">
            <w:pPr>
              <w:pStyle w:val="EngHang"/>
              <w:rPr>
                <w:rFonts w:eastAsiaTheme="minorHAnsi"/>
              </w:rPr>
            </w:pPr>
            <w:r>
              <w:rPr>
                <w:rFonts w:eastAsiaTheme="minorHAnsi"/>
              </w:rPr>
              <w:t>Hail to you O Mary: the Mother of the Refuge.</w:t>
            </w:r>
          </w:p>
          <w:p w14:paraId="5BDE6351" w14:textId="77777777" w:rsidR="00E35F1F" w:rsidRDefault="00E35F1F" w:rsidP="00E35F1F">
            <w:pPr>
              <w:pStyle w:val="EngHang"/>
              <w:rPr>
                <w:rFonts w:eastAsiaTheme="minorHAnsi"/>
              </w:rPr>
            </w:pPr>
            <w:r>
              <w:rPr>
                <w:rFonts w:eastAsiaTheme="minorHAnsi"/>
              </w:rPr>
              <w:t>Hail to you O Mary: the rejoicing of Eve.</w:t>
            </w:r>
          </w:p>
          <w:p w14:paraId="7D9508B7" w14:textId="77777777" w:rsidR="00E35F1F" w:rsidRDefault="00E35F1F" w:rsidP="00E35F1F">
            <w:pPr>
              <w:pStyle w:val="EngHangEnd"/>
            </w:pPr>
            <w:r>
              <w:t xml:space="preserve">Hail to you O Mary: the joy of all </w:t>
            </w:r>
            <w:commentRangeStart w:id="658"/>
            <w:r>
              <w:t>generations</w:t>
            </w:r>
            <w:commentRangeEnd w:id="658"/>
            <w:r>
              <w:rPr>
                <w:rStyle w:val="CommentReference"/>
                <w:rFonts w:eastAsiaTheme="minorHAnsi" w:cstheme="minorBidi"/>
                <w:color w:val="auto"/>
                <w:lang w:val="en-CA"/>
              </w:rPr>
              <w:commentReference w:id="658"/>
            </w:r>
            <w:r>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77777777" w:rsidR="00E35F1F" w:rsidRDefault="00E35F1F" w:rsidP="00E35F1F">
            <w:pPr>
              <w:pStyle w:val="EngHang"/>
            </w:pPr>
            <w:r>
              <w:rPr>
                <w:rFonts w:eastAsiaTheme="minorHAnsi"/>
              </w:rPr>
              <w:t xml:space="preserve">Hail to you O Mary: </w:t>
            </w:r>
            <w:r>
              <w:t xml:space="preserve">the joy of the </w:t>
            </w:r>
            <w:commentRangeStart w:id="659"/>
            <w:r>
              <w:t xml:space="preserve">just </w:t>
            </w:r>
            <w:commentRangeEnd w:id="659"/>
            <w:r>
              <w:rPr>
                <w:rStyle w:val="CommentReference"/>
                <w:rFonts w:eastAsiaTheme="minorHAnsi" w:cstheme="minorBidi"/>
                <w:color w:val="auto"/>
                <w:lang w:val="en-CA"/>
              </w:rPr>
              <w:commentReference w:id="659"/>
            </w:r>
            <w:r>
              <w:t>Abel.</w:t>
            </w:r>
          </w:p>
          <w:p w14:paraId="4D19B712" w14:textId="77777777" w:rsidR="00E35F1F" w:rsidRDefault="00E35F1F" w:rsidP="00E35F1F">
            <w:pPr>
              <w:pStyle w:val="EngHang"/>
            </w:pPr>
            <w:r>
              <w:rPr>
                <w:rFonts w:eastAsiaTheme="minorHAnsi"/>
              </w:rPr>
              <w:t xml:space="preserve">Hail to you O Mary: </w:t>
            </w:r>
            <w:r>
              <w:t>the true Virgin.</w:t>
            </w:r>
          </w:p>
          <w:p w14:paraId="6E911B28" w14:textId="77777777" w:rsidR="00E35F1F" w:rsidRDefault="00E35F1F" w:rsidP="00E35F1F">
            <w:pPr>
              <w:pStyle w:val="EngHang"/>
            </w:pPr>
            <w:r>
              <w:rPr>
                <w:rFonts w:eastAsiaTheme="minorHAnsi"/>
              </w:rPr>
              <w:t xml:space="preserve">Hail to you O Mary: </w:t>
            </w:r>
            <w:r>
              <w:t>the salvation of Noah.</w:t>
            </w:r>
          </w:p>
          <w:p w14:paraId="4FCBC3C4" w14:textId="77777777" w:rsidR="00E35F1F" w:rsidRDefault="00E35F1F" w:rsidP="00E35F1F">
            <w:pPr>
              <w:pStyle w:val="EngHangEnd"/>
            </w:pPr>
            <w:r>
              <w:t xml:space="preserve">Hail to you O Mary: the </w:t>
            </w:r>
            <w:commentRangeStart w:id="660"/>
            <w:r>
              <w:t xml:space="preserve">chaste </w:t>
            </w:r>
            <w:commentRangeEnd w:id="660"/>
            <w:r>
              <w:rPr>
                <w:rStyle w:val="CommentReference"/>
                <w:rFonts w:eastAsiaTheme="minorHAnsi" w:cstheme="minorBidi"/>
                <w:color w:val="auto"/>
                <w:lang w:val="en-CA"/>
              </w:rPr>
              <w:commentReference w:id="660"/>
            </w:r>
            <w:r>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77777777" w:rsidR="00E35F1F" w:rsidRDefault="00E35F1F" w:rsidP="00E35F1F">
            <w:pPr>
              <w:pStyle w:val="EngHang"/>
            </w:pPr>
            <w:r>
              <w:rPr>
                <w:rFonts w:eastAsiaTheme="minorHAnsi"/>
              </w:rPr>
              <w:t xml:space="preserve">Hail to you O Mary: </w:t>
            </w:r>
            <w:r>
              <w:t>the grace of Abraham.</w:t>
            </w:r>
          </w:p>
          <w:p w14:paraId="012E7C16" w14:textId="77777777" w:rsidR="00E35F1F" w:rsidRDefault="00E35F1F" w:rsidP="00E35F1F">
            <w:pPr>
              <w:pStyle w:val="EngHang"/>
            </w:pPr>
            <w:r>
              <w:rPr>
                <w:rFonts w:eastAsiaTheme="minorHAnsi"/>
              </w:rPr>
              <w:t xml:space="preserve">Hail to you O Mary: </w:t>
            </w:r>
            <w:r>
              <w:t>the unfading crown.</w:t>
            </w:r>
          </w:p>
          <w:p w14:paraId="6F5AF656" w14:textId="77777777" w:rsidR="00E35F1F" w:rsidRDefault="00E35F1F" w:rsidP="00E35F1F">
            <w:pPr>
              <w:pStyle w:val="EngHang"/>
            </w:pPr>
            <w:r>
              <w:rPr>
                <w:rFonts w:eastAsiaTheme="minorHAnsi"/>
              </w:rPr>
              <w:t xml:space="preserve">Hail to you O Mary: </w:t>
            </w:r>
            <w:r>
              <w:t xml:space="preserve">the salvation of </w:t>
            </w:r>
            <w:commentRangeStart w:id="661"/>
            <w:r>
              <w:t>Isaac</w:t>
            </w:r>
            <w:commentRangeEnd w:id="661"/>
            <w:r>
              <w:rPr>
                <w:rStyle w:val="CommentReference"/>
                <w:rFonts w:eastAsiaTheme="minorHAnsi" w:cstheme="minorBidi"/>
                <w:color w:val="auto"/>
                <w:lang w:val="en-CA"/>
              </w:rPr>
              <w:commentReference w:id="661"/>
            </w:r>
            <w:r>
              <w:t>.</w:t>
            </w:r>
          </w:p>
          <w:p w14:paraId="0FA930BD" w14:textId="77777777" w:rsidR="00E35F1F" w:rsidRDefault="00E35F1F" w:rsidP="00E35F1F">
            <w:pPr>
              <w:pStyle w:val="EngHangEnd"/>
            </w:pPr>
            <w:r>
              <w:t>Hail to you 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77777777" w:rsidR="00E35F1F" w:rsidRDefault="00E35F1F" w:rsidP="00E35F1F">
            <w:pPr>
              <w:pStyle w:val="EngHang"/>
            </w:pPr>
            <w:r>
              <w:rPr>
                <w:rFonts w:eastAsiaTheme="minorHAnsi"/>
              </w:rPr>
              <w:t xml:space="preserve">Hail to you O Mary: </w:t>
            </w:r>
            <w:r>
              <w:t>the rejoicing of Jacob.</w:t>
            </w:r>
          </w:p>
          <w:p w14:paraId="76CDD95F" w14:textId="77777777" w:rsidR="00E35F1F" w:rsidRDefault="00E35F1F" w:rsidP="00E35F1F">
            <w:pPr>
              <w:pStyle w:val="EngHang"/>
            </w:pPr>
            <w:r>
              <w:rPr>
                <w:rFonts w:eastAsiaTheme="minorHAnsi"/>
              </w:rPr>
              <w:t xml:space="preserve">Hail to you O Mary: </w:t>
            </w:r>
            <w:commentRangeStart w:id="662"/>
            <w:r>
              <w:t>myriads of myriads.</w:t>
            </w:r>
            <w:commentRangeEnd w:id="662"/>
            <w:r>
              <w:rPr>
                <w:rStyle w:val="CommentReference"/>
                <w:rFonts w:eastAsiaTheme="minorHAnsi" w:cstheme="minorBidi"/>
                <w:color w:val="auto"/>
                <w:lang w:val="en-CA"/>
              </w:rPr>
              <w:commentReference w:id="662"/>
            </w:r>
          </w:p>
          <w:p w14:paraId="5218FE6B" w14:textId="77777777" w:rsidR="00E35F1F" w:rsidRDefault="00E35F1F" w:rsidP="00E35F1F">
            <w:pPr>
              <w:pStyle w:val="EngHang"/>
            </w:pPr>
            <w:r>
              <w:rPr>
                <w:rFonts w:eastAsiaTheme="minorHAnsi"/>
              </w:rPr>
              <w:t xml:space="preserve">Hail to you O Mary: </w:t>
            </w:r>
            <w:r>
              <w:t>the pride of Judah.</w:t>
            </w:r>
          </w:p>
          <w:p w14:paraId="23E53C7E" w14:textId="77777777" w:rsidR="00E35F1F" w:rsidRDefault="00E35F1F" w:rsidP="00E35F1F">
            <w:pPr>
              <w:pStyle w:val="EngHangEnd"/>
            </w:pPr>
            <w:r>
              <w:t>Hail to you 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77777777" w:rsidR="00E35F1F" w:rsidRDefault="00E35F1F" w:rsidP="00E35F1F">
            <w:pPr>
              <w:pStyle w:val="EngHang"/>
            </w:pPr>
            <w:r>
              <w:rPr>
                <w:rFonts w:eastAsiaTheme="minorHAnsi"/>
              </w:rPr>
              <w:t xml:space="preserve">Hail to you O Mary: </w:t>
            </w:r>
            <w:r>
              <w:t>the preaching of Moses.</w:t>
            </w:r>
          </w:p>
          <w:p w14:paraId="4D20D1CF" w14:textId="77777777" w:rsidR="00E35F1F" w:rsidRDefault="00E35F1F" w:rsidP="00E35F1F">
            <w:pPr>
              <w:pStyle w:val="EngHang"/>
            </w:pPr>
            <w:r>
              <w:rPr>
                <w:rFonts w:eastAsiaTheme="minorHAnsi"/>
              </w:rPr>
              <w:t xml:space="preserve">Hail to you O Mary: </w:t>
            </w:r>
            <w:r>
              <w:t xml:space="preserve">the Mother of the </w:t>
            </w:r>
            <w:commentRangeStart w:id="663"/>
            <w:r>
              <w:t>Master</w:t>
            </w:r>
            <w:commentRangeEnd w:id="663"/>
            <w:r>
              <w:rPr>
                <w:rStyle w:val="CommentReference"/>
                <w:rFonts w:eastAsiaTheme="minorHAnsi" w:cstheme="minorBidi"/>
                <w:color w:val="auto"/>
                <w:lang w:val="en-CA"/>
              </w:rPr>
              <w:commentReference w:id="663"/>
            </w:r>
            <w:r>
              <w:t>.</w:t>
            </w:r>
          </w:p>
          <w:p w14:paraId="7F1DCAB0" w14:textId="77777777" w:rsidR="00E35F1F" w:rsidRDefault="00E35F1F" w:rsidP="00E35F1F">
            <w:pPr>
              <w:pStyle w:val="EngHang"/>
            </w:pPr>
            <w:r>
              <w:rPr>
                <w:rFonts w:eastAsiaTheme="minorHAnsi"/>
              </w:rPr>
              <w:t xml:space="preserve">Hail to you O Mary: </w:t>
            </w:r>
            <w:r>
              <w:t xml:space="preserve">the </w:t>
            </w:r>
            <w:commentRangeStart w:id="664"/>
            <w:r>
              <w:t xml:space="preserve">honour </w:t>
            </w:r>
            <w:commentRangeEnd w:id="664"/>
            <w:r>
              <w:rPr>
                <w:rStyle w:val="CommentReference"/>
                <w:rFonts w:eastAsiaTheme="minorHAnsi" w:cstheme="minorBidi"/>
                <w:color w:val="auto"/>
                <w:lang w:val="en-CA"/>
              </w:rPr>
              <w:commentReference w:id="664"/>
            </w:r>
            <w:r>
              <w:t>of Samuel.</w:t>
            </w:r>
          </w:p>
          <w:p w14:paraId="34F5C6A3" w14:textId="77777777" w:rsidR="00E35F1F" w:rsidRDefault="00E35F1F" w:rsidP="00E35F1F">
            <w:pPr>
              <w:pStyle w:val="EngHangEnd"/>
            </w:pPr>
            <w:r>
              <w:rPr>
                <w:rFonts w:eastAsiaTheme="minorHAnsi"/>
              </w:rPr>
              <w:t xml:space="preserve">Hail to you O Mary: </w:t>
            </w:r>
            <w:r>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77777777" w:rsidR="00E35F1F" w:rsidRDefault="00E35F1F" w:rsidP="00E35F1F">
            <w:pPr>
              <w:pStyle w:val="EngHang"/>
            </w:pPr>
            <w:r>
              <w:rPr>
                <w:rFonts w:eastAsiaTheme="minorHAnsi"/>
              </w:rPr>
              <w:t xml:space="preserve">Hail to you O Mary: </w:t>
            </w:r>
            <w:r>
              <w:t>the firmness of righteous Job.</w:t>
            </w:r>
          </w:p>
          <w:p w14:paraId="389B20AB" w14:textId="77777777" w:rsidR="00E35F1F" w:rsidRDefault="00E35F1F" w:rsidP="00E35F1F">
            <w:pPr>
              <w:pStyle w:val="EngHang"/>
            </w:pPr>
            <w:r>
              <w:rPr>
                <w:rFonts w:eastAsiaTheme="minorHAnsi"/>
              </w:rPr>
              <w:t xml:space="preserve">Hail to you O Mary: </w:t>
            </w:r>
            <w:r>
              <w:t>the precious jewel.</w:t>
            </w:r>
          </w:p>
          <w:p w14:paraId="324118FD" w14:textId="77777777" w:rsidR="00E35F1F" w:rsidRDefault="00E35F1F" w:rsidP="00E35F1F">
            <w:pPr>
              <w:pStyle w:val="EngHang"/>
            </w:pPr>
            <w:r>
              <w:rPr>
                <w:rFonts w:eastAsiaTheme="minorHAnsi"/>
              </w:rPr>
              <w:t xml:space="preserve">Hail to you O Mary: </w:t>
            </w:r>
            <w:r>
              <w:t>the Mother of the Beloved.</w:t>
            </w:r>
          </w:p>
          <w:p w14:paraId="066865B9" w14:textId="77777777" w:rsidR="00E35F1F" w:rsidRDefault="00E35F1F" w:rsidP="00E35F1F">
            <w:pPr>
              <w:pStyle w:val="EngHangEnd"/>
            </w:pPr>
            <w:r>
              <w:t>Hail to you 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7777777" w:rsidR="00E35F1F" w:rsidRDefault="00E35F1F" w:rsidP="00E35F1F">
            <w:pPr>
              <w:pStyle w:val="EngHang"/>
            </w:pPr>
            <w:r>
              <w:rPr>
                <w:rFonts w:eastAsiaTheme="minorHAnsi"/>
              </w:rPr>
              <w:t xml:space="preserve">Hail to you O Mary: </w:t>
            </w:r>
            <w:r>
              <w:t xml:space="preserve">the </w:t>
            </w:r>
            <w:commentRangeStart w:id="665"/>
            <w:r>
              <w:t xml:space="preserve">spouse </w:t>
            </w:r>
            <w:commentRangeEnd w:id="665"/>
            <w:r>
              <w:rPr>
                <w:rStyle w:val="CommentReference"/>
                <w:rFonts w:eastAsiaTheme="minorHAnsi" w:cstheme="minorBidi"/>
                <w:color w:val="auto"/>
                <w:lang w:val="en-CA"/>
              </w:rPr>
              <w:commentReference w:id="665"/>
            </w:r>
            <w:r>
              <w:t>of Solomon.</w:t>
            </w:r>
          </w:p>
          <w:p w14:paraId="262181DC" w14:textId="77777777" w:rsidR="00E35F1F" w:rsidRDefault="00E35F1F" w:rsidP="00E35F1F">
            <w:pPr>
              <w:pStyle w:val="EngHang"/>
            </w:pPr>
            <w:r>
              <w:rPr>
                <w:rFonts w:eastAsiaTheme="minorHAnsi"/>
              </w:rPr>
              <w:t xml:space="preserve">Hail to you O Mary: </w:t>
            </w:r>
            <w:r>
              <w:t>exaltation of the righteous.</w:t>
            </w:r>
          </w:p>
          <w:p w14:paraId="6E7FA58B" w14:textId="77777777" w:rsidR="00E35F1F" w:rsidRDefault="00E35F1F" w:rsidP="00E35F1F">
            <w:pPr>
              <w:pStyle w:val="EngHang"/>
            </w:pPr>
            <w:r>
              <w:rPr>
                <w:rFonts w:eastAsiaTheme="minorHAnsi"/>
              </w:rPr>
              <w:t xml:space="preserve">Hail to you O Mary: </w:t>
            </w:r>
            <w:r>
              <w:t xml:space="preserve">the </w:t>
            </w:r>
            <w:commentRangeStart w:id="666"/>
            <w:r>
              <w:t xml:space="preserve">health </w:t>
            </w:r>
            <w:commentRangeEnd w:id="666"/>
            <w:r>
              <w:rPr>
                <w:rStyle w:val="CommentReference"/>
                <w:rFonts w:eastAsiaTheme="minorHAnsi" w:cstheme="minorBidi"/>
                <w:color w:val="auto"/>
                <w:lang w:val="en-CA"/>
              </w:rPr>
              <w:commentReference w:id="666"/>
            </w:r>
            <w:r>
              <w:t>of Isaiah.</w:t>
            </w:r>
          </w:p>
          <w:p w14:paraId="31FEB06C" w14:textId="77777777" w:rsidR="00E35F1F" w:rsidRDefault="00E35F1F" w:rsidP="00E35F1F">
            <w:pPr>
              <w:pStyle w:val="EngHangEnd"/>
            </w:pPr>
            <w:r>
              <w:t>Hail to you 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77777777" w:rsidR="00E35F1F" w:rsidRDefault="00E35F1F" w:rsidP="00E35F1F">
            <w:pPr>
              <w:pStyle w:val="EngHang"/>
            </w:pPr>
            <w:r>
              <w:rPr>
                <w:rFonts w:eastAsiaTheme="minorHAnsi"/>
              </w:rPr>
              <w:t xml:space="preserve">Hail to you O Mary: </w:t>
            </w:r>
            <w:r>
              <w:t>the knowledge of Ezekiel.</w:t>
            </w:r>
          </w:p>
          <w:p w14:paraId="3899305B" w14:textId="77777777" w:rsidR="00E35F1F" w:rsidRDefault="00E35F1F" w:rsidP="00E35F1F">
            <w:pPr>
              <w:pStyle w:val="EngHang"/>
            </w:pPr>
            <w:r>
              <w:rPr>
                <w:rFonts w:eastAsiaTheme="minorHAnsi"/>
              </w:rPr>
              <w:t xml:space="preserve">Hail to you O Mary: </w:t>
            </w:r>
            <w:r>
              <w:t>the gift of Daniel.</w:t>
            </w:r>
          </w:p>
          <w:p w14:paraId="67E0E507" w14:textId="77777777" w:rsidR="00E35F1F" w:rsidRDefault="00E35F1F" w:rsidP="00E35F1F">
            <w:pPr>
              <w:pStyle w:val="EngHang"/>
            </w:pPr>
            <w:r>
              <w:rPr>
                <w:rFonts w:eastAsiaTheme="minorHAnsi"/>
              </w:rPr>
              <w:t xml:space="preserve">Hail to you O Mary: </w:t>
            </w:r>
            <w:r>
              <w:t>the power of Elijah.</w:t>
            </w:r>
          </w:p>
          <w:p w14:paraId="39BF32CE" w14:textId="77777777" w:rsidR="00E35F1F" w:rsidRDefault="00E35F1F" w:rsidP="00E35F1F">
            <w:pPr>
              <w:pStyle w:val="EngHangEnd"/>
            </w:pPr>
            <w:r>
              <w:t>Hail to you 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77777777" w:rsidR="00E35F1F" w:rsidRDefault="00E35F1F" w:rsidP="00E35F1F">
            <w:pPr>
              <w:pStyle w:val="EngHang"/>
            </w:pPr>
            <w:r>
              <w:rPr>
                <w:rFonts w:eastAsiaTheme="minorHAnsi"/>
              </w:rPr>
              <w:t xml:space="preserve">Hail to you O Mary: </w:t>
            </w:r>
            <w:r>
              <w:t>the Theotokos.</w:t>
            </w:r>
          </w:p>
          <w:p w14:paraId="3C7FAC93" w14:textId="77777777" w:rsidR="00E35F1F" w:rsidRDefault="00E35F1F" w:rsidP="00E35F1F">
            <w:pPr>
              <w:pStyle w:val="EngHang"/>
            </w:pPr>
            <w:r>
              <w:rPr>
                <w:rFonts w:eastAsiaTheme="minorHAnsi"/>
              </w:rPr>
              <w:t xml:space="preserve">Hail to you O Mary: </w:t>
            </w:r>
            <w:r>
              <w:t>the Mother of Jesus Christ.</w:t>
            </w:r>
          </w:p>
          <w:p w14:paraId="090C456B" w14:textId="77777777" w:rsidR="00E35F1F" w:rsidRDefault="00E35F1F" w:rsidP="00E35F1F">
            <w:pPr>
              <w:pStyle w:val="EngHang"/>
            </w:pPr>
            <w:r>
              <w:rPr>
                <w:rFonts w:eastAsiaTheme="minorHAnsi"/>
              </w:rPr>
              <w:t xml:space="preserve">Hail to you O Mary: </w:t>
            </w:r>
            <w:r>
              <w:t>the beautiful dove.</w:t>
            </w:r>
          </w:p>
          <w:p w14:paraId="36CFCE52" w14:textId="77777777" w:rsidR="00E35F1F" w:rsidRDefault="00E35F1F" w:rsidP="00E35F1F">
            <w:pPr>
              <w:pStyle w:val="EngHangEnd"/>
            </w:pPr>
            <w:r>
              <w:t>Hail to you 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lastRenderedPageBreak/>
              <w:t>¿</w:t>
            </w:r>
          </w:p>
        </w:tc>
        <w:tc>
          <w:tcPr>
            <w:tcW w:w="3960" w:type="dxa"/>
          </w:tcPr>
          <w:p w14:paraId="6B78C177" w14:textId="77777777" w:rsidR="00E35F1F" w:rsidRDefault="00E35F1F" w:rsidP="00E35F1F">
            <w:pPr>
              <w:pStyle w:val="EngHang"/>
            </w:pPr>
            <w:r>
              <w:t>Hail to you, 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77777777" w:rsidR="00E35F1F" w:rsidRDefault="00E35F1F" w:rsidP="00E35F1F">
            <w:pPr>
              <w:pStyle w:val="EngHang"/>
            </w:pPr>
            <w:r>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7"/>
            <w:r>
              <w:t>indescribable</w:t>
            </w:r>
            <w:commentRangeEnd w:id="667"/>
            <w:r>
              <w:rPr>
                <w:rStyle w:val="CommentReference"/>
                <w:rFonts w:eastAsiaTheme="minorHAnsi" w:cstheme="minorBidi"/>
                <w:color w:val="auto"/>
                <w:lang w:val="en-CA"/>
              </w:rPr>
              <w:commentReference w:id="667"/>
            </w:r>
          </w:p>
          <w:p w14:paraId="3D47CD7E" w14:textId="77777777" w:rsidR="00E35F1F" w:rsidRDefault="00E35F1F"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8"/>
            <w:r>
              <w:t>Without mingling of substance</w:t>
            </w:r>
            <w:commentRangeEnd w:id="668"/>
            <w:r>
              <w:rPr>
                <w:rStyle w:val="CommentReference"/>
                <w:rFonts w:eastAsiaTheme="minorHAnsi" w:cstheme="minorBidi"/>
                <w:color w:val="auto"/>
                <w:lang w:val="en-CA"/>
              </w:rPr>
              <w:commentReference w:id="66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9"/>
            <w:r>
              <w:t xml:space="preserve">intercede </w:t>
            </w:r>
            <w:commentRangeEnd w:id="669"/>
            <w:r>
              <w:rPr>
                <w:rStyle w:val="CommentReference"/>
                <w:rFonts w:eastAsiaTheme="minorHAnsi" w:cstheme="minorBidi"/>
                <w:color w:val="auto"/>
                <w:lang w:val="en-CA"/>
              </w:rPr>
              <w:commentReference w:id="66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0" w:name="_Toc298445774"/>
      <w:bookmarkStart w:id="671" w:name="_Toc298681259"/>
      <w:bookmarkStart w:id="672" w:name="_Toc298447499"/>
      <w:r>
        <w:t>Part Nine</w:t>
      </w:r>
      <w:bookmarkEnd w:id="670"/>
      <w:bookmarkEnd w:id="671"/>
      <w:bookmarkEnd w:id="67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4C6C6AE" w:rsidR="00E35F1F" w:rsidRDefault="00E35F1F" w:rsidP="00E35F1F">
      <w:pPr>
        <w:pStyle w:val="Rubric"/>
      </w:pPr>
      <w:r>
        <w:t xml:space="preserve">On non-Sundays, return to the Second Canticle on Page </w:t>
      </w:r>
      <w:fldSimple w:instr=" PAGEREF _Ref297493889 ">
        <w:r>
          <w:rPr>
            <w:noProof/>
          </w:rPr>
          <w:t>394</w:t>
        </w:r>
      </w:fldSimple>
      <w:r>
        <w:t>.</w:t>
      </w:r>
    </w:p>
    <w:p w14:paraId="7308305D" w14:textId="77777777" w:rsidR="00E35F1F" w:rsidRDefault="00E35F1F" w:rsidP="00E35F1F">
      <w:pPr>
        <w:pStyle w:val="Heading6"/>
      </w:pPr>
      <w:bookmarkStart w:id="673" w:name="_Toc298445775"/>
      <w:bookmarkStart w:id="674" w:name="_Toc298681260"/>
      <w:bookmarkStart w:id="675" w:name="_Toc298447500"/>
      <w:r>
        <w:lastRenderedPageBreak/>
        <w:t>Part Ten</w:t>
      </w:r>
      <w:bookmarkEnd w:id="673"/>
      <w:bookmarkEnd w:id="674"/>
      <w:bookmarkEnd w:id="675"/>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6"/>
            <w:r>
              <w:t>honoured</w:t>
            </w:r>
            <w:r w:rsidRPr="007425E1">
              <w:t xml:space="preserve"> </w:t>
            </w:r>
            <w:commentRangeEnd w:id="676"/>
            <w:r>
              <w:rPr>
                <w:rStyle w:val="CommentReference"/>
                <w:rFonts w:eastAsiaTheme="minorHAnsi" w:cstheme="minorBidi"/>
                <w:color w:val="auto"/>
                <w:lang w:val="en-CA"/>
              </w:rPr>
              <w:commentReference w:id="676"/>
            </w:r>
            <w:commentRangeStart w:id="677"/>
            <w:r w:rsidRPr="007425E1">
              <w:t xml:space="preserve">more </w:t>
            </w:r>
            <w:commentRangeEnd w:id="677"/>
            <w:r>
              <w:rPr>
                <w:rStyle w:val="CommentReference"/>
                <w:rFonts w:eastAsiaTheme="minorHAnsi" w:cstheme="minorBidi"/>
                <w:color w:val="auto"/>
                <w:lang w:val="en-CA"/>
              </w:rPr>
              <w:commentReference w:id="67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77777777" w:rsidR="00E35F1F" w:rsidRPr="007425E1" w:rsidRDefault="00E35F1F" w:rsidP="00E35F1F">
            <w:pPr>
              <w:pStyle w:val="EngHang"/>
            </w:pPr>
            <w:r w:rsidRPr="007425E1">
              <w:t xml:space="preserve">And you have a </w:t>
            </w:r>
            <w:commentRangeStart w:id="678"/>
            <w:r w:rsidRPr="007425E1">
              <w:t>means</w:t>
            </w:r>
            <w:r>
              <w:rPr>
                <w:rStyle w:val="FootnoteReference"/>
                <w:lang w:val="en-GB"/>
              </w:rPr>
              <w:t xml:space="preserve"> </w:t>
            </w:r>
            <w:commentRangeEnd w:id="678"/>
            <w:r>
              <w:rPr>
                <w:rStyle w:val="CommentReference"/>
                <w:rFonts w:eastAsiaTheme="minorHAnsi" w:cstheme="minorBidi"/>
                <w:color w:val="auto"/>
                <w:lang w:val="en-CA"/>
              </w:rPr>
              <w:commentReference w:id="678"/>
            </w:r>
            <w:r w:rsidRPr="007425E1">
              <w:t>,</w:t>
            </w:r>
          </w:p>
          <w:p w14:paraId="0F2C9C0F" w14:textId="77777777" w:rsidR="00E35F1F" w:rsidRPr="007425E1" w:rsidRDefault="00E35F1F" w:rsidP="00E35F1F">
            <w:pPr>
              <w:pStyle w:val="EngHang"/>
            </w:pPr>
            <w:r w:rsidRPr="007425E1">
              <w:t>With freedom of speech</w:t>
            </w:r>
            <w:r>
              <w:rPr>
                <w:rStyle w:val="FootnoteReference"/>
                <w:lang w:val="en-GB"/>
              </w:rPr>
              <w:t xml:space="preserve"> </w:t>
            </w:r>
            <w:r w:rsidRPr="007425E1">
              <w:t>,</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7777777" w:rsidR="00E35F1F" w:rsidRPr="007425E1" w:rsidRDefault="00E35F1F" w:rsidP="00E35F1F">
            <w:pPr>
              <w:pStyle w:val="EngHang"/>
            </w:pPr>
            <w:r>
              <w:t>For truly</w:t>
            </w:r>
            <w:r w:rsidRPr="007425E1">
              <w:t xml:space="preserve"> you are, </w:t>
            </w:r>
          </w:p>
          <w:p w14:paraId="441E63E4" w14:textId="77777777" w:rsidR="00E35F1F" w:rsidRPr="007425E1" w:rsidRDefault="00E35F1F" w:rsidP="00E35F1F">
            <w:pPr>
              <w:pStyle w:val="EngHang"/>
            </w:pPr>
            <w:r w:rsidRPr="007425E1">
              <w:t>The pride of our race,</w:t>
            </w:r>
          </w:p>
          <w:p w14:paraId="5CEAF23A" w14:textId="77777777" w:rsidR="00E35F1F" w:rsidRPr="007425E1" w:rsidRDefault="00E35F1F" w:rsidP="00E35F1F">
            <w:pPr>
              <w:pStyle w:val="EngHang"/>
            </w:pPr>
            <w:r w:rsidRPr="007425E1">
              <w:t>And the 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7777777" w:rsidR="00E35F1F" w:rsidRPr="007425E1" w:rsidRDefault="00E35F1F" w:rsidP="00E35F1F">
            <w:pPr>
              <w:pStyle w:val="EngHang"/>
            </w:pPr>
            <w:r w:rsidRPr="007425E1">
              <w:t>Intercede on our behalf,</w:t>
            </w:r>
          </w:p>
          <w:p w14:paraId="183CAE18" w14:textId="77777777" w:rsidR="00E35F1F" w:rsidRPr="007425E1" w:rsidRDefault="00E35F1F" w:rsidP="00E35F1F">
            <w:pPr>
              <w:pStyle w:val="EngHang"/>
            </w:pPr>
            <w:r w:rsidRPr="007425E1">
              <w:t>Before our Saviour,</w:t>
            </w:r>
          </w:p>
          <w:p w14:paraId="6AEF80D8" w14:textId="77777777" w:rsidR="00E35F1F" w:rsidRPr="007425E1" w:rsidRDefault="00E35F1F" w:rsidP="00E35F1F">
            <w:pPr>
              <w:pStyle w:val="EngHang"/>
            </w:pPr>
            <w:r w:rsidRPr="007425E1">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7777777" w:rsidR="00E35F1F" w:rsidRPr="007425E1" w:rsidRDefault="00E35F1F" w:rsidP="00E35F1F">
            <w:pPr>
              <w:pStyle w:val="EngHang"/>
            </w:pPr>
            <w:r w:rsidRPr="007425E1">
              <w:t>That He may grant us,</w:t>
            </w:r>
          </w:p>
          <w:p w14:paraId="5051C92E" w14:textId="77777777" w:rsidR="00E35F1F" w:rsidRPr="007425E1" w:rsidRDefault="00E35F1F" w:rsidP="00E35F1F">
            <w:pPr>
              <w:pStyle w:val="EngHang"/>
            </w:pPr>
            <w:r w:rsidRPr="007425E1">
              <w:t>The forgiveness of our sins,</w:t>
            </w:r>
          </w:p>
          <w:p w14:paraId="6C9FBAA2" w14:textId="77777777" w:rsidR="00E35F1F" w:rsidRPr="007425E1" w:rsidRDefault="00E35F1F" w:rsidP="00E35F1F">
            <w:pPr>
              <w:pStyle w:val="EngHang"/>
            </w:pPr>
            <w:r w:rsidRPr="007425E1">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9" w:name="_Toc298445776"/>
      <w:bookmarkStart w:id="680" w:name="_Toc298681261"/>
      <w:bookmarkStart w:id="681" w:name="_Toc298447501"/>
      <w:r w:rsidRPr="00D24FE1">
        <w:lastRenderedPageBreak/>
        <w:t>Part</w:t>
      </w:r>
      <w:r>
        <w:t xml:space="preserve"> Eleven</w:t>
      </w:r>
      <w:bookmarkEnd w:id="679"/>
      <w:bookmarkEnd w:id="680"/>
      <w:bookmarkEnd w:id="68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7777777" w:rsidR="00E35F1F" w:rsidRPr="007425E1" w:rsidRDefault="00E35F1F" w:rsidP="00E35F1F">
            <w:pPr>
              <w:pStyle w:val="EngHang"/>
            </w:pPr>
            <w:r w:rsidRPr="007425E1">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77777777" w:rsidR="00E35F1F" w:rsidRPr="007425E1" w:rsidRDefault="00E35F1F" w:rsidP="00E35F1F">
            <w:pPr>
              <w:pStyle w:val="EngHang"/>
            </w:pPr>
            <w:r>
              <w:t>You shine</w:t>
            </w:r>
          </w:p>
          <w:p w14:paraId="191C0ADA" w14:textId="77777777" w:rsidR="00E35F1F" w:rsidRPr="007425E1" w:rsidRDefault="00E35F1F" w:rsidP="00E35F1F">
            <w:pPr>
              <w:pStyle w:val="EngHang"/>
            </w:pPr>
            <w:r>
              <w:t>More</w:t>
            </w:r>
            <w:r w:rsidRPr="007425E1">
              <w:t xml:space="preserve"> 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2" w:name="_Toc298445777"/>
      <w:bookmarkStart w:id="683" w:name="_Toc298681262"/>
      <w:bookmarkStart w:id="684" w:name="_Toc298447502"/>
      <w:r>
        <w:t>Part Twelve</w:t>
      </w:r>
      <w:bookmarkEnd w:id="682"/>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5"/>
            <w:r w:rsidRPr="007425E1">
              <w:t>heaven</w:t>
            </w:r>
            <w:commentRangeEnd w:id="685"/>
            <w:r>
              <w:rPr>
                <w:rStyle w:val="CommentReference"/>
                <w:rFonts w:eastAsiaTheme="minorHAnsi" w:cstheme="minorBidi"/>
                <w:color w:val="auto"/>
                <w:lang w:val="en-CA"/>
              </w:rPr>
              <w:commentReference w:id="68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6"/>
            <w:r w:rsidRPr="007425E1">
              <w:t xml:space="preserve">true </w:t>
            </w:r>
            <w:commentRangeEnd w:id="686"/>
            <w:r>
              <w:rPr>
                <w:rStyle w:val="CommentReference"/>
                <w:rFonts w:eastAsiaTheme="minorHAnsi" w:cstheme="minorBidi"/>
                <w:color w:val="auto"/>
                <w:lang w:val="en-CA"/>
              </w:rPr>
              <w:commentReference w:id="68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77777777" w:rsidR="00E35F1F" w:rsidRPr="007425E1" w:rsidRDefault="00E35F1F" w:rsidP="00E35F1F">
            <w:pPr>
              <w:pStyle w:val="EngHang"/>
            </w:pPr>
            <w:r w:rsidRPr="007425E1">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77777777" w:rsidR="00E35F1F" w:rsidRPr="007425E1" w:rsidRDefault="00E35F1F" w:rsidP="00E35F1F">
            <w:pPr>
              <w:pStyle w:val="EngHang"/>
            </w:pPr>
            <w:r w:rsidRPr="007425E1">
              <w:t>O you were clothed,</w:t>
            </w:r>
          </w:p>
          <w:p w14:paraId="1BFB23C7" w14:textId="77777777" w:rsidR="00E35F1F" w:rsidRPr="007425E1" w:rsidRDefault="00E35F1F" w:rsidP="00E35F1F">
            <w:pPr>
              <w:pStyle w:val="EngHang"/>
            </w:pPr>
            <w:r w:rsidRPr="007425E1">
              <w:t>With the garment of the heavenly,</w:t>
            </w:r>
          </w:p>
          <w:p w14:paraId="0C9855B9" w14:textId="77777777" w:rsidR="00E35F1F" w:rsidRPr="007425E1" w:rsidRDefault="00E35F1F" w:rsidP="00E35F1F">
            <w:pPr>
              <w:pStyle w:val="EngHang"/>
            </w:pPr>
            <w:r w:rsidRPr="007425E1">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7777777" w:rsidR="00E35F1F" w:rsidRPr="007425E1" w:rsidRDefault="00E35F1F" w:rsidP="00E35F1F">
            <w:pPr>
              <w:pStyle w:val="EngHang"/>
            </w:pPr>
            <w:r w:rsidRPr="007425E1">
              <w:t>And restored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7" w:name="_Toc298445778"/>
      <w:bookmarkStart w:id="688" w:name="_Toc298681263"/>
      <w:bookmarkStart w:id="689" w:name="_Toc298447503"/>
      <w:r>
        <w:t>Part Thirteen</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0"/>
            <w:r>
              <w:rPr>
                <w:rFonts w:eastAsiaTheme="minorHAnsi"/>
              </w:rPr>
              <w:t xml:space="preserve">Virgin Mary </w:t>
            </w:r>
            <w:commentRangeEnd w:id="690"/>
            <w:r>
              <w:rPr>
                <w:rStyle w:val="CommentReference"/>
                <w:rFonts w:eastAsiaTheme="minorHAnsi" w:cstheme="minorBidi"/>
                <w:color w:val="auto"/>
                <w:lang w:val="en-CA"/>
              </w:rPr>
              <w:commentReference w:id="69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77777777" w:rsidR="00E35F1F" w:rsidRPr="007425E1" w:rsidRDefault="00E35F1F" w:rsidP="00E35F1F">
            <w:pPr>
              <w:pStyle w:val="EngHang"/>
            </w:pPr>
            <w:r w:rsidRPr="007425E1">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1"/>
            <w:r w:rsidRPr="007425E1">
              <w:t>And the Cherubic,</w:t>
            </w:r>
          </w:p>
          <w:p w14:paraId="317A08CE" w14:textId="77777777" w:rsidR="00E35F1F" w:rsidRPr="001A0083" w:rsidRDefault="00E35F1F" w:rsidP="00E35F1F">
            <w:pPr>
              <w:pStyle w:val="EngHangEnd"/>
            </w:pPr>
            <w:r>
              <w:t>Mercy Seat</w:t>
            </w:r>
            <w:commentRangeEnd w:id="691"/>
            <w:r>
              <w:t>.</w:t>
            </w:r>
            <w:r>
              <w:rPr>
                <w:rStyle w:val="CommentReference"/>
                <w:rFonts w:eastAsiaTheme="minorHAnsi" w:cstheme="minorBidi"/>
                <w:color w:val="auto"/>
                <w:lang w:val="en-CA"/>
              </w:rPr>
              <w:commentReference w:id="69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2"/>
            <w:r w:rsidRPr="007425E1">
              <w:t>pot</w:t>
            </w:r>
            <w:commentRangeEnd w:id="692"/>
            <w:r>
              <w:rPr>
                <w:rStyle w:val="CommentReference"/>
                <w:rFonts w:eastAsiaTheme="minorHAnsi" w:cstheme="minorBidi"/>
                <w:color w:val="auto"/>
                <w:lang w:val="en-CA"/>
              </w:rPr>
              <w:commentReference w:id="69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3"/>
            <w:r w:rsidRPr="007425E1">
              <w:t>l</w:t>
            </w:r>
            <w:r>
              <w:t>ampstand</w:t>
            </w:r>
            <w:commentRangeEnd w:id="693"/>
            <w:r>
              <w:rPr>
                <w:rStyle w:val="CommentReference"/>
                <w:rFonts w:eastAsiaTheme="minorHAnsi" w:cstheme="minorBidi"/>
                <w:color w:val="auto"/>
                <w:lang w:val="en-CA"/>
              </w:rPr>
              <w:commentReference w:id="69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77777777" w:rsidR="00E35F1F" w:rsidRPr="007425E1" w:rsidRDefault="00E35F1F" w:rsidP="00E35F1F">
            <w:pPr>
              <w:pStyle w:val="EngHang"/>
            </w:pPr>
            <w:r w:rsidRPr="007425E1">
              <w:t>The golden censer,</w:t>
            </w:r>
          </w:p>
          <w:p w14:paraId="54E2B61D" w14:textId="77777777" w:rsidR="00E35F1F" w:rsidRPr="007425E1" w:rsidRDefault="00E35F1F" w:rsidP="00E35F1F">
            <w:pPr>
              <w:pStyle w:val="EngHang"/>
            </w:pPr>
            <w:r w:rsidRPr="007425E1">
              <w:t>That carries the fiery ember,</w:t>
            </w:r>
          </w:p>
          <w:p w14:paraId="187159BE" w14:textId="77777777" w:rsidR="00E35F1F" w:rsidRPr="007425E1" w:rsidRDefault="00E35F1F" w:rsidP="00E35F1F">
            <w:pPr>
              <w:pStyle w:val="EngHang"/>
            </w:pPr>
            <w:r w:rsidRPr="007425E1">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7777777" w:rsidR="00E35F1F" w:rsidRPr="007425E1" w:rsidRDefault="00E35F1F" w:rsidP="00E35F1F">
            <w:pPr>
              <w:pStyle w:val="EngHang"/>
            </w:pPr>
            <w:r w:rsidRPr="007425E1">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4" w:name="_Toc298445779"/>
      <w:bookmarkStart w:id="695" w:name="_Toc298681264"/>
      <w:bookmarkStart w:id="696" w:name="_Toc298447504"/>
      <w:r>
        <w:t>Part Fourteen</w:t>
      </w:r>
      <w:bookmarkEnd w:id="694"/>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77777777" w:rsidR="00E35F1F" w:rsidRPr="001A0083" w:rsidRDefault="00E35F1F" w:rsidP="00E35F1F">
            <w:pPr>
              <w:pStyle w:val="EngHangEnd"/>
            </w:pPr>
            <w:r>
              <w:t>Which</w:t>
            </w:r>
            <w:r w:rsidRPr="007425E1">
              <w:t xml:space="preserve"> you </w:t>
            </w:r>
            <w:commentRangeStart w:id="697"/>
            <w:r w:rsidRPr="007425E1">
              <w:t>decorated</w:t>
            </w:r>
            <w:commentRangeEnd w:id="697"/>
            <w:r>
              <w:rPr>
                <w:rStyle w:val="CommentReference"/>
                <w:rFonts w:eastAsiaTheme="minorHAnsi" w:cstheme="minorBidi"/>
                <w:color w:val="auto"/>
                <w:lang w:val="en-CA"/>
              </w:rPr>
              <w:commentReference w:id="697"/>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77777777" w:rsidR="00E35F1F" w:rsidRPr="007425E1" w:rsidRDefault="00E35F1F" w:rsidP="00E35F1F">
            <w:pPr>
              <w:pStyle w:val="EngHang"/>
            </w:pPr>
            <w:r w:rsidRPr="007425E1">
              <w:t>As commanded by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77777777" w:rsidR="00E35F1F" w:rsidRDefault="00E35F1F" w:rsidP="00E35F1F">
            <w:pPr>
              <w:pStyle w:val="CopticVersemulti-line"/>
            </w:pPr>
            <w:r w:rsidRPr="00CE29B0">
              <w:t>ⲕⲁⲧⲁ ⲡ̀ⲥⲥⲁϫⲓ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77777777" w:rsidR="00E35F1F" w:rsidRPr="007425E1" w:rsidRDefault="00E35F1F" w:rsidP="00E35F1F">
            <w:pPr>
              <w:pStyle w:val="EngHang"/>
            </w:pPr>
            <w:r w:rsidRPr="007425E1">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77777777" w:rsidR="00E35F1F" w:rsidRDefault="00E35F1F" w:rsidP="00E35F1F">
            <w:pPr>
              <w:pStyle w:val="EngHang"/>
            </w:pPr>
            <w:r>
              <w:t>There was a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77777777" w:rsidR="00E35F1F" w:rsidRPr="007425E1" w:rsidRDefault="00E35F1F" w:rsidP="00E35F1F">
            <w:pPr>
              <w:pStyle w:val="EngHang"/>
            </w:pPr>
            <w:r>
              <w:t xml:space="preserve">And a </w:t>
            </w:r>
            <w:r w:rsidRPr="007425E1">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77777777" w:rsidR="00E35F1F" w:rsidRPr="007425E1" w:rsidRDefault="00E35F1F" w:rsidP="00E35F1F">
            <w:pPr>
              <w:pStyle w:val="EngHang"/>
            </w:pPr>
            <w:r w:rsidRPr="007425E1">
              <w:t>There was a golden censer,</w:t>
            </w:r>
          </w:p>
          <w:p w14:paraId="6CAD18E7" w14:textId="77777777" w:rsidR="00E35F1F" w:rsidRPr="007425E1" w:rsidRDefault="00E35F1F" w:rsidP="00E35F1F">
            <w:pPr>
              <w:pStyle w:val="EngHang"/>
            </w:pPr>
            <w:r>
              <w:t>I</w:t>
            </w:r>
            <w:r w:rsidRPr="007425E1">
              <w:t xml:space="preserve">n the </w:t>
            </w:r>
            <w:commentRangeStart w:id="698"/>
            <w:r w:rsidRPr="007425E1">
              <w:t>t</w:t>
            </w:r>
            <w:commentRangeEnd w:id="698"/>
            <w:r>
              <w:rPr>
                <w:rStyle w:val="CommentReference"/>
                <w:rFonts w:eastAsiaTheme="minorHAnsi" w:cstheme="minorBidi"/>
                <w:color w:val="auto"/>
                <w:lang w:val="en-CA"/>
              </w:rPr>
              <w:commentReference w:id="698"/>
            </w:r>
            <w:r w:rsidRPr="007425E1">
              <w:t>abernacle,</w:t>
            </w:r>
          </w:p>
          <w:p w14:paraId="47A14171" w14:textId="77777777" w:rsidR="00E35F1F" w:rsidRPr="007425E1" w:rsidRDefault="00E35F1F" w:rsidP="00E35F1F">
            <w:pPr>
              <w:pStyle w:val="EngHang"/>
            </w:pPr>
            <w:r w:rsidRPr="007425E1">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lastRenderedPageBreak/>
              <w:t>¿</w:t>
            </w:r>
          </w:p>
        </w:tc>
        <w:tc>
          <w:tcPr>
            <w:tcW w:w="3960" w:type="dxa"/>
          </w:tcPr>
          <w:p w14:paraId="21BACF31" w14:textId="77777777" w:rsidR="00E35F1F" w:rsidRPr="007425E1" w:rsidRDefault="00E35F1F" w:rsidP="00E35F1F">
            <w:pPr>
              <w:pStyle w:val="EngHang"/>
            </w:pPr>
            <w:commentRangeStart w:id="699"/>
            <w:r>
              <w:t xml:space="preserve">The </w:t>
            </w:r>
            <w:commentRangeEnd w:id="699"/>
            <w:r>
              <w:rPr>
                <w:rStyle w:val="CommentReference"/>
                <w:rFonts w:eastAsiaTheme="minorHAnsi" w:cstheme="minorBidi"/>
                <w:color w:val="auto"/>
                <w:lang w:val="en-CA"/>
              </w:rPr>
              <w:commentReference w:id="69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77777777" w:rsidR="00E35F1F" w:rsidRPr="007425E1" w:rsidRDefault="00E35F1F" w:rsidP="00E35F1F">
            <w:pPr>
              <w:pStyle w:val="EngHang"/>
            </w:pPr>
            <w:r w:rsidRPr="007425E1">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77777777" w:rsidR="00E35F1F" w:rsidRPr="007425E1" w:rsidRDefault="00E35F1F" w:rsidP="00E35F1F">
            <w:pPr>
              <w:pStyle w:val="EngHang"/>
            </w:pPr>
            <w:r w:rsidRPr="007425E1">
              <w:t>There was a high priest,</w:t>
            </w:r>
          </w:p>
          <w:p w14:paraId="735A2174" w14:textId="77777777" w:rsidR="00E35F1F" w:rsidRPr="007425E1" w:rsidRDefault="00E35F1F" w:rsidP="00E35F1F">
            <w:pPr>
              <w:pStyle w:val="EngHang"/>
            </w:pPr>
            <w:r>
              <w:t>I</w:t>
            </w:r>
            <w:r w:rsidRPr="007425E1">
              <w:t>n the tabernacle,</w:t>
            </w:r>
          </w:p>
          <w:p w14:paraId="63C24E42" w14:textId="77777777" w:rsidR="00E35F1F" w:rsidRPr="007425E1" w:rsidRDefault="00E35F1F" w:rsidP="00E35F1F">
            <w:pPr>
              <w:pStyle w:val="EngHang"/>
            </w:pPr>
            <w:r w:rsidRPr="007425E1">
              <w:t>Offering</w:t>
            </w:r>
            <w:r>
              <w:rPr>
                <w:rStyle w:val="FootnoteReference"/>
                <w:lang w:val="en-GB"/>
              </w:rPr>
              <w:t xml:space="preserve"> </w:t>
            </w:r>
            <w:r w:rsidRPr="007425E1">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7777777" w:rsidR="00E35F1F" w:rsidRPr="007425E1" w:rsidRDefault="00E35F1F" w:rsidP="00E35F1F">
            <w:pPr>
              <w:pStyle w:val="EngHang"/>
            </w:pPr>
            <w:commentRangeStart w:id="700"/>
            <w:r w:rsidRPr="007425E1">
              <w:t xml:space="preserve">And </w:t>
            </w:r>
            <w:commentRangeEnd w:id="700"/>
            <w:r>
              <w:rPr>
                <w:rStyle w:val="CommentReference"/>
                <w:rFonts w:eastAsiaTheme="minorHAnsi" w:cstheme="minorBidi"/>
                <w:color w:val="auto"/>
                <w:lang w:val="en-CA"/>
              </w:rPr>
              <w:commentReference w:id="700"/>
            </w:r>
            <w:r w:rsidRPr="007425E1">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77777777" w:rsidR="00E35F1F" w:rsidRPr="007425E1" w:rsidRDefault="00E35F1F" w:rsidP="00E35F1F">
            <w:pPr>
              <w:pStyle w:val="EngHang"/>
            </w:pPr>
            <w:r w:rsidRPr="007425E1">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1" w:name="_Toc298445780"/>
      <w:bookmarkStart w:id="702" w:name="_Toc298681265"/>
      <w:bookmarkStart w:id="703" w:name="_Toc298447505"/>
      <w:r>
        <w:t>Part Fifteen</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77777777" w:rsidR="00E35F1F" w:rsidRPr="007425E1" w:rsidRDefault="00E35F1F" w:rsidP="00E35F1F">
            <w:pPr>
              <w:pStyle w:val="EngHang"/>
            </w:pPr>
            <w:r w:rsidRPr="007425E1">
              <w:t>Who can speak of,</w:t>
            </w:r>
          </w:p>
          <w:p w14:paraId="51C3F6D2" w14:textId="77777777" w:rsidR="00E35F1F" w:rsidRPr="007425E1" w:rsidRDefault="00E35F1F" w:rsidP="00E35F1F">
            <w:pPr>
              <w:pStyle w:val="EngHang"/>
            </w:pPr>
            <w:r w:rsidRPr="007425E1">
              <w:t>The honour of the tabernacle,</w:t>
            </w:r>
          </w:p>
          <w:p w14:paraId="65E0A603" w14:textId="77777777" w:rsidR="00E35F1F" w:rsidRPr="007425E1" w:rsidRDefault="00E35F1F" w:rsidP="00E35F1F">
            <w:pPr>
              <w:pStyle w:val="EngHang"/>
            </w:pPr>
            <w:commentRangeStart w:id="704"/>
            <w:r>
              <w:t>Which</w:t>
            </w:r>
            <w:r w:rsidRPr="007425E1">
              <w:t xml:space="preserve"> </w:t>
            </w:r>
            <w:commentRangeEnd w:id="704"/>
            <w:r>
              <w:rPr>
                <w:rStyle w:val="CommentReference"/>
                <w:rFonts w:eastAsiaTheme="minorHAnsi" w:cstheme="minorBidi"/>
                <w:color w:val="auto"/>
                <w:lang w:val="en-CA"/>
              </w:rPr>
              <w:commentReference w:id="704"/>
            </w:r>
            <w:r w:rsidRPr="007425E1">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lastRenderedPageBreak/>
              <w:t>¿</w:t>
            </w:r>
          </w:p>
        </w:tc>
        <w:tc>
          <w:tcPr>
            <w:tcW w:w="3960" w:type="dxa"/>
          </w:tcPr>
          <w:p w14:paraId="019E4565" w14:textId="77777777" w:rsidR="00E35F1F" w:rsidRDefault="00E35F1F" w:rsidP="00E35F1F">
            <w:pPr>
              <w:pStyle w:val="EngHang"/>
            </w:pPr>
            <w:r>
              <w:t>When 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5"/>
            <w:r>
              <w:rPr>
                <w:rStyle w:val="CommentReference"/>
                <w:rFonts w:ascii="Garamond" w:hAnsi="Garamond" w:cstheme="minorBidi"/>
                <w:noProof w:val="0"/>
                <w:lang w:val="en-CA"/>
              </w:rPr>
              <w:commentReference w:id="70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77777777" w:rsidR="00E35F1F" w:rsidRPr="007425E1" w:rsidRDefault="00E35F1F" w:rsidP="00E35F1F">
            <w:pPr>
              <w:pStyle w:val="EngHang"/>
            </w:pPr>
            <w:r w:rsidRPr="007425E1">
              <w:t>They likened the fragrant flower,</w:t>
            </w:r>
          </w:p>
          <w:p w14:paraId="291FDA16" w14:textId="77777777" w:rsidR="00E35F1F" w:rsidRPr="007425E1" w:rsidRDefault="00E35F1F" w:rsidP="00E35F1F">
            <w:pPr>
              <w:pStyle w:val="EngHang"/>
            </w:pPr>
            <w:r w:rsidRPr="007425E1">
              <w:t>To Mary the Queen,</w:t>
            </w:r>
          </w:p>
          <w:p w14:paraId="45FE470C" w14:textId="77777777" w:rsidR="00E35F1F" w:rsidRPr="007425E1" w:rsidRDefault="00E35F1F" w:rsidP="00E35F1F">
            <w:pPr>
              <w:pStyle w:val="EngHang"/>
            </w:pPr>
            <w:r w:rsidRPr="007425E1">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77777777" w:rsidR="00E35F1F" w:rsidRPr="007425E1" w:rsidRDefault="00E35F1F" w:rsidP="00E35F1F">
            <w:pPr>
              <w:pStyle w:val="EngHang"/>
            </w:pPr>
            <w:r>
              <w:t>Upon which our Lord hung</w:t>
            </w:r>
            <w:r w:rsidRPr="007425E1">
              <w:t>,</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77777777" w:rsidR="00E35F1F" w:rsidRPr="007425E1" w:rsidRDefault="00E35F1F" w:rsidP="00E35F1F">
            <w:pPr>
              <w:pStyle w:val="EngHang"/>
            </w:pPr>
            <w:r w:rsidRPr="007425E1">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6"/>
            <w:r w:rsidRPr="007425E1">
              <w:t>savour</w:t>
            </w:r>
            <w:commentRangeEnd w:id="706"/>
            <w:r>
              <w:rPr>
                <w:rStyle w:val="CommentReference"/>
                <w:rFonts w:eastAsiaTheme="minorHAnsi" w:cstheme="minorBidi"/>
                <w:color w:val="auto"/>
                <w:lang w:val="en-CA"/>
              </w:rPr>
              <w:commentReference w:id="70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77777777" w:rsidR="00E35F1F" w:rsidRPr="007425E1" w:rsidRDefault="00E35F1F" w:rsidP="00E35F1F">
            <w:pPr>
              <w:pStyle w:val="EngHang"/>
            </w:pPr>
            <w:r w:rsidRPr="007425E1">
              <w:t>He opened the door,</w:t>
            </w:r>
          </w:p>
          <w:p w14:paraId="40F8BB88" w14:textId="77777777" w:rsidR="00E35F1F" w:rsidRPr="007425E1" w:rsidRDefault="00E35F1F" w:rsidP="00E35F1F">
            <w:pPr>
              <w:pStyle w:val="EngHang"/>
            </w:pPr>
            <w:r w:rsidRPr="007425E1">
              <w:t>To Paradise,</w:t>
            </w:r>
          </w:p>
          <w:p w14:paraId="213F34F6" w14:textId="77777777" w:rsidR="00E35F1F" w:rsidRPr="007425E1" w:rsidRDefault="00E35F1F" w:rsidP="00E35F1F">
            <w:pPr>
              <w:pStyle w:val="EngHang"/>
            </w:pPr>
            <w:r w:rsidRPr="007425E1">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7"/>
            <w:r w:rsidRPr="007425E1">
              <w:t>estate</w:t>
            </w:r>
            <w:commentRangeEnd w:id="707"/>
            <w:r>
              <w:rPr>
                <w:rStyle w:val="CommentReference"/>
                <w:rFonts w:eastAsiaTheme="minorHAnsi" w:cstheme="minorBidi"/>
                <w:color w:val="auto"/>
                <w:lang w:val="en-CA"/>
              </w:rPr>
              <w:commentReference w:id="70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77777777" w:rsidR="00E35F1F" w:rsidRPr="007425E1" w:rsidRDefault="00E35F1F" w:rsidP="00E35F1F">
            <w:pPr>
              <w:pStyle w:val="EngHang"/>
            </w:pPr>
            <w:r w:rsidRPr="007425E1">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8" w:name="_Toc298445781"/>
      <w:bookmarkStart w:id="709" w:name="_Toc298681266"/>
      <w:bookmarkStart w:id="710" w:name="_Toc298447506"/>
      <w:r>
        <w:rPr>
          <w:lang w:val="en-GB"/>
        </w:rPr>
        <w:t>Part Sixteen</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77777777" w:rsidR="00E35F1F" w:rsidRPr="007425E1" w:rsidRDefault="00E35F1F" w:rsidP="00E35F1F">
            <w:pPr>
              <w:pStyle w:val="EngHang"/>
            </w:pPr>
            <w:r w:rsidRPr="007425E1">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77777777" w:rsidR="00E35F1F" w:rsidRPr="007425E1" w:rsidRDefault="00E35F1F" w:rsidP="00E35F1F">
            <w:pPr>
              <w:pStyle w:val="EngHang"/>
            </w:pPr>
            <w:r>
              <w:t>You have declared Your</w:t>
            </w:r>
            <w:r w:rsidRPr="007425E1">
              <w:t xml:space="preserve"> strength,</w:t>
            </w:r>
          </w:p>
          <w:p w14:paraId="5CD13729" w14:textId="77777777" w:rsidR="00E35F1F" w:rsidRPr="007425E1" w:rsidRDefault="00E35F1F" w:rsidP="00E35F1F">
            <w:pPr>
              <w:pStyle w:val="EngHang"/>
            </w:pPr>
            <w:r w:rsidRPr="007425E1">
              <w:t>Among the people,</w:t>
            </w:r>
          </w:p>
          <w:p w14:paraId="613E12FC" w14:textId="77777777" w:rsidR="00E35F1F" w:rsidRPr="007425E1" w:rsidRDefault="00E35F1F" w:rsidP="00E35F1F">
            <w:pPr>
              <w:pStyle w:val="EngHang"/>
            </w:pPr>
            <w:r w:rsidRPr="007425E1">
              <w:t xml:space="preserve">And redeemed </w:t>
            </w:r>
            <w:r>
              <w:t>Your</w:t>
            </w:r>
            <w:r w:rsidRPr="007425E1">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77777777" w:rsidR="00E35F1F" w:rsidRPr="007425E1" w:rsidRDefault="00E35F1F" w:rsidP="00E35F1F">
            <w:pPr>
              <w:pStyle w:val="EngHang"/>
            </w:pPr>
            <w:r>
              <w:t>You</w:t>
            </w:r>
            <w:r w:rsidRPr="007425E1">
              <w:t xml:space="preserve"> descend to </w:t>
            </w:r>
            <w:r>
              <w:t>Hades</w:t>
            </w:r>
            <w:r w:rsidRPr="007425E1">
              <w:t>,</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77777777" w:rsidR="00E35F1F" w:rsidRPr="007425E1" w:rsidRDefault="00E35F1F" w:rsidP="00E35F1F">
            <w:pPr>
              <w:pStyle w:val="EngHang"/>
            </w:pPr>
            <w:r w:rsidRPr="007425E1">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1" w:name="_Toc298445782"/>
      <w:bookmarkStart w:id="712" w:name="_Toc298681267"/>
      <w:bookmarkStart w:id="713" w:name="_Toc298447507"/>
      <w:r w:rsidRPr="00D24FE1">
        <w:t>Part</w:t>
      </w:r>
      <w:r>
        <w:t xml:space="preserve"> Seventeen</w:t>
      </w:r>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77777777" w:rsidR="00E35F1F" w:rsidRPr="007425E1" w:rsidRDefault="00E35F1F" w:rsidP="00E35F1F">
            <w:pPr>
              <w:pStyle w:val="EngHang"/>
            </w:pPr>
            <w:r w:rsidRPr="007425E1">
              <w:t>He appeared to,</w:t>
            </w:r>
          </w:p>
          <w:p w14:paraId="55366B60" w14:textId="77777777" w:rsidR="00E35F1F" w:rsidRPr="007425E1" w:rsidRDefault="00E35F1F" w:rsidP="00E35F1F">
            <w:pPr>
              <w:pStyle w:val="EngHang"/>
            </w:pPr>
            <w:r>
              <w:t>Mary Magdalene;</w:t>
            </w:r>
          </w:p>
          <w:p w14:paraId="23C21F1F" w14:textId="77777777" w:rsidR="00E35F1F" w:rsidRPr="007425E1" w:rsidRDefault="00E35F1F" w:rsidP="00E35F1F">
            <w:pPr>
              <w:pStyle w:val="EngHang"/>
            </w:pPr>
            <w:r w:rsidRPr="007425E1">
              <w:t>He spoke unto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77777777" w:rsidR="00E35F1F" w:rsidRPr="007425E1" w:rsidRDefault="00E35F1F" w:rsidP="00E35F1F">
            <w:pPr>
              <w:pStyle w:val="EngHang"/>
            </w:pPr>
            <w:r w:rsidRPr="007425E1">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77777777" w:rsidR="00E35F1F" w:rsidRDefault="00E35F1F" w:rsidP="00E35F1F">
            <w:pPr>
              <w:pStyle w:val="EngHangEnd"/>
            </w:pPr>
            <w:r w:rsidRPr="007425E1">
              <w:t>And He spoke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4" w:name="_Toc298445783"/>
      <w:bookmarkStart w:id="715" w:name="_Toc298681268"/>
      <w:bookmarkStart w:id="716" w:name="_Toc298447508"/>
      <w:r>
        <w:lastRenderedPageBreak/>
        <w:t>Part Eighteen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7"/>
            <w:r>
              <w:t>care</w:t>
            </w:r>
            <w:commentRangeEnd w:id="717"/>
            <w:r>
              <w:rPr>
                <w:rStyle w:val="CommentReference"/>
                <w:rFonts w:eastAsiaTheme="minorHAnsi" w:cstheme="minorBidi"/>
                <w:color w:val="auto"/>
                <w:lang w:val="en-CA"/>
              </w:rPr>
              <w:commentReference w:id="71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7777777" w:rsidR="00E35F1F" w:rsidRPr="007425E1" w:rsidRDefault="00E35F1F" w:rsidP="00E35F1F">
            <w:pPr>
              <w:pStyle w:val="EngHang"/>
            </w:pPr>
            <w:r w:rsidRPr="007425E1">
              <w:t>She came to the tomb,</w:t>
            </w:r>
          </w:p>
          <w:p w14:paraId="62E8C72A" w14:textId="77777777" w:rsidR="00E35F1F" w:rsidRPr="007425E1" w:rsidRDefault="00E35F1F" w:rsidP="00E35F1F">
            <w:pPr>
              <w:pStyle w:val="EngHang"/>
            </w:pPr>
            <w:r w:rsidRPr="007425E1">
              <w:t xml:space="preserve">On the </w:t>
            </w:r>
            <w:commentRangeStart w:id="718"/>
            <w:r w:rsidRPr="007425E1">
              <w:t xml:space="preserve">Sabbath </w:t>
            </w:r>
            <w:commentRangeEnd w:id="718"/>
            <w:r>
              <w:rPr>
                <w:rStyle w:val="CommentReference"/>
                <w:rFonts w:eastAsiaTheme="minorHAnsi" w:cstheme="minorBidi"/>
                <w:color w:val="auto"/>
                <w:lang w:val="en-CA"/>
              </w:rPr>
              <w:commentReference w:id="718"/>
            </w:r>
            <w:r w:rsidRPr="007425E1">
              <w:t>day,</w:t>
            </w:r>
          </w:p>
          <w:p w14:paraId="172D7B1D" w14:textId="77777777" w:rsidR="00E35F1F" w:rsidRPr="007425E1" w:rsidRDefault="00E35F1F" w:rsidP="00E35F1F">
            <w:pPr>
              <w:pStyle w:val="EngHang"/>
            </w:pPr>
            <w:r>
              <w:t>Zealously</w:t>
            </w:r>
            <w:r w:rsidRPr="007425E1">
              <w:t xml:space="preserve"> </w:t>
            </w:r>
            <w:r>
              <w:t>seeking</w:t>
            </w:r>
            <w:r w:rsidRPr="007425E1">
              <w:t>,</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77777777" w:rsidR="00E35F1F" w:rsidRPr="007425E1" w:rsidRDefault="00E35F1F" w:rsidP="00E35F1F">
            <w:pPr>
              <w:pStyle w:val="EngHang"/>
            </w:pPr>
            <w:r w:rsidRPr="007425E1">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9" w:name="_Toc298445784"/>
      <w:bookmarkStart w:id="720" w:name="_Toc298681269"/>
      <w:bookmarkStart w:id="721" w:name="_Toc298447509"/>
      <w:bookmarkStart w:id="722" w:name="_Ref299212037"/>
      <w:bookmarkStart w:id="723" w:name="_Ref299212071"/>
      <w:bookmarkStart w:id="724" w:name="_Toc308441907"/>
      <w:r>
        <w:t>The Antiphonarium is read.</w:t>
      </w:r>
    </w:p>
    <w:p w14:paraId="220BAA57" w14:textId="77777777" w:rsidR="00E35F1F" w:rsidRDefault="00E35F1F" w:rsidP="00E35F1F">
      <w:pPr>
        <w:pStyle w:val="Heading2"/>
      </w:pPr>
      <w:bookmarkStart w:id="725" w:name="_Ref434564976"/>
      <w:bookmarkStart w:id="726" w:name="_Toc448227687"/>
      <w:r>
        <w:lastRenderedPageBreak/>
        <w:t>The Conclusion of the Adam Theotokias</w:t>
      </w:r>
      <w:bookmarkEnd w:id="719"/>
      <w:bookmarkEnd w:id="720"/>
      <w:bookmarkEnd w:id="721"/>
      <w:bookmarkEnd w:id="722"/>
      <w:bookmarkEnd w:id="723"/>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7"/>
            <w:r w:rsidRPr="007425E1">
              <w:rPr>
                <w:rFonts w:eastAsiaTheme="minorHAnsi"/>
              </w:rPr>
              <w:t xml:space="preserve">too </w:t>
            </w:r>
            <w:commentRangeEnd w:id="727"/>
            <w:r>
              <w:rPr>
                <w:rStyle w:val="CommentReference"/>
                <w:rFonts w:eastAsiaTheme="minorHAnsi" w:cstheme="minorBidi"/>
                <w:color w:val="auto"/>
                <w:lang w:val="en-CA"/>
              </w:rPr>
              <w:commentReference w:id="72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8"/>
            <w:r w:rsidRPr="007425E1">
              <w:rPr>
                <w:rFonts w:eastAsiaTheme="minorHAnsi"/>
              </w:rPr>
              <w:t xml:space="preserve">count </w:t>
            </w:r>
            <w:commentRangeEnd w:id="728"/>
            <w:r>
              <w:rPr>
                <w:rStyle w:val="CommentReference"/>
                <w:rFonts w:eastAsiaTheme="minorHAnsi" w:cstheme="minorBidi"/>
                <w:color w:val="auto"/>
                <w:lang w:val="en-CA"/>
              </w:rPr>
              <w:commentReference w:id="728"/>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9"/>
            <w:r>
              <w:rPr>
                <w:rFonts w:eastAsiaTheme="minorHAnsi"/>
              </w:rPr>
              <w:t>I</w:t>
            </w:r>
            <w:r w:rsidRPr="007425E1">
              <w:rPr>
                <w:rFonts w:eastAsiaTheme="minorHAnsi"/>
              </w:rPr>
              <w:t xml:space="preserve"> </w:t>
            </w:r>
            <w:commentRangeEnd w:id="729"/>
            <w:r>
              <w:rPr>
                <w:rStyle w:val="CommentReference"/>
                <w:rFonts w:eastAsiaTheme="minorHAnsi" w:cstheme="minorBidi"/>
                <w:color w:val="auto"/>
                <w:lang w:val="en-CA"/>
              </w:rPr>
              <w:commentReference w:id="72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0"/>
            <w:r w:rsidRPr="007425E1">
              <w:rPr>
                <w:rFonts w:eastAsiaTheme="minorHAnsi"/>
              </w:rPr>
              <w:t>To offer repentance</w:t>
            </w:r>
            <w:commentRangeEnd w:id="730"/>
            <w:r>
              <w:rPr>
                <w:rStyle w:val="CommentReference"/>
                <w:rFonts w:eastAsiaTheme="minorHAnsi" w:cstheme="minorBidi"/>
                <w:color w:val="auto"/>
                <w:lang w:val="en-CA"/>
              </w:rPr>
              <w:commentReference w:id="73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1"/>
            <w:r w:rsidRPr="007425E1">
              <w:rPr>
                <w:rFonts w:eastAsiaTheme="minorHAnsi"/>
              </w:rPr>
              <w:t>The death of a sinner</w:t>
            </w:r>
            <w:commentRangeEnd w:id="731"/>
            <w:r>
              <w:rPr>
                <w:rStyle w:val="CommentReference"/>
                <w:rFonts w:eastAsiaTheme="minorHAnsi" w:cstheme="minorBidi"/>
                <w:color w:val="auto"/>
                <w:lang w:val="en-CA"/>
              </w:rPr>
              <w:commentReference w:id="73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2"/>
            <w:r>
              <w:t>kind-hearted</w:t>
            </w:r>
            <w:commentRangeEnd w:id="732"/>
            <w:r>
              <w:rPr>
                <w:rStyle w:val="CommentReference"/>
                <w:rFonts w:eastAsiaTheme="minorHAnsi" w:cstheme="minorBidi"/>
                <w:color w:val="auto"/>
                <w:lang w:val="en-CA"/>
              </w:rPr>
              <w:commentReference w:id="73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3"/>
            <w:r>
              <w:t>compassions</w:t>
            </w:r>
            <w:commentRangeEnd w:id="733"/>
            <w:r>
              <w:rPr>
                <w:rStyle w:val="CommentReference"/>
                <w:rFonts w:eastAsiaTheme="minorHAnsi" w:cstheme="minorBidi"/>
                <w:color w:val="auto"/>
                <w:lang w:val="en-CA"/>
              </w:rPr>
              <w:commentReference w:id="73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77777777" w:rsidR="00E35F1F" w:rsidRPr="007425E1" w:rsidRDefault="00E35F1F" w:rsidP="00E35F1F">
            <w:pPr>
              <w:pStyle w:val="EngHang"/>
              <w:rPr>
                <w:rFonts w:eastAsiaTheme="minorHAnsi"/>
              </w:rPr>
            </w:pPr>
            <w:r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77777777" w:rsidR="00E35F1F" w:rsidRPr="007425E1" w:rsidRDefault="00E35F1F" w:rsidP="00E35F1F">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4"/>
            <w:r w:rsidRPr="007425E1">
              <w:t xml:space="preserve">May </w:t>
            </w:r>
            <w:commentRangeEnd w:id="734"/>
            <w:r>
              <w:rPr>
                <w:rStyle w:val="CommentReference"/>
                <w:rFonts w:eastAsiaTheme="minorHAnsi" w:cstheme="minorBidi"/>
                <w:color w:val="auto"/>
                <w:lang w:val="en-CA"/>
              </w:rPr>
              <w:commentReference w:id="73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5" w:name="_Toc298445791"/>
      <w:bookmarkStart w:id="736" w:name="_Toc298681276"/>
      <w:bookmarkStart w:id="737" w:name="_Toc298447516"/>
      <w:bookmarkStart w:id="738" w:name="_Toc308441914"/>
      <w:bookmarkStart w:id="739" w:name="_Toc448227688"/>
      <w:r>
        <w:lastRenderedPageBreak/>
        <w:t>Monday</w:t>
      </w:r>
      <w:bookmarkEnd w:id="735"/>
      <w:bookmarkEnd w:id="736"/>
      <w:bookmarkEnd w:id="737"/>
      <w:bookmarkEnd w:id="738"/>
      <w:bookmarkEnd w:id="739"/>
    </w:p>
    <w:p w14:paraId="47BF983A" w14:textId="77777777" w:rsidR="00E35F1F" w:rsidRDefault="00E35F1F" w:rsidP="00E35F1F">
      <w:pPr>
        <w:pStyle w:val="Heading3"/>
      </w:pPr>
      <w:bookmarkStart w:id="740" w:name="_Toc298445792"/>
      <w:bookmarkStart w:id="741" w:name="_Toc298681277"/>
      <w:bookmarkStart w:id="742" w:name="_Toc298447517"/>
      <w:bookmarkStart w:id="743" w:name="_Toc308441915"/>
      <w:r>
        <w:t>The Monday Psali Adam</w:t>
      </w:r>
      <w:bookmarkEnd w:id="740"/>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77777777" w:rsidR="00E35F1F" w:rsidRDefault="00E35F1F" w:rsidP="00E35F1F">
            <w:pPr>
              <w:pStyle w:val="EngHang"/>
            </w:pPr>
            <w:r w:rsidRPr="007425E1">
              <w:t>Thousands of thousands</w:t>
            </w:r>
          </w:p>
          <w:p w14:paraId="77D60131" w14:textId="77777777" w:rsidR="00E35F1F" w:rsidRDefault="00E35F1F" w:rsidP="00E35F1F">
            <w:pPr>
              <w:pStyle w:val="EngHang"/>
            </w:pPr>
            <w:r>
              <w:t>A</w:t>
            </w:r>
            <w:r w:rsidRPr="007425E1">
              <w:t xml:space="preserve">nd myriads of myriads </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4"/>
            <w:r>
              <w:t>G</w:t>
            </w:r>
            <w:r w:rsidRPr="007425E1">
              <w:t xml:space="preserve">reatly </w:t>
            </w:r>
            <w:commentRangeEnd w:id="744"/>
            <w:r>
              <w:rPr>
                <w:rStyle w:val="CommentReference"/>
                <w:rFonts w:ascii="Times New Roman" w:eastAsiaTheme="minorHAnsi" w:hAnsi="Times New Roman" w:cstheme="minorBidi"/>
                <w:color w:val="auto"/>
              </w:rPr>
              <w:commentReference w:id="744"/>
            </w:r>
            <w:r w:rsidRPr="007425E1">
              <w:t>exalted</w:t>
            </w:r>
            <w:r>
              <w:t>,</w:t>
            </w:r>
          </w:p>
          <w:p w14:paraId="5F0EBDF2" w14:textId="77777777" w:rsidR="00E35F1F" w:rsidRDefault="00E35F1F" w:rsidP="00E35F1F">
            <w:pPr>
              <w:pStyle w:val="EngHang"/>
              <w:spacing w:before="2"/>
            </w:pPr>
            <w:commentRangeStart w:id="745"/>
            <w:r>
              <w:t>B</w:t>
            </w:r>
            <w:r w:rsidRPr="007425E1">
              <w:t xml:space="preserve">eyond </w:t>
            </w:r>
            <w:commentRangeEnd w:id="745"/>
            <w:r>
              <w:rPr>
                <w:rStyle w:val="CommentReference"/>
                <w:rFonts w:ascii="Times New Roman" w:eastAsiaTheme="minorHAnsi" w:hAnsi="Times New Roman" w:cstheme="minorBidi"/>
                <w:color w:val="auto"/>
              </w:rPr>
              <w:commentReference w:id="74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6"/>
            <w:r>
              <w:t>righteous</w:t>
            </w:r>
            <w:commentRangeEnd w:id="746"/>
            <w:r>
              <w:rPr>
                <w:rStyle w:val="CommentReference"/>
                <w:rFonts w:ascii="Times New Roman" w:eastAsiaTheme="minorHAnsi" w:hAnsi="Times New Roman" w:cstheme="minorBidi"/>
                <w:color w:val="auto"/>
              </w:rPr>
              <w:commentReference w:id="74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7"/>
            <w:r>
              <w:t>M</w:t>
            </w:r>
            <w:r w:rsidRPr="007425E1">
              <w:t xml:space="preserve">editate </w:t>
            </w:r>
            <w:commentRangeEnd w:id="747"/>
            <w:r>
              <w:rPr>
                <w:rStyle w:val="CommentReference"/>
                <w:rFonts w:ascii="Times New Roman" w:eastAsiaTheme="minorHAnsi" w:hAnsi="Times New Roman" w:cstheme="minorBidi"/>
                <w:color w:val="auto"/>
              </w:rPr>
              <w:commentReference w:id="74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8"/>
            <w:r>
              <w:t>lips</w:t>
            </w:r>
            <w:commentRangeEnd w:id="748"/>
            <w:r>
              <w:rPr>
                <w:rStyle w:val="CommentReference"/>
              </w:rPr>
              <w:commentReference w:id="74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9"/>
            <w:r>
              <w:t>O</w:t>
            </w:r>
            <w:r w:rsidRPr="007425E1">
              <w:t>f</w:t>
            </w:r>
            <w:commentRangeEnd w:id="749"/>
            <w:r>
              <w:rPr>
                <w:rStyle w:val="CommentReference"/>
              </w:rPr>
              <w:commentReference w:id="749"/>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0"/>
            <w:r w:rsidRPr="007425E1">
              <w:t>praise</w:t>
            </w:r>
            <w:r>
              <w:t xml:space="preserve"> </w:t>
            </w:r>
            <w:commentRangeEnd w:id="750"/>
            <w:r>
              <w:rPr>
                <w:rStyle w:val="CommentReference"/>
                <w:rFonts w:ascii="Times New Roman" w:eastAsiaTheme="minorHAnsi" w:hAnsi="Times New Roman" w:cstheme="minorBidi"/>
                <w:color w:val="auto"/>
              </w:rPr>
              <w:commentReference w:id="75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1"/>
            <w:r>
              <w:t>set</w:t>
            </w:r>
            <w:r w:rsidRPr="007425E1">
              <w:t xml:space="preserve"> </w:t>
            </w:r>
            <w:commentRangeEnd w:id="751"/>
            <w:r>
              <w:rPr>
                <w:rStyle w:val="CommentReference"/>
                <w:rFonts w:ascii="Times New Roman" w:eastAsiaTheme="minorHAnsi" w:hAnsi="Times New Roman" w:cstheme="minorBidi"/>
                <w:color w:val="auto"/>
              </w:rPr>
              <w:commentReference w:id="751"/>
            </w:r>
            <w:r>
              <w:t>aside</w:t>
            </w:r>
          </w:p>
          <w:p w14:paraId="04301980" w14:textId="77777777" w:rsidR="00E35F1F" w:rsidRDefault="00E35F1F" w:rsidP="00E35F1F">
            <w:pPr>
              <w:pStyle w:val="EngHang"/>
              <w:spacing w:before="2"/>
            </w:pPr>
            <w:r w:rsidRPr="007425E1">
              <w:t>All the evil causes</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77777777" w:rsidR="00E35F1F" w:rsidRDefault="00E35F1F" w:rsidP="00E35F1F">
            <w:pPr>
              <w:pStyle w:val="EngHang"/>
              <w:spacing w:before="2"/>
            </w:pPr>
            <w:r>
              <w:t>You</w:t>
            </w:r>
            <w:r w:rsidRPr="007425E1">
              <w:t xml:space="preserve"> </w:t>
            </w:r>
            <w:r>
              <w:t xml:space="preserve">are blessed,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2"/>
            <w:r w:rsidRPr="007425E1">
              <w:t xml:space="preserve"> </w:t>
            </w:r>
            <w:commentRangeEnd w:id="752"/>
            <w:r>
              <w:rPr>
                <w:rStyle w:val="CommentReference"/>
                <w:rFonts w:ascii="Times New Roman" w:eastAsiaTheme="minorHAnsi" w:hAnsi="Times New Roman" w:cstheme="minorBidi"/>
                <w:color w:val="auto"/>
              </w:rPr>
              <w:commentReference w:id="75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77777777" w:rsidR="00E35F1F" w:rsidRDefault="00E35F1F" w:rsidP="00E35F1F">
            <w:pPr>
              <w:pStyle w:val="EngHang"/>
              <w:spacing w:before="2"/>
            </w:pPr>
            <w:r>
              <w:t>There is nothing in</w:t>
            </w:r>
          </w:p>
          <w:p w14:paraId="20E92200" w14:textId="77777777" w:rsidR="00E35F1F" w:rsidRDefault="00E35F1F" w:rsidP="00E35F1F">
            <w:pPr>
              <w:pStyle w:val="EngHang"/>
              <w:spacing w:before="2"/>
            </w:pPr>
            <w:r>
              <w:t>Every hymn</w:t>
            </w:r>
          </w:p>
          <w:p w14:paraId="2ACA1EB6" w14:textId="77777777" w:rsidR="00E35F1F" w:rsidRDefault="00E35F1F" w:rsidP="00E35F1F">
            <w:pPr>
              <w:pStyle w:val="EngHang"/>
              <w:spacing w:before="2"/>
            </w:pPr>
            <w:r>
              <w:t>In all the Law,</w:t>
            </w:r>
          </w:p>
          <w:p w14:paraId="2708F540" w14:textId="77777777" w:rsidR="00E35F1F" w:rsidRDefault="00E35F1F" w:rsidP="00E35F1F">
            <w:pPr>
              <w:pStyle w:val="EngHangEnd"/>
            </w:pPr>
            <w:r>
              <w:t xml:space="preserve">But </w:t>
            </w:r>
            <w:commentRangeStart w:id="753"/>
            <w:r>
              <w:t xml:space="preserve">similitudes </w:t>
            </w:r>
            <w:commentRangeEnd w:id="753"/>
            <w:r>
              <w:rPr>
                <w:rStyle w:val="CommentReference"/>
                <w:rFonts w:ascii="Times New Roman" w:eastAsiaTheme="minorHAnsi" w:hAnsi="Times New Roman" w:cstheme="minorBidi"/>
                <w:color w:val="auto"/>
              </w:rPr>
              <w:commentReference w:id="75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77777777" w:rsidR="00E35F1F" w:rsidRDefault="00E35F1F" w:rsidP="00E35F1F">
            <w:pPr>
              <w:pStyle w:val="EngHang"/>
              <w:spacing w:before="2"/>
            </w:pPr>
            <w:r>
              <w:t>True</w:t>
            </w:r>
            <w:r w:rsidRPr="007425E1">
              <w:t xml:space="preserve"> stone</w:t>
            </w:r>
            <w:r>
              <w:t xml:space="preserve"> which</w:t>
            </w:r>
          </w:p>
          <w:p w14:paraId="1F7F4937" w14:textId="77777777" w:rsidR="00E35F1F" w:rsidRDefault="00E35F1F" w:rsidP="00E35F1F">
            <w:pPr>
              <w:pStyle w:val="EngHang"/>
              <w:spacing w:before="2"/>
            </w:pPr>
            <w:r>
              <w:t>T</w:t>
            </w:r>
            <w:r w:rsidRPr="007425E1">
              <w:t>he merchant sold</w:t>
            </w:r>
          </w:p>
          <w:p w14:paraId="71288849" w14:textId="77777777" w:rsidR="00E35F1F" w:rsidRDefault="00E35F1F" w:rsidP="00E35F1F">
            <w:pPr>
              <w:pStyle w:val="EngHangEnd"/>
            </w:pPr>
            <w:r>
              <w:t>H</w:t>
            </w:r>
            <w:r w:rsidRPr="007425E1">
              <w:t xml:space="preserve">is possessions </w:t>
            </w:r>
            <w:r>
              <w:t>to purchase</w:t>
            </w:r>
            <w:r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77777777" w:rsidR="00E35F1F" w:rsidRDefault="00E35F1F" w:rsidP="00E35F1F">
            <w:pPr>
              <w:pStyle w:val="EngHang"/>
              <w:spacing w:before="2"/>
            </w:pPr>
            <w:r>
              <w:t>T</w:t>
            </w:r>
            <w:r w:rsidRPr="007425E1">
              <w:t xml:space="preserve">his stone,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77777777" w:rsidR="00E35F1F" w:rsidRDefault="00E35F1F" w:rsidP="00E35F1F">
            <w:pPr>
              <w:pStyle w:val="EngHang"/>
              <w:spacing w:before="2"/>
            </w:pPr>
            <w:r>
              <w:t>And the g</w:t>
            </w:r>
            <w:r w:rsidRPr="007425E1">
              <w:t xml:space="preserve">ladness of our hearts </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77777777" w:rsidR="00E35F1F" w:rsidRDefault="00E35F1F" w:rsidP="00E35F1F">
            <w:pPr>
              <w:pStyle w:val="EngHang"/>
              <w:spacing w:before="2"/>
            </w:pPr>
            <w:r>
              <w:t>You are the</w:t>
            </w:r>
            <w:r w:rsidRPr="007425E1">
              <w:t xml:space="preserve"> compassionate</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77777777" w:rsidR="00E35F1F" w:rsidRDefault="00E35F1F" w:rsidP="00E35F1F">
            <w:pPr>
              <w:pStyle w:val="EngHang"/>
              <w:spacing w:before="2"/>
            </w:pPr>
            <w:r>
              <w:t xml:space="preserve">They praise and </w:t>
            </w:r>
            <w:r w:rsidRPr="007425E1">
              <w:t xml:space="preserve">glorify, </w:t>
            </w:r>
          </w:p>
          <w:p w14:paraId="11A369C7" w14:textId="77777777" w:rsidR="00E35F1F" w:rsidRDefault="00E35F1F" w:rsidP="00E35F1F">
            <w:pPr>
              <w:pStyle w:val="EngHangEnd"/>
            </w:pPr>
            <w:r>
              <w:t xml:space="preserve">You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77777777" w:rsidR="00E35F1F" w:rsidRDefault="00E35F1F" w:rsidP="00E35F1F">
            <w:pPr>
              <w:pStyle w:val="EngHang"/>
              <w:spacing w:before="2"/>
            </w:pPr>
            <w:r w:rsidRPr="007425E1">
              <w:t xml:space="preserve">Look </w:t>
            </w:r>
            <w:r>
              <w:t>to</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4" w:name="_Toc298445793"/>
      <w:bookmarkStart w:id="755" w:name="_Toc298681278"/>
      <w:bookmarkStart w:id="756" w:name="_Toc298447518"/>
      <w:bookmarkStart w:id="757" w:name="_Toc308441916"/>
      <w:r w:rsidRPr="00FD2E69">
        <w:lastRenderedPageBreak/>
        <w:t>The Conclusion of the Adam Psali</w:t>
      </w:r>
      <w:bookmarkEnd w:id="754"/>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8" w:name="_Toc298445794"/>
      <w:bookmarkStart w:id="759" w:name="_Toc298681279"/>
      <w:bookmarkStart w:id="760" w:name="_Toc298447519"/>
      <w:r>
        <w:t>Part One</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1"/>
            <w:r>
              <w:t xml:space="preserve">his </w:t>
            </w:r>
            <w:commentRangeEnd w:id="761"/>
            <w:r>
              <w:rPr>
                <w:rStyle w:val="CommentReference"/>
              </w:rPr>
              <w:commentReference w:id="76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62"/>
            <w:r w:rsidRPr="007425E1">
              <w:t xml:space="preserve">risen </w:t>
            </w:r>
            <w:commentRangeEnd w:id="762"/>
            <w:r>
              <w:rPr>
                <w:rStyle w:val="CommentReference"/>
                <w:rFonts w:ascii="Times New Roman" w:eastAsiaTheme="minorHAnsi" w:hAnsi="Times New Roman" w:cstheme="minorBidi"/>
                <w:color w:val="auto"/>
              </w:rPr>
              <w:commentReference w:id="762"/>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3" w:name="_Toc298445795"/>
      <w:bookmarkStart w:id="764" w:name="_Toc298681280"/>
      <w:bookmarkStart w:id="765" w:name="_Toc298447520"/>
      <w:r>
        <w:t>Part Two</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6" w:name="_Toc298445796"/>
      <w:bookmarkStart w:id="767" w:name="_Toc298681281"/>
      <w:bookmarkStart w:id="768" w:name="_Toc298447521"/>
      <w:r>
        <w:t>Part Three</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77777777" w:rsidR="00E35F1F" w:rsidRDefault="00E35F1F" w:rsidP="00E35F1F">
            <w:pPr>
              <w:pStyle w:val="EngHangEnd"/>
            </w:pPr>
            <w:r>
              <w:t>And we saw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9"/>
            <w:r w:rsidRPr="007425E1">
              <w:t xml:space="preserve">only </w:t>
            </w:r>
            <w:commentRangeEnd w:id="769"/>
            <w:r>
              <w:rPr>
                <w:rStyle w:val="CommentReference"/>
                <w:rFonts w:ascii="Times New Roman" w:eastAsiaTheme="minorHAnsi" w:hAnsi="Times New Roman" w:cstheme="minorBidi"/>
                <w:color w:val="auto"/>
              </w:rPr>
              <w:commentReference w:id="769"/>
            </w:r>
            <w:r w:rsidRPr="007425E1">
              <w:t xml:space="preserve">Son </w:t>
            </w:r>
          </w:p>
          <w:p w14:paraId="6690A864" w14:textId="77777777" w:rsidR="00E35F1F" w:rsidRDefault="00E35F1F" w:rsidP="00E35F1F">
            <w:pPr>
              <w:pStyle w:val="EngHang"/>
            </w:pPr>
            <w:r>
              <w:t>Of the Father.</w:t>
            </w:r>
          </w:p>
          <w:p w14:paraId="5698EC7A" w14:textId="77777777" w:rsidR="00E35F1F" w:rsidRDefault="00E35F1F" w:rsidP="00E35F1F">
            <w:pPr>
              <w:pStyle w:val="EngHangEnd"/>
            </w:pPr>
            <w:r>
              <w:t>H</w:t>
            </w:r>
            <w:r w:rsidRPr="007425E1">
              <w:t xml:space="preserve">e was pleased to </w:t>
            </w:r>
            <w:commentRangeStart w:id="770"/>
            <w:r w:rsidRPr="007425E1">
              <w:t xml:space="preserve">save </w:t>
            </w:r>
            <w:commentRangeEnd w:id="770"/>
            <w:r>
              <w:rPr>
                <w:rStyle w:val="CommentReference"/>
              </w:rPr>
              <w:commentReference w:id="770"/>
            </w:r>
            <w:r w:rsidRPr="007425E1">
              <w:t>us</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1" w:name="_Toc298445797"/>
      <w:bookmarkStart w:id="772" w:name="_Toc298681282"/>
      <w:bookmarkStart w:id="773" w:name="_Toc298447522"/>
      <w:r>
        <w:t>Part Four</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4"/>
            <w:r w:rsidRPr="007425E1">
              <w:t>Esaias</w:t>
            </w:r>
            <w:commentRangeEnd w:id="774"/>
            <w:r>
              <w:rPr>
                <w:rStyle w:val="CommentReference"/>
                <w:rFonts w:ascii="Times New Roman" w:eastAsiaTheme="minorHAnsi" w:hAnsi="Times New Roman" w:cstheme="minorBidi"/>
                <w:color w:val="auto"/>
              </w:rPr>
              <w:commentReference w:id="774"/>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77777777" w:rsidR="00E35F1F" w:rsidRDefault="00E35F1F" w:rsidP="00E35F1F">
            <w:pPr>
              <w:pStyle w:val="EngHang"/>
            </w:pPr>
            <w:r>
              <w:t>Cried out</w:t>
            </w:r>
          </w:p>
          <w:p w14:paraId="5207467A" w14:textId="77777777" w:rsidR="00E35F1F" w:rsidRDefault="00E35F1F" w:rsidP="00E35F1F">
            <w:pPr>
              <w:pStyle w:val="EngHang"/>
            </w:pPr>
            <w:r>
              <w:t>Proclaiming</w:t>
            </w:r>
          </w:p>
          <w:p w14:paraId="7C278750" w14:textId="77777777" w:rsidR="00E35F1F" w:rsidRDefault="00E35F1F"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7777777" w:rsidR="00E35F1F" w:rsidRDefault="00E35F1F" w:rsidP="00E35F1F">
            <w:pPr>
              <w:pStyle w:val="EngHang"/>
            </w:pPr>
            <w:r>
              <w:t>"</w:t>
            </w:r>
            <w:r w:rsidRPr="007425E1">
              <w:t xml:space="preserve">A child is born to us, </w:t>
            </w:r>
          </w:p>
          <w:p w14:paraId="2C614FEE" w14:textId="77777777" w:rsidR="00E35F1F" w:rsidRDefault="00E35F1F" w:rsidP="00E35F1F">
            <w:pPr>
              <w:pStyle w:val="EngHang"/>
            </w:pPr>
            <w:r>
              <w:t>A</w:t>
            </w:r>
            <w:r w:rsidRPr="007425E1">
              <w:t xml:space="preserve"> son is given to us: </w:t>
            </w:r>
          </w:p>
          <w:p w14:paraId="2C4428D7" w14:textId="77777777" w:rsidR="00E35F1F" w:rsidRDefault="00E35F1F" w:rsidP="00E35F1F">
            <w:pPr>
              <w:pStyle w:val="EngHang"/>
            </w:pPr>
            <w:r>
              <w:t>Authority is placed</w:t>
            </w:r>
          </w:p>
          <w:p w14:paraId="4DDF8F9B" w14:textId="77777777" w:rsidR="00E35F1F" w:rsidRDefault="00E35F1F"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77777777" w:rsidR="00E35F1F" w:rsidRDefault="00E35F1F" w:rsidP="00E35F1F">
            <w:pPr>
              <w:pStyle w:val="EngHangEnd"/>
            </w:pPr>
            <w:r>
              <w:t>O</w:t>
            </w:r>
            <w:r w:rsidRPr="007425E1">
              <w:t xml:space="preserve">f great </w:t>
            </w:r>
            <w:commentRangeStart w:id="775"/>
            <w:r w:rsidRPr="007425E1">
              <w:t>counsel</w:t>
            </w:r>
            <w:commentRangeEnd w:id="775"/>
            <w:r>
              <w:rPr>
                <w:rStyle w:val="CommentReference"/>
              </w:rPr>
              <w:commentReference w:id="775"/>
            </w:r>
            <w:r w:rsidRPr="007425E1">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6" w:name="_Toc298445798"/>
      <w:bookmarkStart w:id="777" w:name="_Toc298681283"/>
      <w:bookmarkStart w:id="778" w:name="_Toc298447523"/>
      <w:r>
        <w:t>Part Five</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9"/>
            <w:r w:rsidRPr="007425E1">
              <w:t>overcome</w:t>
            </w:r>
            <w:commentRangeEnd w:id="779"/>
            <w:r>
              <w:rPr>
                <w:rStyle w:val="CommentReference"/>
                <w:rFonts w:ascii="Times New Roman" w:eastAsiaTheme="minorHAnsi" w:hAnsi="Times New Roman" w:cstheme="minorBidi"/>
                <w:color w:val="auto"/>
              </w:rPr>
              <w:commentReference w:id="779"/>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0" w:name="_Toc298445799"/>
      <w:bookmarkStart w:id="781" w:name="_Toc298681284"/>
      <w:bookmarkStart w:id="782" w:name="_Toc298447524"/>
      <w:r>
        <w:t>Part Six</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77777777" w:rsidR="00E35F1F" w:rsidRDefault="00E35F1F" w:rsidP="00E35F1F">
            <w:pPr>
              <w:pStyle w:val="EngHang"/>
            </w:pPr>
            <w:commentRangeStart w:id="783"/>
            <w:r>
              <w:t>A</w:t>
            </w:r>
            <w:r w:rsidRPr="007425E1">
              <w:t>nd became perfect man</w:t>
            </w:r>
            <w:commentRangeEnd w:id="783"/>
            <w:r>
              <w:rPr>
                <w:rStyle w:val="CommentReference"/>
              </w:rPr>
              <w:commentReference w:id="783"/>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4"/>
            <w:r w:rsidRPr="007425E1">
              <w:t xml:space="preserve">Without </w:t>
            </w:r>
            <w:commentRangeEnd w:id="784"/>
            <w:r>
              <w:rPr>
                <w:rStyle w:val="CommentReference"/>
                <w:rFonts w:ascii="Times New Roman" w:eastAsiaTheme="minorHAnsi" w:hAnsi="Times New Roman" w:cstheme="minorBidi"/>
                <w:color w:val="auto"/>
              </w:rPr>
              <w:commentReference w:id="784"/>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5" w:name="_Toc298445800"/>
      <w:bookmarkStart w:id="786" w:name="_Toc298681285"/>
      <w:bookmarkStart w:id="787" w:name="_Toc298447525"/>
      <w:r>
        <w:t>Part Seven</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77777777" w:rsidR="00E35F1F" w:rsidRDefault="00E35F1F" w:rsidP="00E35F1F">
            <w:pPr>
              <w:pStyle w:val="EngHang"/>
            </w:pPr>
            <w:r w:rsidRPr="007425E1">
              <w:t xml:space="preserve">Hail to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77777777" w:rsidR="00E35F1F" w:rsidRDefault="00E35F1F" w:rsidP="00E35F1F">
            <w:pPr>
              <w:pStyle w:val="EngHang"/>
            </w:pPr>
            <w:r>
              <w:t>Of</w:t>
            </w:r>
            <w:r w:rsidRPr="007425E1">
              <w:t xml:space="preserve"> death</w:t>
            </w:r>
            <w:r>
              <w:t>, which said</w:t>
            </w:r>
            <w:r w:rsidRPr="007425E1">
              <w:t xml:space="preserve">: </w:t>
            </w:r>
          </w:p>
          <w:p w14:paraId="27A79F7C" w14:textId="77777777" w:rsidR="00E35F1F" w:rsidRDefault="00E35F1F" w:rsidP="00E35F1F">
            <w:pPr>
              <w:pStyle w:val="EngHang"/>
            </w:pPr>
            <w:r>
              <w:t>"</w:t>
            </w:r>
            <w:r w:rsidRPr="007425E1">
              <w:t xml:space="preserve">Adam you are earth: </w:t>
            </w:r>
          </w:p>
          <w:p w14:paraId="649E1CD4" w14:textId="77777777" w:rsidR="00E35F1F" w:rsidRDefault="00E35F1F" w:rsidP="00E35F1F">
            <w:pPr>
              <w:pStyle w:val="EngHangEnd"/>
            </w:pPr>
            <w:r>
              <w:t>A</w:t>
            </w:r>
            <w:r w:rsidRPr="007425E1">
              <w:t>nd shall return to earth.</w:t>
            </w:r>
            <w:r>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77777777" w:rsidR="00E35F1F" w:rsidRDefault="00E35F1F" w:rsidP="00E35F1F">
            <w:pPr>
              <w:pStyle w:val="EngHang"/>
            </w:pPr>
            <w:r>
              <w:t>Abounded much more</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8" w:name="_Toc298445801"/>
      <w:bookmarkStart w:id="789" w:name="_Toc298681286"/>
      <w:bookmarkStart w:id="790" w:name="_Toc298447526"/>
      <w:r>
        <w:t>Part Eight</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77777777" w:rsidR="00E35F1F" w:rsidRDefault="00E35F1F" w:rsidP="00E35F1F">
            <w:pPr>
              <w:pStyle w:val="EngHang"/>
            </w:pPr>
            <w:r>
              <w:t>"</w:t>
            </w:r>
            <w:r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77777777" w:rsidR="00E35F1F" w:rsidRDefault="00E35F1F" w:rsidP="00E35F1F">
            <w:pPr>
              <w:pStyle w:val="EngHangEnd"/>
            </w:pPr>
            <w:commentRangeStart w:id="791"/>
            <w:r>
              <w:t>And good</w:t>
            </w:r>
            <w:r w:rsidRPr="007425E1">
              <w:t>will toward men</w:t>
            </w:r>
            <w:commentRangeEnd w:id="791"/>
            <w:r>
              <w:rPr>
                <w:rStyle w:val="CommentReference"/>
              </w:rPr>
              <w:commentReference w:id="791"/>
            </w:r>
            <w:r w:rsidRPr="007425E1">
              <w:t>.</w:t>
            </w:r>
            <w:r>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77777777" w:rsidR="00E35F1F" w:rsidRDefault="00E35F1F" w:rsidP="00E35F1F">
            <w:pPr>
              <w:pStyle w:val="EngHang"/>
            </w:pPr>
            <w:r>
              <w:t>T</w:t>
            </w:r>
            <w:r w:rsidRPr="007425E1">
              <w:t xml:space="preserve">he </w:t>
            </w:r>
            <w:commentRangeStart w:id="792"/>
            <w:r w:rsidRPr="007425E1">
              <w:t xml:space="preserve">middle </w:t>
            </w:r>
            <w:commentRangeEnd w:id="792"/>
            <w:r>
              <w:rPr>
                <w:rStyle w:val="CommentReference"/>
                <w:rFonts w:ascii="Times New Roman" w:eastAsiaTheme="minorHAnsi" w:hAnsi="Times New Roman" w:cstheme="minorBidi"/>
                <w:color w:val="auto"/>
              </w:rPr>
              <w:commentReference w:id="792"/>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77777777" w:rsidR="00E35F1F" w:rsidRDefault="00E35F1F" w:rsidP="00E35F1F">
            <w:pPr>
              <w:pStyle w:val="EngHangEnd"/>
            </w:pPr>
            <w:r>
              <w:t>Our Saviour Jesus</w:t>
            </w:r>
            <w:r w:rsidRPr="007425E1">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3" w:name="_Toc298445802"/>
      <w:bookmarkStart w:id="794" w:name="_Toc298681287"/>
      <w:bookmarkStart w:id="795" w:name="_Toc298447527"/>
      <w:r>
        <w:t>Part Nine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6"/>
            <w:r>
              <w:t>A</w:t>
            </w:r>
            <w:r w:rsidRPr="007425E1">
              <w:t>ngels</w:t>
            </w:r>
            <w:commentRangeEnd w:id="796"/>
            <w:r>
              <w:rPr>
                <w:rStyle w:val="CommentReference"/>
                <w:rFonts w:ascii="Times New Roman" w:eastAsiaTheme="minorHAnsi" w:hAnsi="Times New Roman" w:cstheme="minorBidi"/>
                <w:color w:val="auto"/>
              </w:rPr>
              <w:commentReference w:id="796"/>
            </w:r>
            <w:r w:rsidRPr="007425E1">
              <w:t xml:space="preserve"> of light </w:t>
            </w:r>
          </w:p>
          <w:p w14:paraId="63D00661" w14:textId="77777777" w:rsidR="00E35F1F" w:rsidRDefault="00E35F1F" w:rsidP="00E35F1F">
            <w:pPr>
              <w:pStyle w:val="EngHangEnd"/>
            </w:pPr>
            <w:commentRangeStart w:id="797"/>
            <w:r>
              <w:t>P</w:t>
            </w:r>
            <w:r w:rsidRPr="007425E1">
              <w:t xml:space="preserve">raise </w:t>
            </w:r>
            <w:commentRangeEnd w:id="797"/>
            <w:r>
              <w:rPr>
                <w:rStyle w:val="CommentReference"/>
              </w:rPr>
              <w:commentReference w:id="797"/>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8"/>
            <w:r>
              <w:t>shone</w:t>
            </w:r>
            <w:commentRangeEnd w:id="798"/>
            <w:r>
              <w:rPr>
                <w:rStyle w:val="CommentReference"/>
                <w:rFonts w:ascii="Times New Roman" w:eastAsiaTheme="minorHAnsi" w:hAnsi="Times New Roman" w:cstheme="minorBidi"/>
                <w:color w:val="auto"/>
              </w:rPr>
              <w:commentReference w:id="798"/>
            </w:r>
            <w:r>
              <w:t>,</w:t>
            </w:r>
          </w:p>
          <w:p w14:paraId="3E65E6E4" w14:textId="77777777" w:rsidR="00E35F1F" w:rsidRDefault="00E35F1F" w:rsidP="00E35F1F">
            <w:pPr>
              <w:pStyle w:val="EngHang"/>
            </w:pPr>
            <w:r>
              <w:t>From Mary;</w:t>
            </w:r>
          </w:p>
          <w:p w14:paraId="665788C6" w14:textId="77777777" w:rsidR="00E35F1F" w:rsidRDefault="00E35F1F" w:rsidP="00E35F1F">
            <w:pPr>
              <w:pStyle w:val="EngHang"/>
            </w:pPr>
            <w:r w:rsidRPr="007425E1">
              <w:t>Elisabeth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7777777" w:rsidR="00E35F1F" w:rsidRDefault="00E35F1F" w:rsidP="00E35F1F">
            <w:pPr>
              <w:pStyle w:val="EngHang"/>
            </w:pPr>
            <w:r w:rsidRPr="007425E1">
              <w:t>The Holy Spirit</w:t>
            </w:r>
            <w:r>
              <w:t>,</w:t>
            </w:r>
            <w:r w:rsidRPr="007425E1">
              <w:t xml:space="preserve"> </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77777777" w:rsidR="00E35F1F" w:rsidRDefault="00E35F1F" w:rsidP="00E35F1F">
            <w:pPr>
              <w:pStyle w:val="EngHang"/>
            </w:pPr>
            <w:r w:rsidRPr="007425E1">
              <w:t>David arose</w:t>
            </w:r>
            <w:r>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77777777" w:rsidR="00E35F1F" w:rsidRDefault="00E35F1F" w:rsidP="00E35F1F">
            <w:pPr>
              <w:pStyle w:val="EngHangEnd"/>
            </w:pPr>
            <w:r>
              <w:t>T</w:t>
            </w:r>
            <w:r w:rsidRPr="007425E1">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77777777" w:rsidR="00E35F1F" w:rsidRDefault="00E35F1F" w:rsidP="00E35F1F">
            <w:pPr>
              <w:pStyle w:val="EngHang"/>
            </w:pPr>
            <w:r w:rsidRPr="007425E1">
              <w:t>“</w:t>
            </w:r>
            <w:commentRangeStart w:id="799"/>
            <w:r w:rsidRPr="007425E1">
              <w:t xml:space="preserve">In </w:t>
            </w:r>
            <w:commentRangeEnd w:id="799"/>
            <w:r>
              <w:rPr>
                <w:rStyle w:val="CommentReference"/>
                <w:rFonts w:ascii="Times New Roman" w:eastAsiaTheme="minorHAnsi" w:hAnsi="Times New Roman" w:cstheme="minorBidi"/>
                <w:color w:val="auto"/>
              </w:rPr>
              <w:commentReference w:id="799"/>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0"/>
            <w:r>
              <w:t>W</w:t>
            </w:r>
            <w:r w:rsidRPr="007425E1">
              <w:t xml:space="preserve">ho </w:t>
            </w:r>
            <w:commentRangeEnd w:id="800"/>
            <w:r>
              <w:rPr>
                <w:rStyle w:val="CommentReference"/>
                <w:rFonts w:ascii="Times New Roman" w:eastAsiaTheme="minorHAnsi" w:hAnsi="Times New Roman" w:cstheme="minorBidi"/>
                <w:color w:val="auto"/>
              </w:rPr>
              <w:commentReference w:id="800"/>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1"/>
            <w:r w:rsidRPr="007425E1">
              <w:t xml:space="preserve">we bless </w:t>
            </w:r>
            <w:r>
              <w:t>You</w:t>
            </w:r>
            <w:r w:rsidRPr="007425E1">
              <w:t xml:space="preserve"> </w:t>
            </w:r>
            <w:commentRangeEnd w:id="801"/>
            <w:r>
              <w:rPr>
                <w:rStyle w:val="CommentReference"/>
                <w:rFonts w:ascii="Times New Roman" w:eastAsiaTheme="minorHAnsi" w:hAnsi="Times New Roman" w:cstheme="minorBidi"/>
                <w:color w:val="auto"/>
              </w:rPr>
              <w:commentReference w:id="801"/>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2" w:name="_Toc298445803"/>
      <w:bookmarkStart w:id="803" w:name="_Toc298681288"/>
      <w:bookmarkStart w:id="804" w:name="_Toc298447528"/>
      <w:bookmarkStart w:id="805" w:name="_Toc308441917"/>
      <w:r>
        <w:t>The Crown Adam</w:t>
      </w:r>
      <w:bookmarkEnd w:id="802"/>
      <w:bookmarkEnd w:id="803"/>
      <w:bookmarkEnd w:id="804"/>
      <w:bookmarkEnd w:id="80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77777777" w:rsidR="00E35F1F" w:rsidRDefault="00E35F1F" w:rsidP="00E35F1F">
            <w:pPr>
              <w:pStyle w:val="EngHang"/>
            </w:pPr>
            <w:commentRangeStart w:id="806"/>
            <w:r>
              <w:t>D</w:t>
            </w:r>
            <w:r w:rsidRPr="007425E1">
              <w:t xml:space="preserve">id </w:t>
            </w:r>
            <w:commentRangeEnd w:id="806"/>
            <w:r>
              <w:rPr>
                <w:rStyle w:val="CommentReference"/>
                <w:rFonts w:ascii="Times New Roman" w:eastAsiaTheme="minorHAnsi" w:hAnsi="Times New Roman" w:cstheme="minorBidi"/>
                <w:color w:val="auto"/>
              </w:rPr>
              <w:commentReference w:id="806"/>
            </w:r>
            <w:r w:rsidRPr="007425E1">
              <w:t xml:space="preserve">eat </w:t>
            </w:r>
            <w:r>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7"/>
            <w:r w:rsidRPr="007425E1">
              <w:t>estate</w:t>
            </w:r>
            <w:commentRangeEnd w:id="807"/>
            <w:r>
              <w:rPr>
                <w:rStyle w:val="CommentReference"/>
              </w:rPr>
              <w:commentReference w:id="807"/>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77777777" w:rsidR="00E35F1F" w:rsidRDefault="00E35F1F" w:rsidP="00E35F1F">
            <w:pPr>
              <w:pStyle w:val="EngHang"/>
            </w:pPr>
            <w:r>
              <w:t>Solomon,</w:t>
            </w:r>
          </w:p>
          <w:p w14:paraId="654824DD" w14:textId="77777777" w:rsidR="00E35F1F" w:rsidRDefault="00E35F1F" w:rsidP="00E35F1F">
            <w:pPr>
              <w:pStyle w:val="EngHang"/>
            </w:pPr>
            <w:r>
              <w:t>The Preacher also</w:t>
            </w:r>
          </w:p>
          <w:p w14:paraId="1BBB18CA" w14:textId="77777777" w:rsidR="00E35F1F" w:rsidRDefault="00E35F1F" w:rsidP="00E35F1F">
            <w:pPr>
              <w:pStyle w:val="EngHangEnd"/>
            </w:pPr>
            <w:r>
              <w:t>Spoke of her saying,</w:t>
            </w:r>
          </w:p>
          <w:p w14:paraId="73B2C370" w14:textId="77777777" w:rsidR="00E35F1F" w:rsidRDefault="00E35F1F" w:rsidP="00E35F1F">
            <w:pPr>
              <w:pStyle w:val="EngHang"/>
            </w:pP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77777777" w:rsidR="00E35F1F" w:rsidRDefault="00E35F1F" w:rsidP="00E35F1F">
            <w:pPr>
              <w:pStyle w:val="EngHang"/>
            </w:pPr>
            <w:r>
              <w:t>"The fragrance of the clothing</w:t>
            </w:r>
          </w:p>
          <w:p w14:paraId="323A18AB" w14:textId="77777777" w:rsidR="00E35F1F" w:rsidRDefault="00E35F1F" w:rsidP="00E35F1F">
            <w:pPr>
              <w:pStyle w:val="EngHang"/>
            </w:pPr>
            <w:r>
              <w:t>Of my perfect</w:t>
            </w:r>
          </w:p>
          <w:p w14:paraId="79D13135" w14:textId="77777777" w:rsidR="00E35F1F" w:rsidRDefault="00E35F1F" w:rsidP="00E35F1F">
            <w:pPr>
              <w:pStyle w:val="EngHang"/>
            </w:pPr>
            <w:r>
              <w:t>sister and spouse,</w:t>
            </w:r>
          </w:p>
          <w:p w14:paraId="6959BD55" w14:textId="77777777" w:rsidR="00E35F1F" w:rsidRDefault="00E35F1F"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7777777" w:rsidR="00E35F1F" w:rsidRDefault="00E35F1F" w:rsidP="00E35F1F">
            <w:pPr>
              <w:pStyle w:val="EngHang"/>
            </w:pPr>
            <w:r>
              <w:t>L</w:t>
            </w:r>
            <w:r w:rsidRPr="007425E1">
              <w:t xml:space="preserve">ove purity, </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8"/>
            <w:r w:rsidRPr="007425E1">
              <w:t xml:space="preserve">holy </w:t>
            </w:r>
            <w:commentRangeEnd w:id="808"/>
            <w:r>
              <w:rPr>
                <w:rStyle w:val="CommentReference"/>
              </w:rPr>
              <w:commentReference w:id="808"/>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77777777" w:rsidR="00E35F1F" w:rsidRDefault="00E35F1F" w:rsidP="00E35F1F">
            <w:pPr>
              <w:pStyle w:val="EngHang"/>
            </w:pPr>
            <w:commentRangeStart w:id="809"/>
            <w:r>
              <w:t xml:space="preserve">Womanhood </w:t>
            </w:r>
            <w:commentRangeEnd w:id="809"/>
            <w:r>
              <w:rPr>
                <w:rStyle w:val="CommentReference"/>
                <w:rFonts w:ascii="Times New Roman" w:eastAsiaTheme="minorHAnsi" w:hAnsi="Times New Roman" w:cstheme="minorBidi"/>
                <w:color w:val="auto"/>
              </w:rPr>
              <w:commentReference w:id="809"/>
            </w:r>
            <w:r>
              <w:t>did</w:t>
            </w:r>
          </w:p>
          <w:p w14:paraId="7A7D4A64" w14:textId="77777777" w:rsidR="00E35F1F" w:rsidRDefault="00E35F1F" w:rsidP="00E35F1F">
            <w:pPr>
              <w:pStyle w:val="EngHang"/>
            </w:pPr>
            <w:r>
              <w:t>F</w:t>
            </w:r>
            <w:r w:rsidRPr="007425E1">
              <w:t xml:space="preserve">ind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587229A" w:rsidR="00E35F1F" w:rsidRDefault="00E35F1F" w:rsidP="00E35F1F">
      <w:r>
        <w:lastRenderedPageBreak/>
        <w:t xml:space="preserve">Continue to the Conclusion of the Adam Theotokias on page </w:t>
      </w:r>
      <w:r>
        <w:fldChar w:fldCharType="begin"/>
      </w:r>
      <w:r>
        <w:instrText xml:space="preserve"> PAGEREF _Ref299212037 \h </w:instrText>
      </w:r>
      <w:r>
        <w:fldChar w:fldCharType="separate"/>
      </w:r>
      <w:r>
        <w:rPr>
          <w:noProof/>
        </w:rPr>
        <w:t>474</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0" w:name="_Toc298445804"/>
      <w:bookmarkStart w:id="811" w:name="_Toc298681289"/>
      <w:bookmarkStart w:id="812" w:name="_Toc298447529"/>
      <w:bookmarkStart w:id="813" w:name="_Toc308441918"/>
      <w:bookmarkStart w:id="814" w:name="_Toc448227689"/>
      <w:r>
        <w:lastRenderedPageBreak/>
        <w:t>Tuesday</w:t>
      </w:r>
      <w:bookmarkEnd w:id="810"/>
      <w:bookmarkEnd w:id="811"/>
      <w:bookmarkEnd w:id="812"/>
      <w:bookmarkEnd w:id="813"/>
      <w:bookmarkEnd w:id="814"/>
    </w:p>
    <w:p w14:paraId="5EF92007" w14:textId="77777777" w:rsidR="00E35F1F" w:rsidRDefault="00E35F1F" w:rsidP="00E35F1F">
      <w:pPr>
        <w:pStyle w:val="Heading3"/>
      </w:pPr>
      <w:bookmarkStart w:id="815" w:name="_Toc298445805"/>
      <w:bookmarkStart w:id="816" w:name="_Toc298681290"/>
      <w:bookmarkStart w:id="817" w:name="_Toc298447530"/>
      <w:bookmarkStart w:id="818" w:name="_Toc308441919"/>
      <w:r>
        <w:t>The Tuesday Psali Adam</w:t>
      </w:r>
      <w:bookmarkEnd w:id="815"/>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7777777" w:rsidR="00E35F1F" w:rsidRDefault="00E35F1F" w:rsidP="00E35F1F">
            <w:pPr>
              <w:pStyle w:val="EngHang"/>
            </w:pPr>
            <w:r>
              <w:t>About</w:t>
            </w:r>
            <w:r w:rsidRPr="007425E1">
              <w:t xml:space="preserve"> </w:t>
            </w:r>
            <w:r>
              <w:t>Your</w:t>
            </w:r>
            <w:r w:rsidRPr="007425E1">
              <w:t xml:space="preserve"> holy </w:t>
            </w:r>
          </w:p>
          <w:p w14:paraId="45F0EE26" w14:textId="77777777" w:rsidR="00E35F1F" w:rsidRDefault="00E35F1F" w:rsidP="00E35F1F">
            <w:pPr>
              <w:pStyle w:val="EngHangEnd"/>
            </w:pPr>
            <w:r>
              <w:t>And blessed N</w:t>
            </w:r>
            <w:r w:rsidRPr="007425E1">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77777777" w:rsidR="00E35F1F" w:rsidRDefault="00E35F1F" w:rsidP="00E35F1F">
            <w:pPr>
              <w:pStyle w:val="EngHangEnd"/>
            </w:pPr>
            <w:r>
              <w:t>W</w:t>
            </w:r>
            <w:r w:rsidRPr="007425E1">
              <w:t>ho are upon</w:t>
            </w:r>
            <w:r>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9"/>
            <w:r w:rsidRPr="007425E1">
              <w:t>wandered</w:t>
            </w:r>
            <w:commentRangeEnd w:id="819"/>
            <w:r>
              <w:rPr>
                <w:rStyle w:val="CommentReference"/>
                <w:rFonts w:ascii="Times New Roman" w:eastAsiaTheme="minorHAnsi" w:hAnsi="Times New Roman" w:cstheme="minorBidi"/>
                <w:color w:val="auto"/>
              </w:rPr>
              <w:commentReference w:id="819"/>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77777777" w:rsidR="00E35F1F" w:rsidRDefault="00E35F1F" w:rsidP="00E35F1F">
            <w:pPr>
              <w:pStyle w:val="EngHangEnd"/>
            </w:pPr>
            <w:r>
              <w:t>A</w:t>
            </w:r>
            <w:r w:rsidRPr="007425E1">
              <w:t xml:space="preserve">nd </w:t>
            </w:r>
            <w:commentRangeStart w:id="820"/>
            <w:r w:rsidRPr="007425E1">
              <w:t>cold and frost</w:t>
            </w:r>
            <w:commentRangeEnd w:id="820"/>
            <w:r>
              <w:rPr>
                <w:rStyle w:val="CommentReference"/>
              </w:rPr>
              <w:commentReference w:id="820"/>
            </w:r>
            <w:r w:rsidRPr="007425E1">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7777777" w:rsidR="00E35F1F" w:rsidRDefault="00E35F1F" w:rsidP="00E35F1F">
            <w:pPr>
              <w:pStyle w:val="EngHang"/>
            </w:pPr>
            <w:r>
              <w:t>And 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77777777" w:rsidR="00E35F1F" w:rsidRDefault="00E35F1F" w:rsidP="00E35F1F">
            <w:pPr>
              <w:pStyle w:val="EngHang"/>
            </w:pPr>
            <w:r>
              <w:t>Has been to them a protector</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1"/>
            <w:r>
              <w:t>From</w:t>
            </w:r>
            <w:r w:rsidRPr="007425E1">
              <w:t xml:space="preserve"> </w:t>
            </w:r>
            <w:commentRangeEnd w:id="821"/>
            <w:r>
              <w:rPr>
                <w:rStyle w:val="CommentReference"/>
              </w:rPr>
              <w:commentReference w:id="821"/>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77777777" w:rsidR="00E35F1F" w:rsidRDefault="00E35F1F" w:rsidP="00E35F1F">
            <w:pPr>
              <w:pStyle w:val="EngHang"/>
            </w:pPr>
            <w:r>
              <w:t>T</w:t>
            </w:r>
            <w:r w:rsidRPr="007425E1">
              <w:t xml:space="preserve">heir hearts will become joyful;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2" w:name="_Toc298445806"/>
      <w:bookmarkStart w:id="823" w:name="_Toc298681291"/>
      <w:bookmarkStart w:id="824" w:name="_Toc298447531"/>
      <w:bookmarkStart w:id="825" w:name="_Toc308441920"/>
      <w:r w:rsidRPr="00FD2E69">
        <w:lastRenderedPageBreak/>
        <w:t>The Conclusion of the Adam Psali</w:t>
      </w:r>
      <w:bookmarkEnd w:id="822"/>
      <w:bookmarkEnd w:id="823"/>
      <w:bookmarkEnd w:id="824"/>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6" w:name="_Toc298445807"/>
      <w:bookmarkStart w:id="827" w:name="_Toc298681292"/>
      <w:bookmarkStart w:id="828" w:name="_Toc298447532"/>
      <w:bookmarkStart w:id="829" w:name="_Toc308441921"/>
      <w:r>
        <w:t>The Tuesday Theotokia</w:t>
      </w:r>
      <w:bookmarkEnd w:id="826"/>
      <w:bookmarkEnd w:id="827"/>
      <w:bookmarkEnd w:id="828"/>
      <w:bookmarkEnd w:id="82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0" w:name="_Toc298445808"/>
      <w:bookmarkStart w:id="831" w:name="_Toc298681293"/>
      <w:bookmarkStart w:id="832" w:name="_Toc298447533"/>
      <w:r>
        <w:t>Part One</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7777777" w:rsidR="00E35F1F" w:rsidRDefault="00E35F1F"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77777777" w:rsidR="00E35F1F" w:rsidRDefault="00E35F1F" w:rsidP="00E35F1F">
            <w:pPr>
              <w:pStyle w:val="EngHang"/>
            </w:pPr>
            <w:r w:rsidRPr="007425E1">
              <w:t xml:space="preserve">Who has borne </w:t>
            </w:r>
            <w:r>
              <w:t>to</w:t>
            </w:r>
            <w:r w:rsidRPr="007425E1">
              <w:t xml:space="preserve"> us</w:t>
            </w:r>
            <w:r>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77777777" w:rsidR="00E35F1F" w:rsidRDefault="00E35F1F" w:rsidP="00E35F1F">
            <w:pPr>
              <w:pStyle w:val="EngHang"/>
            </w:pPr>
            <w:r w:rsidRPr="007425E1">
              <w:t>Exalted is the wonder</w:t>
            </w:r>
          </w:p>
          <w:p w14:paraId="54FD5796" w14:textId="77777777" w:rsidR="00E35F1F" w:rsidRDefault="00E35F1F" w:rsidP="00E35F1F">
            <w:pPr>
              <w:pStyle w:val="EngHang"/>
            </w:pPr>
            <w:r>
              <w:t>O</w:t>
            </w:r>
            <w:r w:rsidRPr="007425E1">
              <w:t>f her conception</w:t>
            </w:r>
            <w:r>
              <w:t>,</w:t>
            </w:r>
            <w:r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3" w:name="_Toc298445809"/>
      <w:bookmarkStart w:id="834" w:name="_Toc298681294"/>
      <w:bookmarkStart w:id="835" w:name="_Toc298447534"/>
      <w:r>
        <w:t>Part Tw</w:t>
      </w:r>
      <w:bookmarkEnd w:id="833"/>
      <w:r>
        <w:t>o</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6496DECA" w14:textId="77777777" w:rsidR="00E35F1F" w:rsidRDefault="00E35F1F" w:rsidP="00E35F1F">
            <w:pPr>
              <w:pStyle w:val="EngHang"/>
            </w:pPr>
            <w:r w:rsidRPr="007425E1">
              <w:t>Great is the glory</w:t>
            </w:r>
          </w:p>
          <w:p w14:paraId="0AEDDBDB" w14:textId="77777777" w:rsidR="00E35F1F" w:rsidRDefault="00E35F1F" w:rsidP="00E35F1F">
            <w:pPr>
              <w:pStyle w:val="EngHang"/>
            </w:pPr>
            <w:r>
              <w:t>Of your virginity</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77777777" w:rsidR="00E35F1F" w:rsidRDefault="00E35F1F" w:rsidP="00E35F1F">
            <w:pPr>
              <w:pStyle w:val="EngHangEnd"/>
            </w:pPr>
            <w:r>
              <w:t>That</w:t>
            </w:r>
            <w:r w:rsidRPr="007425E1">
              <w:t xml:space="preserve"> Jacob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77777777" w:rsidR="00E35F1F" w:rsidRDefault="00E35F1F" w:rsidP="00E35F1F">
            <w:pPr>
              <w:pStyle w:val="EngHang"/>
            </w:pPr>
            <w:r>
              <w:t>F</w:t>
            </w:r>
            <w:r w:rsidRPr="007425E1">
              <w:t xml:space="preserve">illed with fire </w:t>
            </w:r>
          </w:p>
          <w:p w14:paraId="561BBF08" w14:textId="77777777" w:rsidR="00E35F1F" w:rsidRDefault="00E35F1F" w:rsidP="00E35F1F">
            <w:pPr>
              <w:pStyle w:val="EngHangEnd"/>
            </w:pPr>
            <w:r>
              <w:t>Yet</w:t>
            </w:r>
            <w:r w:rsidRPr="007425E1">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6"/>
            <w:r>
              <w:t>received</w:t>
            </w:r>
            <w:commentRangeEnd w:id="836"/>
            <w:r>
              <w:rPr>
                <w:rStyle w:val="CommentReference"/>
                <w:rFonts w:ascii="Times New Roman" w:eastAsiaTheme="minorHAnsi" w:hAnsi="Times New Roman" w:cstheme="minorBidi"/>
                <w:color w:val="auto"/>
              </w:rPr>
              <w:commentReference w:id="83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7" w:name="_Toc298681295"/>
      <w:bookmarkStart w:id="838" w:name="_Toc298447535"/>
      <w:r>
        <w:lastRenderedPageBreak/>
        <w:t>Part Three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77777777" w:rsidR="00E35F1F" w:rsidRDefault="00E35F1F" w:rsidP="00E35F1F">
            <w:pPr>
              <w:pStyle w:val="EngHang"/>
            </w:pPr>
            <w:commentRangeStart w:id="839"/>
            <w:r w:rsidRPr="007425E1">
              <w:t>Hail</w:t>
            </w:r>
            <w:commentRangeEnd w:id="839"/>
            <w:r>
              <w:rPr>
                <w:rStyle w:val="CommentReference"/>
                <w:rFonts w:ascii="Times New Roman" w:eastAsiaTheme="minorHAnsi" w:hAnsi="Times New Roman" w:cstheme="minorBidi"/>
                <w:color w:val="auto"/>
              </w:rPr>
              <w:commentReference w:id="839"/>
            </w:r>
            <w:r w:rsidRPr="007425E1">
              <w:t xml:space="preserve">, Mother of God, </w:t>
            </w:r>
          </w:p>
          <w:p w14:paraId="4A8CD01F" w14:textId="77777777" w:rsidR="00E35F1F" w:rsidRDefault="00E35F1F" w:rsidP="00E35F1F">
            <w:pPr>
              <w:pStyle w:val="EngHang"/>
            </w:pPr>
            <w:r>
              <w:t>The rejoicing of the angels.</w:t>
            </w:r>
          </w:p>
          <w:p w14:paraId="171918EB" w14:textId="77777777" w:rsidR="00E35F1F" w:rsidRDefault="00E35F1F" w:rsidP="00E35F1F">
            <w:pPr>
              <w:pStyle w:val="EngHang"/>
            </w:pPr>
            <w:r>
              <w:t>H</w:t>
            </w:r>
            <w:r w:rsidRPr="007425E1">
              <w:t xml:space="preserve">ail to the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77777777" w:rsidR="00E35F1F" w:rsidRDefault="00E35F1F" w:rsidP="00E35F1F">
            <w:pPr>
              <w:pStyle w:val="EngHang"/>
            </w:pPr>
            <w:r>
              <w:t>Hail</w:t>
            </w:r>
            <w:r w:rsidRPr="007425E1">
              <w:t xml:space="preserve"> to you who has found grace, </w:t>
            </w:r>
          </w:p>
          <w:p w14:paraId="02BF8C9F" w14:textId="77777777" w:rsidR="00E35F1F" w:rsidRDefault="00E35F1F" w:rsidP="00E35F1F">
            <w:pPr>
              <w:pStyle w:val="EngHang"/>
            </w:pPr>
            <w:r>
              <w:t>T</w:t>
            </w:r>
            <w:r w:rsidRPr="007425E1">
              <w:t xml:space="preserve">he Lord is with you; </w:t>
            </w:r>
          </w:p>
          <w:p w14:paraId="09825A06" w14:textId="77777777" w:rsidR="00E35F1F" w:rsidRDefault="00E35F1F" w:rsidP="00E35F1F">
            <w:pPr>
              <w:pStyle w:val="EngHang"/>
            </w:pPr>
            <w:r>
              <w:t>H</w:t>
            </w:r>
            <w:r w:rsidRPr="007425E1">
              <w:t xml:space="preserve">ail to her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77777777" w:rsidR="00E35F1F" w:rsidRDefault="00E35F1F" w:rsidP="00E35F1F">
            <w:pPr>
              <w:pStyle w:val="EngHang"/>
            </w:pPr>
            <w:r>
              <w:t xml:space="preserve">Hail </w:t>
            </w:r>
            <w:r w:rsidRPr="007425E1">
              <w:t>to you</w:t>
            </w:r>
            <w:r>
              <w:t xml:space="preserve"> who</w:t>
            </w:r>
            <w:r w:rsidRPr="007425E1">
              <w:t xml:space="preserve"> </w:t>
            </w:r>
            <w:r>
              <w:t>gave birth</w:t>
            </w:r>
          </w:p>
          <w:p w14:paraId="34819676" w14:textId="77777777" w:rsidR="00E35F1F" w:rsidRPr="007425E1" w:rsidRDefault="00E35F1F" w:rsidP="00E35F1F">
            <w:pPr>
              <w:pStyle w:val="EngHang"/>
            </w:pPr>
            <w:r>
              <w:t>To t</w:t>
            </w:r>
            <w:r w:rsidRPr="007425E1">
              <w:t xml:space="preserve">he creator of all; </w:t>
            </w:r>
          </w:p>
          <w:p w14:paraId="6A7602BC" w14:textId="77777777" w:rsidR="00E35F1F" w:rsidRDefault="00E35F1F" w:rsidP="00E35F1F">
            <w:pPr>
              <w:pStyle w:val="EngHang"/>
            </w:pPr>
            <w:r>
              <w:t xml:space="preserve">Hail </w:t>
            </w:r>
            <w:r w:rsidRPr="007425E1">
              <w:t xml:space="preserve">to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77777777" w:rsidR="00E35F1F" w:rsidRDefault="00E35F1F" w:rsidP="00E35F1F">
            <w:pPr>
              <w:pStyle w:val="EngHang"/>
            </w:pPr>
            <w:r>
              <w:t>Hail</w:t>
            </w:r>
            <w:r w:rsidRPr="007425E1">
              <w:t xml:space="preserve"> to you who gave </w:t>
            </w:r>
          </w:p>
          <w:p w14:paraId="48C25527" w14:textId="77777777" w:rsidR="00E35F1F" w:rsidRDefault="00E35F1F" w:rsidP="00E35F1F">
            <w:pPr>
              <w:pStyle w:val="EngHang"/>
            </w:pPr>
            <w:r>
              <w:t>S</w:t>
            </w:r>
            <w:r w:rsidRPr="007425E1">
              <w:t xml:space="preserve">alvation </w:t>
            </w:r>
            <w:r>
              <w:t>to Adam and Eve.</w:t>
            </w:r>
          </w:p>
          <w:p w14:paraId="6249A703" w14:textId="77777777" w:rsidR="00E35F1F" w:rsidRDefault="00E35F1F" w:rsidP="00E35F1F">
            <w:pPr>
              <w:pStyle w:val="EngHang"/>
            </w:pPr>
            <w:r>
              <w:t xml:space="preserve">Hail </w:t>
            </w:r>
            <w:r w:rsidRPr="007425E1">
              <w:t xml:space="preserve">to you who nursed </w:t>
            </w:r>
            <w:r>
              <w:t>He</w:t>
            </w:r>
            <w:r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77777777" w:rsidR="00E35F1F" w:rsidRDefault="00E35F1F" w:rsidP="00E35F1F">
            <w:pPr>
              <w:pStyle w:val="EngHang"/>
            </w:pPr>
            <w:r w:rsidRPr="007425E1">
              <w:t xml:space="preserve">Hail to the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0" w:name="_Toc298681296"/>
      <w:bookmarkStart w:id="841" w:name="_Toc298447536"/>
      <w:r>
        <w:lastRenderedPageBreak/>
        <w:t>Part Four</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77777777" w:rsidR="00E35F1F" w:rsidRDefault="00E35F1F" w:rsidP="00E35F1F">
            <w:pPr>
              <w:pStyle w:val="EngHangEnd"/>
            </w:pPr>
            <w:r>
              <w:t>O</w:t>
            </w:r>
            <w:r w:rsidRPr="007425E1">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77777777" w:rsidR="00E35F1F" w:rsidRDefault="00E35F1F" w:rsidP="00E35F1F">
            <w:pPr>
              <w:pStyle w:val="EngHang"/>
            </w:pPr>
            <w:r>
              <w:t>He covered</w:t>
            </w:r>
          </w:p>
          <w:p w14:paraId="4F812CA6" w14:textId="77777777" w:rsidR="00E35F1F" w:rsidRDefault="00E35F1F" w:rsidP="00E35F1F">
            <w:pPr>
              <w:pStyle w:val="EngHang"/>
            </w:pPr>
            <w:r>
              <w:t>The 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E35F1F">
            <w:r>
              <w:t>Perfectly</w:t>
            </w:r>
          </w:p>
          <w:p w14:paraId="057C80A1" w14:textId="77777777" w:rsidR="00E35F1F" w:rsidRDefault="00E35F1F" w:rsidP="00E35F1F">
            <w:r>
              <w:t>Consubstantial with us,</w:t>
            </w:r>
          </w:p>
          <w:p w14:paraId="145F4A9A" w14:textId="77777777" w:rsidR="00E35F1F" w:rsidRDefault="00E35F1F" w:rsidP="00E35F1F">
            <w:r>
              <w:t>And one with His mother,</w:t>
            </w:r>
          </w:p>
          <w:p w14:paraId="26BDAC92" w14:textId="77777777" w:rsidR="00E35F1F" w:rsidRDefault="00E35F1F" w:rsidP="00E35F1F">
            <w:pPr>
              <w:pStyle w:val="EngHangEnd"/>
            </w:pPr>
            <w:r>
              <w:t>With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2"/>
            <w:r w:rsidRPr="007425E1">
              <w:t xml:space="preserve">perfect </w:t>
            </w:r>
            <w:commentRangeEnd w:id="842"/>
            <w:r>
              <w:rPr>
                <w:rStyle w:val="CommentReference"/>
              </w:rPr>
              <w:commentReference w:id="84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3" w:name="_Toc298681297"/>
      <w:bookmarkStart w:id="844" w:name="_Toc298447537"/>
      <w:r>
        <w:t>Part Five</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77777777" w:rsidR="00E35F1F" w:rsidRDefault="00E35F1F" w:rsidP="00E35F1F">
            <w:pPr>
              <w:pStyle w:val="EngHang"/>
            </w:pPr>
            <w:r>
              <w:t>Mary did conceive</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5"/>
            <w:r>
              <w:t>unlimited</w:t>
            </w:r>
            <w:commentRangeEnd w:id="845"/>
            <w:r>
              <w:rPr>
                <w:rStyle w:val="CommentReference"/>
                <w:rFonts w:ascii="Times New Roman" w:eastAsiaTheme="minorHAnsi" w:hAnsi="Times New Roman" w:cstheme="minorBidi"/>
                <w:color w:val="auto"/>
              </w:rPr>
              <w:commentReference w:id="845"/>
            </w:r>
            <w:r>
              <w:t>,</w:t>
            </w:r>
          </w:p>
          <w:p w14:paraId="229ABA09" w14:textId="77777777" w:rsidR="00E35F1F" w:rsidRDefault="00E35F1F" w:rsidP="00E35F1F">
            <w:pPr>
              <w:pStyle w:val="EngHangEnd"/>
            </w:pPr>
            <w:r>
              <w:t>While remaining a virgin.</w:t>
            </w:r>
          </w:p>
          <w:p w14:paraId="24DFA497" w14:textId="77777777" w:rsidR="00E35F1F" w:rsidRDefault="00E35F1F" w:rsidP="00E35F1F"/>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77777777" w:rsidR="00E35F1F" w:rsidRDefault="00E35F1F"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6" w:name="_Toc298681298"/>
      <w:bookmarkStart w:id="847" w:name="_Toc298447538"/>
      <w:r>
        <w:t>Part Six</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8"/>
            <w:r>
              <w:t xml:space="preserve"> </w:t>
            </w:r>
            <w:commentRangeEnd w:id="848"/>
            <w:r>
              <w:rPr>
                <w:rStyle w:val="CommentReference"/>
              </w:rPr>
              <w:commentReference w:id="848"/>
            </w:r>
            <w:r>
              <w:t>f</w:t>
            </w:r>
            <w:commentRangeStart w:id="849"/>
            <w:r>
              <w:t>aith</w:t>
            </w:r>
            <w:commentRangeEnd w:id="849"/>
            <w:r>
              <w:rPr>
                <w:rStyle w:val="CommentReference"/>
              </w:rPr>
              <w:commentReference w:id="84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0" w:name="_Toc298681299"/>
      <w:bookmarkStart w:id="851" w:name="_Toc298447539"/>
      <w:r>
        <w:lastRenderedPageBreak/>
        <w:t>Part Seven</w:t>
      </w:r>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2"/>
            <w:r>
              <w:t xml:space="preserve">a </w:t>
            </w:r>
            <w:commentRangeEnd w:id="852"/>
            <w:r>
              <w:rPr>
                <w:rStyle w:val="CommentReference"/>
                <w:rFonts w:ascii="Times New Roman" w:eastAsiaTheme="minorHAnsi" w:hAnsi="Times New Roman" w:cstheme="minorBidi"/>
                <w:color w:val="auto"/>
              </w:rPr>
              <w:commentReference w:id="85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3" w:name="_Toc298681300"/>
      <w:bookmarkStart w:id="854" w:name="_Toc298447540"/>
      <w:bookmarkStart w:id="855" w:name="_Toc308441922"/>
      <w:r>
        <w:t>The Crown Adam</w:t>
      </w:r>
      <w:bookmarkEnd w:id="853"/>
      <w:bookmarkEnd w:id="854"/>
      <w:bookmarkEnd w:id="85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6"/>
            <w:r>
              <w:t>He</w:t>
            </w:r>
            <w:r w:rsidRPr="007425E1">
              <w:t xml:space="preserve"> </w:t>
            </w:r>
            <w:commentRangeEnd w:id="856"/>
            <w:r>
              <w:rPr>
                <w:rStyle w:val="CommentReference"/>
                <w:rFonts w:ascii="Times New Roman" w:eastAsiaTheme="minorHAnsi" w:hAnsi="Times New Roman" w:cstheme="minorBidi"/>
                <w:color w:val="auto"/>
              </w:rPr>
              <w:commentReference w:id="856"/>
            </w:r>
            <w:r w:rsidRPr="007425E1">
              <w:t xml:space="preserve">who is carried </w:t>
            </w:r>
          </w:p>
          <w:p w14:paraId="05DA09F2" w14:textId="77777777" w:rsidR="00E35F1F" w:rsidRDefault="00E35F1F" w:rsidP="00E35F1F">
            <w:pPr>
              <w:pStyle w:val="EngHangEnd"/>
            </w:pPr>
            <w:commentRangeStart w:id="857"/>
            <w:r>
              <w:t>O</w:t>
            </w:r>
            <w:r w:rsidRPr="007425E1">
              <w:t xml:space="preserve">n </w:t>
            </w:r>
            <w:commentRangeEnd w:id="857"/>
            <w:r>
              <w:rPr>
                <w:rStyle w:val="CommentReference"/>
              </w:rPr>
              <w:commentReference w:id="857"/>
            </w:r>
            <w:r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8"/>
            <w:r>
              <w:rPr>
                <w:rStyle w:val="CommentReference"/>
                <w:rFonts w:ascii="Garamond" w:hAnsi="Garamond" w:cstheme="minorBidi"/>
                <w:noProof w:val="0"/>
                <w:lang w:val="en-CA"/>
              </w:rPr>
              <w:commentReference w:id="85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7777777" w:rsidR="00E35F1F" w:rsidRDefault="00E35F1F" w:rsidP="00E35F1F">
            <w:pPr>
              <w:pStyle w:val="EngHang"/>
            </w:pPr>
            <w:r w:rsidRPr="007425E1">
              <w:t xml:space="preserve">Your name shall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0FC50D8"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Pr>
          <w:noProof/>
        </w:rPr>
        <w:t>474</w:t>
      </w:r>
      <w:r>
        <w:fldChar w:fldCharType="end"/>
      </w:r>
      <w:r>
        <w:t>.</w:t>
      </w:r>
    </w:p>
    <w:p w14:paraId="55A2AE2E" w14:textId="77777777" w:rsidR="00E35F1F" w:rsidRDefault="00E35F1F" w:rsidP="00E35F1F">
      <w:pPr>
        <w:pStyle w:val="Heading2"/>
      </w:pPr>
      <w:bookmarkStart w:id="859" w:name="_Toc298681301"/>
      <w:bookmarkStart w:id="860" w:name="_Toc308441923"/>
      <w:bookmarkStart w:id="861" w:name="_Toc448227690"/>
      <w:r>
        <w:lastRenderedPageBreak/>
        <w:t>Wednesday</w:t>
      </w:r>
      <w:bookmarkEnd w:id="859"/>
      <w:bookmarkEnd w:id="860"/>
      <w:bookmarkEnd w:id="861"/>
    </w:p>
    <w:p w14:paraId="5D01081B" w14:textId="77777777" w:rsidR="00E35F1F" w:rsidRDefault="00E35F1F" w:rsidP="00E35F1F">
      <w:pPr>
        <w:pStyle w:val="Heading3"/>
      </w:pPr>
      <w:bookmarkStart w:id="862" w:name="_Toc298681302"/>
      <w:bookmarkStart w:id="863" w:name="_Toc308441924"/>
      <w:r>
        <w:t>The Wednesday Psali Batos</w:t>
      </w:r>
      <w:bookmarkEnd w:id="862"/>
      <w:bookmarkEnd w:id="86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77777777" w:rsidR="00E35F1F" w:rsidRDefault="00E35F1F" w:rsidP="00E35F1F">
            <w:pPr>
              <w:pStyle w:val="EngHang"/>
            </w:pPr>
            <w:r>
              <w:t>Who are constantly,</w:t>
            </w:r>
          </w:p>
          <w:p w14:paraId="7FEE1E1E" w14:textId="77777777" w:rsidR="00E35F1F" w:rsidRDefault="00E35F1F" w:rsidP="00E35F1F">
            <w:pPr>
              <w:pStyle w:val="EngHang"/>
            </w:pPr>
            <w:r>
              <w:t>Calling upon His Holy Name</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4"/>
            <w:r>
              <w:t xml:space="preserve">breaths </w:t>
            </w:r>
            <w:commentRangeEnd w:id="864"/>
            <w:r>
              <w:rPr>
                <w:rStyle w:val="CommentReference"/>
                <w:rFonts w:ascii="Times New Roman" w:eastAsiaTheme="minorHAnsi" w:hAnsi="Times New Roman" w:cstheme="minorBidi"/>
                <w:color w:val="auto"/>
              </w:rPr>
              <w:commentReference w:id="86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77777777" w:rsidR="00E35F1F" w:rsidRDefault="00E35F1F" w:rsidP="00E35F1F">
            <w:pPr>
              <w:pStyle w:val="EngHang"/>
            </w:pPr>
            <w:r>
              <w:t>As the wise,</w:t>
            </w:r>
          </w:p>
          <w:p w14:paraId="683CD5AC" w14:textId="77777777" w:rsidR="00E35F1F" w:rsidRDefault="00E35F1F" w:rsidP="00E35F1F">
            <w:pPr>
              <w:pStyle w:val="EngHangEnd"/>
            </w:pPr>
            <w:r>
              <w:t>Apostle Paul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5"/>
            <w:r>
              <w:t xml:space="preserve">When </w:t>
            </w:r>
            <w:commentRangeEnd w:id="865"/>
            <w:r>
              <w:rPr>
                <w:rStyle w:val="CommentReference"/>
                <w:rFonts w:ascii="Times New Roman" w:eastAsiaTheme="minorHAnsi" w:hAnsi="Times New Roman" w:cstheme="minorBidi"/>
                <w:color w:val="auto"/>
              </w:rPr>
              <w:commentReference w:id="86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6"/>
            <w:r>
              <w:t>tribulations</w:t>
            </w:r>
            <w:commentRangeEnd w:id="866"/>
            <w:r>
              <w:rPr>
                <w:rStyle w:val="CommentReference"/>
                <w:rFonts w:ascii="Times New Roman" w:eastAsiaTheme="minorHAnsi" w:hAnsi="Times New Roman" w:cstheme="minorBidi"/>
                <w:color w:val="auto"/>
              </w:rPr>
              <w:commentReference w:id="86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77777777" w:rsidR="00E35F1F" w:rsidRDefault="00E35F1F" w:rsidP="00E35F1F">
            <w:pPr>
              <w:pStyle w:val="EngHangEnd"/>
            </w:pPr>
            <w:r>
              <w:t>At the hands of our father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77777777" w:rsidR="00E35F1F" w:rsidRDefault="00E35F1F"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77777777" w:rsidR="00E35F1F" w:rsidRDefault="00E35F1F" w:rsidP="00E35F1F">
            <w:pPr>
              <w:pStyle w:val="EngHang"/>
            </w:pPr>
            <w:r>
              <w:t>He will make us spiritually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7" w:name="_Toc298681303"/>
      <w:bookmarkStart w:id="868" w:name="_Toc308441925"/>
      <w:r w:rsidRPr="00FD2E69">
        <w:t xml:space="preserve">The Conclusion of the </w:t>
      </w:r>
      <w:r>
        <w:t>Batos</w:t>
      </w:r>
      <w:r w:rsidRPr="00FD2E69">
        <w:t xml:space="preserve"> Psali</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77777777" w:rsidR="00E35F1F" w:rsidRPr="0042513B" w:rsidRDefault="00E35F1F" w:rsidP="00E35F1F">
            <w:pPr>
              <w:pStyle w:val="EngHang"/>
              <w:rPr>
                <w:rFonts w:ascii="Times" w:eastAsiaTheme="minorHAnsi" w:hAnsi="Times"/>
                <w:sz w:val="20"/>
              </w:rPr>
            </w:pPr>
            <w:r w:rsidRPr="0042513B">
              <w:rPr>
                <w:rFonts w:eastAsiaTheme="minorHAnsi"/>
              </w:rPr>
              <w:t>"O our Lord, Jesus Christ,</w:t>
            </w:r>
          </w:p>
          <w:p w14:paraId="741E98D8"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9" w:name="_Toc298681304"/>
      <w:bookmarkStart w:id="870" w:name="_Toc308441926"/>
      <w:r>
        <w:t>The Wednesday Theotokia</w:t>
      </w:r>
      <w:bookmarkEnd w:id="869"/>
      <w:bookmarkEnd w:id="870"/>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1" w:name="_Toc298681305"/>
      <w:r>
        <w:t>Part One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2" w:name="_Toc298681306"/>
      <w:r>
        <w:t>Part Two</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3"/>
            <w:r w:rsidRPr="00FA5B8C">
              <w:t>ⲥⲉⲙⲟϣⲓ ϧⲉⲛ ⲛ̀ⲧⲉ ⲡ̀ⲕⲁϩⲓ ⲥⲉⲙⲟϣⲓ ϧⲉⲛ ⲡⲉⲟⲩⲱⲓⲛⲓ</w:t>
            </w:r>
            <w:r w:rsidRPr="00F6464C">
              <w:t xml:space="preserve"> </w:t>
            </w:r>
            <w:commentRangeEnd w:id="873"/>
            <w:r>
              <w:rPr>
                <w:rStyle w:val="CommentReference"/>
                <w:rFonts w:ascii="Garamond" w:hAnsi="Garamond" w:cstheme="minorBidi"/>
                <w:noProof w:val="0"/>
                <w:lang w:val="en-CA"/>
              </w:rPr>
              <w:commentReference w:id="873"/>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4" w:name="_Toc298681307"/>
      <w:r>
        <w:lastRenderedPageBreak/>
        <w:t>Part Three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5"/>
            <w:r w:rsidRPr="007425E1">
              <w:t>For you brought forth</w:t>
            </w:r>
            <w:commentRangeEnd w:id="875"/>
            <w:r>
              <w:rPr>
                <w:rStyle w:val="CommentReference"/>
                <w:rFonts w:ascii="Times New Roman" w:eastAsiaTheme="minorHAnsi" w:hAnsi="Times New Roman" w:cstheme="minorBidi"/>
                <w:color w:val="auto"/>
              </w:rPr>
              <w:commentReference w:id="875"/>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6" w:name="_Toc298681308"/>
      <w:r>
        <w:t>Part Four</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777777" w:rsidR="00E35F1F" w:rsidRPr="007425E1" w:rsidRDefault="00E35F1F" w:rsidP="00E35F1F">
            <w:pPr>
              <w:pStyle w:val="EngHang"/>
            </w:pPr>
            <w:r w:rsidRPr="007425E1">
              <w:t>Saying, “Hail to you O full of grace,</w:t>
            </w:r>
            <w:r w:rsidRPr="007425E1">
              <w:tab/>
            </w:r>
          </w:p>
          <w:p w14:paraId="2E07C75A" w14:textId="77777777" w:rsidR="00E35F1F" w:rsidRPr="007425E1" w:rsidRDefault="00E35F1F" w:rsidP="00E35F1F">
            <w:pPr>
              <w:pStyle w:val="EngHang"/>
            </w:pPr>
            <w:r w:rsidRPr="007425E1">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7" w:name="_Toc298681309"/>
      <w:r>
        <w:t>Part Five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77777777" w:rsidR="00E35F1F" w:rsidRPr="007425E1" w:rsidRDefault="00E35F1F" w:rsidP="00E35F1F">
            <w:pPr>
              <w:pStyle w:val="EngHang"/>
            </w:pPr>
            <w:r w:rsidRPr="007425E1">
              <w:t>Hail to you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77777777" w:rsidR="00E35F1F" w:rsidRPr="007425E1" w:rsidRDefault="00E35F1F" w:rsidP="00E35F1F">
            <w:pPr>
              <w:pStyle w:val="EngHang"/>
            </w:pPr>
            <w:r>
              <w:t>Hail to the 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77777777" w:rsidR="00E35F1F" w:rsidRPr="007425E1" w:rsidRDefault="00E35F1F" w:rsidP="00E35F1F">
            <w:pPr>
              <w:pStyle w:val="EngHang"/>
            </w:pPr>
            <w:r w:rsidRPr="007425E1">
              <w:t>Hail to the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77777777" w:rsidR="00E35F1F" w:rsidRPr="007425E1" w:rsidRDefault="00E35F1F" w:rsidP="00E35F1F">
            <w:pPr>
              <w:pStyle w:val="EngHang"/>
              <w:rPr>
                <w:color w:val="FF0000"/>
              </w:rPr>
            </w:pPr>
            <w:r w:rsidRPr="007425E1">
              <w:t>Hail to the workshop</w:t>
            </w:r>
            <w:r>
              <w:rPr>
                <w:rStyle w:val="FootnoteReference"/>
                <w:rFonts w:eastAsiaTheme="majorEastAsia"/>
              </w:rPr>
              <w:t xml:space="preserve"> </w:t>
            </w:r>
            <w:r>
              <w:t>,</w:t>
            </w:r>
            <w:r>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7777777" w:rsidR="00E35F1F" w:rsidRPr="005C0BD9" w:rsidRDefault="00E35F1F" w:rsidP="00E35F1F">
            <w:pPr>
              <w:pStyle w:val="EngHang"/>
            </w:pPr>
            <w:r w:rsidRPr="005C0BD9">
              <w:t>Hail to the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77777777" w:rsidR="00E35F1F" w:rsidRPr="005C0BD9" w:rsidRDefault="00E35F1F" w:rsidP="00E35F1F">
            <w:pPr>
              <w:pStyle w:val="EngHang"/>
            </w:pPr>
            <w:r w:rsidRPr="005C0BD9">
              <w:t>Hail to the spiritu</w:t>
            </w:r>
            <w:r>
              <w:t>al,</w:t>
            </w:r>
            <w:r>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E35F1F">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77777777" w:rsidR="00E35F1F" w:rsidRPr="007425E1" w:rsidRDefault="00E35F1F" w:rsidP="00E35F1F">
            <w:pPr>
              <w:pStyle w:val="EngHang"/>
            </w:pPr>
            <w:r w:rsidRPr="007425E1">
              <w:t>Hail to the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8"/>
            <w:r>
              <w:t>He</w:t>
            </w:r>
            <w:r w:rsidRPr="007425E1">
              <w:t xml:space="preserve"> </w:t>
            </w:r>
            <w:commentRangeEnd w:id="878"/>
            <w:r>
              <w:rPr>
                <w:rStyle w:val="CommentReference"/>
              </w:rPr>
              <w:commentReference w:id="878"/>
            </w:r>
            <w:r w:rsidRPr="007425E1">
              <w:t xml:space="preserve">Who </w:t>
            </w:r>
            <w:commentRangeStart w:id="879"/>
            <w:r w:rsidRPr="007425E1">
              <w:t xml:space="preserve">is </w:t>
            </w:r>
            <w:commentRangeEnd w:id="879"/>
            <w:r>
              <w:rPr>
                <w:rStyle w:val="CommentReference"/>
              </w:rPr>
              <w:commentReference w:id="879"/>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77777777" w:rsidR="00E35F1F" w:rsidRPr="007425E1" w:rsidRDefault="00E35F1F" w:rsidP="00E35F1F">
            <w:pPr>
              <w:pStyle w:val="EngHang"/>
            </w:pPr>
            <w:r w:rsidRPr="007425E1">
              <w:t>And peace upon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0"/>
            <w:r w:rsidRPr="007425E1">
              <w:t>He to Whom is due the glory forever</w:t>
            </w:r>
            <w:commentRangeEnd w:id="880"/>
            <w:r>
              <w:rPr>
                <w:rStyle w:val="CommentReference"/>
                <w:rFonts w:ascii="Times New Roman" w:eastAsiaTheme="minorHAnsi" w:hAnsi="Times New Roman" w:cstheme="minorBidi"/>
                <w:color w:val="auto"/>
              </w:rPr>
              <w:commentReference w:id="880"/>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1" w:name="_Toc298681310"/>
      <w:r>
        <w:t>Part Six</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E35F1F">
            <w:r>
              <w:t>Mary is greatly honoured,</w:t>
            </w:r>
          </w:p>
          <w:p w14:paraId="7ED0E6F1" w14:textId="77777777" w:rsidR="00E35F1F" w:rsidRDefault="00E35F1F" w:rsidP="00E35F1F">
            <w:r>
              <w:t>Above all the saints,</w:t>
            </w:r>
          </w:p>
          <w:p w14:paraId="2F389713" w14:textId="77777777" w:rsidR="00E35F1F" w:rsidRDefault="00E35F1F" w:rsidP="00E35F1F">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2"/>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2"/>
            <w:r>
              <w:rPr>
                <w:rStyle w:val="CommentReference"/>
              </w:rPr>
              <w:commentReference w:id="882"/>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3"/>
            <w:r w:rsidRPr="00FA5B8C">
              <w:t>ⲙⲁⲣⲓⲁ</w:t>
            </w:r>
            <w:r w:rsidRPr="002147AA">
              <w:t xml:space="preserve"> </w:t>
            </w:r>
            <w:commentRangeEnd w:id="883"/>
            <w:r>
              <w:rPr>
                <w:rStyle w:val="CommentReference"/>
                <w:rFonts w:ascii="Garamond" w:hAnsi="Garamond" w:cstheme="minorBidi"/>
                <w:noProof w:val="0"/>
                <w:lang w:val="en-CA"/>
              </w:rPr>
              <w:commentReference w:id="883"/>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4"/>
            <w:r w:rsidRPr="00FA5B8C">
              <w:t>ⲥⲧⲁⲓⲏⲟⲩⲧ ̀</w:t>
            </w:r>
            <w:commentRangeEnd w:id="884"/>
            <w:r>
              <w:rPr>
                <w:rStyle w:val="CommentReference"/>
                <w:rFonts w:ascii="Garamond" w:hAnsi="Garamond" w:cstheme="minorBidi"/>
                <w:noProof w:val="0"/>
                <w:lang w:val="en-CA"/>
              </w:rPr>
              <w:commentReference w:id="884"/>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5"/>
            <w:r w:rsidRPr="00FA5B8C">
              <w:t>ⲙⲡⲓⲟⲩⲁⲓ ̀</w:t>
            </w:r>
            <w:commentRangeEnd w:id="885"/>
            <w:r>
              <w:rPr>
                <w:rStyle w:val="CommentReference"/>
                <w:rFonts w:ascii="Garamond" w:hAnsi="Garamond" w:cstheme="minorBidi"/>
                <w:noProof w:val="0"/>
                <w:lang w:val="en-CA"/>
              </w:rPr>
              <w:commentReference w:id="885"/>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6"/>
            <w:r w:rsidRPr="00FA5B8C">
              <w:t>ⲉⲣⲉ ̀</w:t>
            </w:r>
            <w:commentRangeEnd w:id="886"/>
            <w:r>
              <w:rPr>
                <w:rStyle w:val="CommentReference"/>
                <w:rFonts w:ascii="Garamond" w:hAnsi="Garamond" w:cstheme="minorBidi"/>
                <w:noProof w:val="0"/>
                <w:lang w:val="en-CA"/>
              </w:rPr>
              <w:commentReference w:id="886"/>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7" w:name="_Toc298681311"/>
      <w:r>
        <w:t>Part Seven</w:t>
      </w:r>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8"/>
            <w:r>
              <w:t xml:space="preserve">sits </w:t>
            </w:r>
            <w:commentRangeEnd w:id="888"/>
            <w:r>
              <w:rPr>
                <w:rStyle w:val="CommentReference"/>
                <w:rFonts w:ascii="Times New Roman" w:eastAsiaTheme="minorHAnsi" w:hAnsi="Times New Roman" w:cstheme="minorBidi"/>
                <w:color w:val="auto"/>
              </w:rPr>
              <w:commentReference w:id="888"/>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9"/>
            <w:r w:rsidRPr="00FA5B8C">
              <w:t>ⲉⲧⲁϥⲟⲩⲱⲛϩ</w:t>
            </w:r>
            <w:r w:rsidRPr="002147AA">
              <w:t xml:space="preserve"> </w:t>
            </w:r>
            <w:commentRangeEnd w:id="889"/>
            <w:r>
              <w:rPr>
                <w:rStyle w:val="CommentReference"/>
                <w:rFonts w:ascii="Garamond" w:hAnsi="Garamond" w:cstheme="minorBidi"/>
                <w:noProof w:val="0"/>
                <w:lang w:val="en-CA"/>
              </w:rPr>
              <w:commentReference w:id="889"/>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0"/>
            <w:r w:rsidRPr="00FA5B8C">
              <w:t>Ϫⲉ ⲡⲓⲁⲧⲥⲁⲣⲝ</w:t>
            </w:r>
            <w:commentRangeEnd w:id="890"/>
            <w:r>
              <w:rPr>
                <w:rStyle w:val="CommentReference"/>
                <w:rFonts w:ascii="Garamond" w:hAnsi="Garamond" w:cstheme="minorBidi"/>
                <w:noProof w:val="0"/>
                <w:lang w:val="en-CA"/>
              </w:rPr>
              <w:commentReference w:id="890"/>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1" w:name="_Toc298681312"/>
      <w:bookmarkStart w:id="892" w:name="_Toc308441927"/>
      <w:r>
        <w:t>The Crown Batos</w:t>
      </w:r>
      <w:bookmarkEnd w:id="891"/>
      <w:bookmarkEnd w:id="892"/>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3"/>
            <w:r w:rsidRPr="007425E1">
              <w:t>has entered and come forth</w:t>
            </w:r>
            <w:commentRangeEnd w:id="893"/>
            <w:r>
              <w:rPr>
                <w:rStyle w:val="CommentReference"/>
                <w:rFonts w:ascii="Times New Roman" w:eastAsiaTheme="minorHAnsi" w:hAnsi="Times New Roman" w:cstheme="minorBidi"/>
                <w:color w:val="auto"/>
              </w:rPr>
              <w:commentReference w:id="893"/>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4"/>
            <w:r w:rsidRPr="007425E1">
              <w:t>manifestation</w:t>
            </w:r>
            <w:commentRangeEnd w:id="894"/>
            <w:r>
              <w:rPr>
                <w:rStyle w:val="CommentReference"/>
              </w:rPr>
              <w:commentReference w:id="894"/>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5"/>
            <w:r>
              <w:t>and</w:t>
            </w:r>
            <w:r w:rsidRPr="007425E1">
              <w:t xml:space="preserve"> </w:t>
            </w:r>
            <w:commentRangeEnd w:id="895"/>
            <w:r>
              <w:rPr>
                <w:rStyle w:val="CommentReference"/>
              </w:rPr>
              <w:commentReference w:id="895"/>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77777777" w:rsidR="00E35F1F" w:rsidRPr="007425E1" w:rsidRDefault="00E35F1F" w:rsidP="00E35F1F">
            <w:pPr>
              <w:pStyle w:val="EngHang"/>
            </w:pPr>
            <w:r w:rsidRPr="007425E1">
              <w:t>Hail to you O virgin,</w:t>
            </w:r>
          </w:p>
          <w:p w14:paraId="7A87608C" w14:textId="77777777" w:rsidR="00E35F1F" w:rsidRDefault="00E35F1F" w:rsidP="00E35F1F">
            <w:pPr>
              <w:pStyle w:val="EngHang"/>
            </w:pPr>
            <w:r>
              <w:t>The true</w:t>
            </w:r>
            <w:r>
              <w:rPr>
                <w:rStyle w:val="FootnoteReference"/>
              </w:rPr>
              <w:footnoteReference w:id="825"/>
            </w:r>
            <w:r>
              <w:t xml:space="preserve"> Queen.</w:t>
            </w:r>
          </w:p>
          <w:p w14:paraId="368FD66B" w14:textId="77777777" w:rsidR="00E35F1F" w:rsidRPr="007425E1" w:rsidRDefault="00E35F1F" w:rsidP="00E35F1F">
            <w:pPr>
              <w:pStyle w:val="EngHang"/>
            </w:pPr>
            <w:r w:rsidRPr="007425E1">
              <w:t>Hail to the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ECCE73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Pr>
          <w:noProof/>
        </w:rPr>
        <w:t>558</w:t>
      </w:r>
      <w:r>
        <w:fldChar w:fldCharType="end"/>
      </w:r>
      <w:r>
        <w:t>.</w:t>
      </w:r>
    </w:p>
    <w:p w14:paraId="6C2803B6" w14:textId="77777777" w:rsidR="00E35F1F" w:rsidRDefault="00E35F1F" w:rsidP="00E35F1F">
      <w:pPr>
        <w:pStyle w:val="Heading2"/>
      </w:pPr>
      <w:bookmarkStart w:id="896" w:name="_Toc298681313"/>
      <w:bookmarkStart w:id="897" w:name="_Toc308441928"/>
      <w:bookmarkStart w:id="898" w:name="_Toc448227691"/>
      <w:r>
        <w:lastRenderedPageBreak/>
        <w:t>Thursday</w:t>
      </w:r>
      <w:bookmarkEnd w:id="896"/>
      <w:bookmarkEnd w:id="897"/>
      <w:bookmarkEnd w:id="898"/>
    </w:p>
    <w:p w14:paraId="562349E9" w14:textId="77777777" w:rsidR="00E35F1F" w:rsidRDefault="00E35F1F" w:rsidP="00E35F1F">
      <w:pPr>
        <w:pStyle w:val="Heading3"/>
      </w:pPr>
      <w:bookmarkStart w:id="899" w:name="_Toc298681314"/>
      <w:bookmarkStart w:id="900" w:name="_Toc308441929"/>
      <w:r>
        <w:t>The Psali Batos for Tuesday</w:t>
      </w:r>
      <w:bookmarkEnd w:id="899"/>
      <w:bookmarkEnd w:id="900"/>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77777777" w:rsidR="00E35F1F" w:rsidRPr="007425E1" w:rsidRDefault="00E35F1F" w:rsidP="00E35F1F">
            <w:pPr>
              <w:pStyle w:val="EngHang"/>
            </w:pPr>
            <w:r>
              <w:t>The evil lusts of our heart</w:t>
            </w:r>
          </w:p>
          <w:p w14:paraId="1EB55D54" w14:textId="77777777" w:rsidR="00E35F1F" w:rsidRDefault="00E35F1F" w:rsidP="00E35F1F">
            <w:pPr>
              <w:pStyle w:val="EngHangEnd"/>
            </w:pPr>
            <w:r w:rsidRPr="007425E1">
              <w:t>That lead us toward sin.</w:t>
            </w:r>
          </w:p>
          <w:p w14:paraId="2ECA0FEC" w14:textId="77777777" w:rsidR="00E35F1F" w:rsidRDefault="00E35F1F" w:rsidP="00E35F1F"/>
          <w:p w14:paraId="18D19140" w14:textId="77777777" w:rsidR="00E35F1F" w:rsidRPr="008273EA" w:rsidRDefault="00E35F1F" w:rsidP="00E35F1F">
            <w:pPr>
              <w:jc w:val="center"/>
            </w:pP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1"/>
            <w:r w:rsidRPr="007425E1">
              <w:t xml:space="preserve">on </w:t>
            </w:r>
            <w:commentRangeEnd w:id="901"/>
            <w:r>
              <w:rPr>
                <w:rStyle w:val="CommentReference"/>
              </w:rPr>
              <w:commentReference w:id="901"/>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2"/>
            <w:r w:rsidRPr="007425E1">
              <w:t xml:space="preserve">Forty </w:t>
            </w:r>
            <w:commentRangeEnd w:id="902"/>
            <w:r>
              <w:rPr>
                <w:rStyle w:val="CommentReference"/>
                <w:rFonts w:ascii="Times New Roman" w:eastAsiaTheme="minorHAnsi" w:hAnsi="Times New Roman" w:cstheme="minorBidi"/>
                <w:color w:val="auto"/>
              </w:rPr>
              <w:commentReference w:id="902"/>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7777777" w:rsidR="00E35F1F" w:rsidRPr="007425E1" w:rsidRDefault="00E35F1F" w:rsidP="00E35F1F">
            <w:pPr>
              <w:pStyle w:val="EngHang"/>
            </w:pPr>
            <w:commentRangeStart w:id="903"/>
            <w:r w:rsidRPr="007425E1">
              <w:t>Crush under us</w:t>
            </w:r>
            <w:commentRangeEnd w:id="903"/>
            <w:r>
              <w:rPr>
                <w:rStyle w:val="CommentReference"/>
                <w:rFonts w:ascii="Times New Roman" w:eastAsiaTheme="minorHAnsi" w:hAnsi="Times New Roman" w:cstheme="minorBidi"/>
                <w:color w:val="auto"/>
              </w:rPr>
              <w:commentReference w:id="903"/>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77777777" w:rsidR="00E35F1F" w:rsidRPr="007425E1" w:rsidRDefault="00E35F1F" w:rsidP="00E35F1F">
            <w:pPr>
              <w:pStyle w:val="EngHang"/>
            </w:pPr>
            <w:r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4" w:name="_Toc298681315"/>
      <w:bookmarkStart w:id="905" w:name="_Toc308441930"/>
      <w:r w:rsidRPr="00FD2E69">
        <w:lastRenderedPageBreak/>
        <w:t xml:space="preserve">The Conclusion of the </w:t>
      </w:r>
      <w:r>
        <w:t>Batos</w:t>
      </w:r>
      <w:r w:rsidRPr="00FD2E69">
        <w:t xml:space="preserve"> Psali</w:t>
      </w:r>
      <w:bookmarkEnd w:id="904"/>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6" w:name="_Toc298681316"/>
      <w:bookmarkStart w:id="907" w:name="_Toc308441931"/>
      <w:r>
        <w:t>The Thursday Theotokia</w:t>
      </w:r>
      <w:bookmarkEnd w:id="906"/>
      <w:bookmarkEnd w:id="907"/>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8" w:name="_Toc298681317"/>
      <w:r>
        <w:t>Part One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7777777" w:rsidR="00E35F1F" w:rsidRPr="007425E1" w:rsidRDefault="00E35F1F" w:rsidP="00E35F1F">
            <w:pPr>
              <w:pStyle w:val="EngHang"/>
            </w:pPr>
            <w:r w:rsidRPr="007425E1">
              <w:t>The bush that Moses,</w:t>
            </w:r>
          </w:p>
          <w:p w14:paraId="73F81196" w14:textId="77777777" w:rsidR="00E35F1F" w:rsidRPr="007425E1" w:rsidRDefault="00E35F1F" w:rsidP="00E35F1F">
            <w:pPr>
              <w:pStyle w:val="EngHang"/>
            </w:pPr>
            <w:r w:rsidRPr="007425E1">
              <w:t>Had seen in the wilderness,</w:t>
            </w:r>
          </w:p>
          <w:p w14:paraId="0EC791D2" w14:textId="77777777" w:rsidR="00E35F1F" w:rsidRPr="007425E1" w:rsidRDefault="00E35F1F" w:rsidP="00E35F1F">
            <w:pPr>
              <w:pStyle w:val="EngHang"/>
            </w:pPr>
            <w:r>
              <w:t>Was f</w:t>
            </w:r>
            <w:r w:rsidRPr="007425E1">
              <w:t>illed with fire from within,</w:t>
            </w:r>
          </w:p>
          <w:p w14:paraId="1931CF2D" w14:textId="77777777" w:rsidR="00E35F1F" w:rsidRDefault="00E35F1F" w:rsidP="00E35F1F">
            <w:pPr>
              <w:pStyle w:val="EngHangEnd"/>
            </w:pPr>
            <w:r w:rsidRPr="007425E1">
              <w:t>Yet its branches were not burnt</w:t>
            </w:r>
            <w:r>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9"/>
            <w:r w:rsidRPr="007425E1">
              <w:t>virgin</w:t>
            </w:r>
            <w:commentRangeEnd w:id="909"/>
            <w:r>
              <w:rPr>
                <w:rStyle w:val="CommentReference"/>
                <w:rFonts w:ascii="Times New Roman" w:eastAsiaTheme="minorHAnsi" w:hAnsi="Times New Roman" w:cstheme="minorBidi"/>
                <w:color w:val="auto"/>
              </w:rPr>
              <w:commentReference w:id="909"/>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0" w:name="_Toc298681318"/>
      <w:r>
        <w:t>Part Two</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77777777" w:rsidR="00E35F1F" w:rsidRDefault="00E35F1F" w:rsidP="00E35F1F">
            <w:pPr>
              <w:pStyle w:val="EngHangEnd"/>
            </w:pPr>
            <w:r>
              <w:t>Was</w:t>
            </w:r>
            <w:r w:rsidRPr="007425E1">
              <w:t xml:space="preserve"> </w:t>
            </w:r>
            <w:commentRangeStart w:id="911"/>
            <w:r>
              <w:t>abolished</w:t>
            </w:r>
            <w:commentRangeEnd w:id="911"/>
            <w:r>
              <w:rPr>
                <w:rStyle w:val="CommentReference"/>
                <w:rFonts w:ascii="Times New Roman" w:eastAsiaTheme="minorHAnsi" w:hAnsi="Times New Roman" w:cstheme="minorBidi"/>
                <w:color w:val="auto"/>
              </w:rPr>
              <w:commentReference w:id="911"/>
            </w:r>
            <w:r>
              <w:t xml:space="preserve"> because of her</w:t>
            </w:r>
            <w:r w:rsidRPr="007425E1">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77777777" w:rsidR="00E35F1F" w:rsidRDefault="00E35F1F" w:rsidP="00E35F1F">
            <w:pPr>
              <w:pStyle w:val="EngHang"/>
            </w:pPr>
            <w:r>
              <w:t>Through Mary the Virgin</w:t>
            </w:r>
          </w:p>
          <w:p w14:paraId="5F7E1B2E" w14:textId="77777777" w:rsidR="00E35F1F" w:rsidRDefault="00E35F1F" w:rsidP="00E35F1F">
            <w:pPr>
              <w:pStyle w:val="EngHangEnd"/>
            </w:pPr>
            <w:r>
              <w:t>It was once more opened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34407F59" w14:textId="77777777" w:rsidR="00E35F1F" w:rsidRDefault="00E35F1F" w:rsidP="00E35F1F">
            <w:pPr>
              <w:pStyle w:val="EngHangEnd"/>
            </w:pPr>
            <w:r>
              <w:t>And His true Blood.</w:t>
            </w:r>
          </w:p>
          <w:p w14:paraId="29624863" w14:textId="77777777" w:rsidR="00E35F1F" w:rsidRDefault="00E35F1F" w:rsidP="00E35F1F"/>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2" w:name="_Toc298681319"/>
      <w:r>
        <w:t>Part Three</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77777777" w:rsidR="00E35F1F" w:rsidRDefault="00E35F1F" w:rsidP="00E35F1F">
            <w:pPr>
              <w:pStyle w:val="EngHangEnd"/>
            </w:pPr>
            <w:r>
              <w:t>From His only mother.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3" w:name="_Toc298681320"/>
      <w:r>
        <w:t>Part Four</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4"/>
            <w:r>
              <w:t>.</w:t>
            </w:r>
            <w:commentRangeEnd w:id="914"/>
            <w:r>
              <w:rPr>
                <w:rStyle w:val="CommentReference"/>
              </w:rPr>
              <w:commentReference w:id="914"/>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5"/>
            <w:r>
              <w:t xml:space="preserve">appeared </w:t>
            </w:r>
            <w:commentRangeEnd w:id="915"/>
            <w:r>
              <w:rPr>
                <w:rStyle w:val="CommentReference"/>
                <w:rFonts w:ascii="Times New Roman" w:eastAsiaTheme="minorHAnsi" w:hAnsi="Times New Roman" w:cstheme="minorBidi"/>
                <w:color w:val="auto"/>
              </w:rPr>
              <w:commentReference w:id="915"/>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77777777" w:rsidR="00E35F1F" w:rsidRDefault="00E35F1F" w:rsidP="00E35F1F">
            <w:pPr>
              <w:pStyle w:val="EngHangEnd"/>
            </w:pPr>
            <w:r w:rsidRPr="007425E1">
              <w:t>God with us.”</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77777777" w:rsidR="00E35F1F" w:rsidRPr="007425E1" w:rsidRDefault="00E35F1F" w:rsidP="00E35F1F">
            <w:pPr>
              <w:pStyle w:val="EngHang"/>
            </w:pPr>
            <w:commentRangeStart w:id="916"/>
            <w:r>
              <w:t>"</w:t>
            </w:r>
            <w:commentRangeEnd w:id="916"/>
            <w:r>
              <w:rPr>
                <w:rStyle w:val="CommentReference"/>
                <w:rFonts w:ascii="Times New Roman" w:eastAsiaTheme="minorHAnsi" w:hAnsi="Times New Roman" w:cstheme="minorBidi"/>
                <w:color w:val="auto"/>
              </w:rPr>
              <w:commentReference w:id="916"/>
            </w:r>
            <w:r>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77777777" w:rsidR="00E35F1F" w:rsidRDefault="00E35F1F" w:rsidP="00E35F1F">
            <w:pPr>
              <w:pStyle w:val="EngHangEnd"/>
            </w:pPr>
            <w:r w:rsidRPr="007425E1">
              <w:t>From their iniquities.</w:t>
            </w:r>
            <w:r>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7"/>
            <w:r w:rsidRPr="007425E1">
              <w:t>strength</w:t>
            </w:r>
            <w:commentRangeEnd w:id="917"/>
            <w:r>
              <w:rPr>
                <w:rStyle w:val="CommentReference"/>
                <w:rFonts w:ascii="Times New Roman" w:eastAsiaTheme="minorHAnsi" w:hAnsi="Times New Roman" w:cstheme="minorBidi"/>
                <w:color w:val="auto"/>
              </w:rPr>
              <w:commentReference w:id="917"/>
            </w:r>
            <w:r w:rsidRPr="007425E1">
              <w:t>,</w:t>
            </w:r>
          </w:p>
          <w:p w14:paraId="48D541F3" w14:textId="77777777" w:rsidR="00E35F1F" w:rsidRPr="007425E1" w:rsidRDefault="00E35F1F" w:rsidP="00E35F1F">
            <w:pPr>
              <w:pStyle w:val="EngHang"/>
            </w:pPr>
            <w:r w:rsidRPr="007425E1">
              <w:t>He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8"/>
            <w:r>
              <w:t>N</w:t>
            </w:r>
            <w:r w:rsidRPr="007425E1">
              <w:t xml:space="preserve">ow </w:t>
            </w:r>
            <w:commentRangeEnd w:id="918"/>
            <w:r>
              <w:rPr>
                <w:rStyle w:val="CommentReference"/>
                <w:rFonts w:ascii="Times New Roman" w:eastAsiaTheme="minorHAnsi" w:hAnsi="Times New Roman" w:cstheme="minorBidi"/>
                <w:color w:val="auto"/>
              </w:rPr>
              <w:commentReference w:id="918"/>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9" w:name="_Toc298681321"/>
      <w:r>
        <w:t>Part Five</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7777777" w:rsidR="00E35F1F" w:rsidRPr="007425E1" w:rsidRDefault="00E35F1F"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0"/>
            <w:r>
              <w:t>Theotokos</w:t>
            </w:r>
            <w:commentRangeEnd w:id="920"/>
            <w:r>
              <w:rPr>
                <w:rStyle w:val="CommentReference"/>
                <w:rFonts w:ascii="Times New Roman" w:eastAsiaTheme="minorHAnsi" w:hAnsi="Times New Roman" w:cstheme="minorBidi"/>
                <w:color w:val="auto"/>
              </w:rPr>
              <w:commentReference w:id="920"/>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35F1F">
            <w:r>
              <w:t>Undefiled virginity</w:t>
            </w:r>
          </w:p>
          <w:p w14:paraId="3493B9A9" w14:textId="77777777" w:rsidR="00E35F1F" w:rsidRDefault="00E35F1F" w:rsidP="00E35F1F">
            <w:r>
              <w:t>And true birth</w:t>
            </w:r>
          </w:p>
          <w:p w14:paraId="224668FB" w14:textId="77777777" w:rsidR="00E35F1F" w:rsidRDefault="00E35F1F" w:rsidP="00E35F1F">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77777777" w:rsidR="00E35F1F" w:rsidRPr="007425E1" w:rsidRDefault="00E35F1F" w:rsidP="00E35F1F">
            <w:pPr>
              <w:pStyle w:val="EngHang"/>
            </w:pPr>
            <w:r w:rsidRPr="007425E1">
              <w:t>For marriage did not,</w:t>
            </w:r>
          </w:p>
          <w:p w14:paraId="4E394941" w14:textId="77777777" w:rsidR="00E35F1F" w:rsidRPr="007425E1" w:rsidRDefault="00E35F1F" w:rsidP="00E35F1F">
            <w:pPr>
              <w:pStyle w:val="EngHang"/>
            </w:pPr>
            <w:r w:rsidRPr="007425E1">
              <w:t>Precede the birth,</w:t>
            </w:r>
          </w:p>
          <w:p w14:paraId="06BC1530" w14:textId="77777777" w:rsidR="00E35F1F" w:rsidRPr="007425E1" w:rsidRDefault="00E35F1F" w:rsidP="00E35F1F">
            <w:pPr>
              <w:pStyle w:val="EngHang"/>
            </w:pPr>
            <w:r w:rsidRPr="007425E1">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77777777" w:rsidR="00E35F1F" w:rsidRPr="007425E1" w:rsidRDefault="00E35F1F" w:rsidP="00E35F1F">
            <w:pPr>
              <w:pStyle w:val="EngHang"/>
            </w:pPr>
            <w:r w:rsidRPr="007425E1">
              <w:t>Was born according to the flesh,</w:t>
            </w:r>
          </w:p>
          <w:p w14:paraId="0D7618B8" w14:textId="77777777" w:rsidR="00E35F1F" w:rsidRDefault="00E35F1F" w:rsidP="00E35F1F">
            <w:pPr>
              <w:pStyle w:val="EngHangEnd"/>
            </w:pPr>
            <w:r w:rsidRPr="007425E1">
              <w:t>Without pain from the virgin.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1"/>
            <w:r>
              <w:t xml:space="preserve">of </w:t>
            </w:r>
            <w:commentRangeEnd w:id="921"/>
            <w:r>
              <w:rPr>
                <w:rStyle w:val="CommentReference"/>
                <w:rFonts w:ascii="Times New Roman" w:eastAsiaTheme="minorHAnsi" w:hAnsi="Times New Roman" w:cstheme="minorBidi"/>
                <w:color w:val="auto"/>
              </w:rPr>
              <w:commentReference w:id="921"/>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2" w:name="_Toc298681322"/>
      <w:r>
        <w:t>Part Six</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3"/>
            <w:r>
              <w:t xml:space="preserve">The </w:t>
            </w:r>
            <w:commentRangeEnd w:id="923"/>
            <w:r>
              <w:rPr>
                <w:rStyle w:val="CommentReference"/>
                <w:rFonts w:ascii="Times New Roman" w:eastAsiaTheme="minorHAnsi" w:hAnsi="Times New Roman" w:cstheme="minorBidi"/>
                <w:color w:val="auto"/>
              </w:rPr>
              <w:commentReference w:id="923"/>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7777777" w:rsidR="00E35F1F" w:rsidRDefault="00E35F1F" w:rsidP="00E35F1F">
            <w:pPr>
              <w:pStyle w:val="EngHang"/>
            </w:pPr>
            <w:r>
              <w:t>For she brought unto them,</w:t>
            </w:r>
          </w:p>
          <w:p w14:paraId="7CEBD1BA" w14:textId="77777777" w:rsidR="00E35F1F" w:rsidRDefault="00E35F1F" w:rsidP="00E35F1F">
            <w:pPr>
              <w:pStyle w:val="EngHangEnd"/>
            </w:pPr>
            <w:r>
              <w:t>He Whom they were awaiting.</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77777777" w:rsidR="00E35F1F" w:rsidRDefault="00E35F1F" w:rsidP="00E35F1F">
            <w:pPr>
              <w:pStyle w:val="EngHangEnd"/>
            </w:pPr>
            <w:r w:rsidRPr="007425E1">
              <w:t xml:space="preserve">That He </w:t>
            </w:r>
            <w:commentRangeStart w:id="924"/>
            <w:r>
              <w:t>would</w:t>
            </w:r>
            <w:r w:rsidRPr="007425E1">
              <w:t xml:space="preserve"> </w:t>
            </w:r>
            <w:commentRangeEnd w:id="924"/>
            <w:r>
              <w:rPr>
                <w:rStyle w:val="CommentReference"/>
              </w:rPr>
              <w:commentReference w:id="924"/>
            </w:r>
            <w:r w:rsidRPr="007425E1">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77777777" w:rsidR="00E35F1F" w:rsidRPr="007425E1" w:rsidRDefault="00E35F1F" w:rsidP="00E35F1F">
            <w:pPr>
              <w:pStyle w:val="EngHang"/>
            </w:pPr>
            <w:r w:rsidRPr="007425E1">
              <w:t>For She is the bearer,</w:t>
            </w:r>
          </w:p>
          <w:p w14:paraId="53A97386" w14:textId="77777777" w:rsidR="00E35F1F" w:rsidRPr="007425E1" w:rsidRDefault="00E35F1F" w:rsidP="00E35F1F">
            <w:pPr>
              <w:pStyle w:val="EngHang"/>
            </w:pPr>
            <w:r w:rsidRPr="007425E1">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77777777" w:rsidR="00E35F1F" w:rsidRPr="007425E1" w:rsidRDefault="00E35F1F" w:rsidP="00E35F1F">
            <w:pPr>
              <w:pStyle w:val="EngHang"/>
            </w:pPr>
            <w:r>
              <w:t>Therefore</w:t>
            </w:r>
            <w:r w:rsidRPr="007425E1">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5" w:name="_Toc298681323"/>
      <w:r>
        <w:t>Part Seven</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77777777" w:rsidR="00E35F1F" w:rsidRPr="007425E1" w:rsidRDefault="00E35F1F" w:rsidP="00E35F1F">
            <w:pPr>
              <w:pStyle w:val="EngHang"/>
            </w:pPr>
            <w:r w:rsidRPr="007425E1">
              <w:t>And will not turn from it,</w:t>
            </w:r>
          </w:p>
          <w:p w14:paraId="3E2C4860" w14:textId="77777777" w:rsidR="00E35F1F" w:rsidRPr="007425E1" w:rsidRDefault="00E35F1F" w:rsidP="00E35F1F">
            <w:pPr>
              <w:pStyle w:val="EngHang"/>
            </w:pPr>
            <w:r>
              <w:t>"</w:t>
            </w:r>
            <w:r w:rsidRPr="007425E1">
              <w:t>Of the fruit of your loins,</w:t>
            </w:r>
          </w:p>
          <w:p w14:paraId="43E169E2" w14:textId="77777777" w:rsidR="00E35F1F" w:rsidRDefault="00E35F1F" w:rsidP="00E35F1F">
            <w:pPr>
              <w:pStyle w:val="EngHangEnd"/>
            </w:pPr>
            <w:r w:rsidRPr="007425E1">
              <w:t>I will set upon your throne.</w:t>
            </w:r>
            <w:r>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77777777" w:rsidR="00E35F1F" w:rsidRPr="007425E1" w:rsidRDefault="00E35F1F" w:rsidP="00E35F1F">
            <w:pPr>
              <w:pStyle w:val="EngHang"/>
            </w:pPr>
            <w:r w:rsidRPr="007425E1">
              <w:t xml:space="preserve">So when the righteous </w:t>
            </w:r>
            <w:commentRangeStart w:id="926"/>
            <w:r>
              <w:t>David</w:t>
            </w:r>
            <w:commentRangeEnd w:id="926"/>
            <w:r>
              <w:rPr>
                <w:rStyle w:val="CommentReference"/>
                <w:rFonts w:ascii="Times New Roman" w:eastAsiaTheme="minorHAnsi" w:hAnsi="Times New Roman" w:cstheme="minorBidi"/>
                <w:color w:val="auto"/>
              </w:rPr>
              <w:commentReference w:id="926"/>
            </w:r>
            <w:r w:rsidRPr="007425E1">
              <w:t>,</w:t>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7777777" w:rsidR="00E35F1F" w:rsidRPr="007425E1" w:rsidRDefault="00E35F1F" w:rsidP="00E35F1F">
            <w:pPr>
              <w:pStyle w:val="EngHang"/>
            </w:pPr>
            <w:r w:rsidRPr="007425E1">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77777777" w:rsidR="00E35F1F" w:rsidRPr="007425E1" w:rsidRDefault="00E35F1F" w:rsidP="00E35F1F">
            <w:pPr>
              <w:pStyle w:val="EngHang"/>
            </w:pPr>
            <w:r>
              <w:t>"</w:t>
            </w:r>
            <w:r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77777777" w:rsidR="00E35F1F" w:rsidRPr="00E03CD4" w:rsidRDefault="00E35F1F" w:rsidP="00E35F1F">
            <w:pPr>
              <w:pStyle w:val="EngHang"/>
            </w:pPr>
            <w:r w:rsidRPr="00E03CD4">
              <w:t xml:space="preserve">The place </w:t>
            </w:r>
            <w:r>
              <w:t>that</w:t>
            </w:r>
            <w:r w:rsidRPr="00E03CD4">
              <w:t xml:space="preserve"> Emmanuel our God,</w:t>
            </w:r>
          </w:p>
          <w:p w14:paraId="270C63CD" w14:textId="77777777" w:rsidR="00E35F1F" w:rsidRPr="00E03CD4" w:rsidRDefault="00E35F1F" w:rsidP="00E35F1F">
            <w:pPr>
              <w:pStyle w:val="EngHang"/>
            </w:pPr>
            <w:commentRangeStart w:id="927"/>
            <w:r w:rsidRPr="00E03CD4">
              <w:t xml:space="preserve">deemed </w:t>
            </w:r>
            <w:commentRangeEnd w:id="927"/>
            <w:r>
              <w:rPr>
                <w:rStyle w:val="CommentReference"/>
                <w:rFonts w:ascii="Times New Roman" w:eastAsiaTheme="minorHAnsi" w:hAnsi="Times New Roman" w:cstheme="minorBidi"/>
                <w:color w:val="auto"/>
              </w:rPr>
              <w:commentReference w:id="927"/>
            </w:r>
            <w:r w:rsidRPr="00E03CD4">
              <w:t>worthy</w:t>
            </w:r>
            <w:r>
              <w:t xml:space="preserve"> to be born in</w:t>
            </w:r>
          </w:p>
          <w:p w14:paraId="215D66C6" w14:textId="77777777" w:rsidR="00E35F1F" w:rsidRPr="00E03CD4" w:rsidRDefault="00E35F1F" w:rsidP="00E35F1F">
            <w:pPr>
              <w:pStyle w:val="EngHang"/>
            </w:pPr>
            <w:r>
              <w:t>According</w:t>
            </w:r>
            <w:r w:rsidRPr="00E03CD4">
              <w:t xml:space="preserve"> to the flesh,</w:t>
            </w:r>
          </w:p>
          <w:p w14:paraId="173C6F5B" w14:textId="77777777" w:rsidR="00E35F1F" w:rsidRPr="00E03CD4" w:rsidRDefault="00E35F1F" w:rsidP="00E35F1F">
            <w:pPr>
              <w:pStyle w:val="EngHangEnd"/>
            </w:pPr>
            <w:r w:rsidRPr="00E03CD4">
              <w:t>For our salvation.</w:t>
            </w:r>
          </w:p>
          <w:p w14:paraId="0488BD18" w14:textId="77777777" w:rsidR="00E35F1F" w:rsidRPr="00E03CD4" w:rsidRDefault="00E35F1F" w:rsidP="00E35F1F">
            <w:pPr>
              <w:pStyle w:val="EngHang"/>
            </w:pP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77777777" w:rsidR="00E35F1F" w:rsidRPr="007425E1" w:rsidRDefault="00E35F1F" w:rsidP="00E35F1F">
            <w:pPr>
              <w:pStyle w:val="EngHang"/>
            </w:pPr>
            <w:r w:rsidRPr="007425E1">
              <w:t>Also according to the saying,</w:t>
            </w:r>
            <w:r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77777777" w:rsidR="00E35F1F" w:rsidRPr="007425E1" w:rsidRDefault="00E35F1F" w:rsidP="00E35F1F">
            <w:pPr>
              <w:pStyle w:val="EngHang"/>
            </w:pPr>
            <w:r>
              <w:t>A</w:t>
            </w:r>
            <w:r w:rsidRPr="007425E1">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77777777" w:rsidR="00E35F1F" w:rsidRPr="007425E1" w:rsidRDefault="00E35F1F" w:rsidP="00E35F1F">
            <w:pPr>
              <w:pStyle w:val="EngHang"/>
            </w:pPr>
            <w:r w:rsidRPr="007425E1">
              <w:t>For out of you shall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77777777" w:rsidR="00E35F1F" w:rsidRPr="007425E1" w:rsidRDefault="00E35F1F" w:rsidP="00E35F1F">
            <w:pPr>
              <w:pStyle w:val="EngHang"/>
            </w:pPr>
            <w:r w:rsidRPr="007425E1">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8" w:name="_Toc298681324"/>
      <w:r>
        <w:t>Part Eight</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9"/>
            <w:r>
              <w:t>heaven</w:t>
            </w:r>
            <w:r w:rsidRPr="007425E1">
              <w:t xml:space="preserve"> </w:t>
            </w:r>
            <w:commentRangeEnd w:id="929"/>
            <w:r>
              <w:rPr>
                <w:rStyle w:val="CommentReference"/>
                <w:rFonts w:ascii="Times New Roman" w:eastAsiaTheme="minorHAnsi" w:hAnsi="Times New Roman" w:cstheme="minorBidi"/>
                <w:color w:val="auto"/>
              </w:rPr>
              <w:commentReference w:id="929"/>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0" w:name="_Toc298681325"/>
      <w:r>
        <w:t>Part Nine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77777777" w:rsidR="00E35F1F" w:rsidRPr="007425E1" w:rsidRDefault="00E35F1F" w:rsidP="00E35F1F">
            <w:pPr>
              <w:pStyle w:val="EngHang"/>
            </w:pPr>
            <w:r w:rsidRPr="007425E1">
              <w:t xml:space="preserve">And </w:t>
            </w:r>
            <w:r>
              <w:t xml:space="preserve">she had </w:t>
            </w:r>
            <w:r w:rsidRPr="007425E1">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77777777" w:rsidR="00E35F1F" w:rsidRPr="007425E1" w:rsidRDefault="00E35F1F" w:rsidP="00E35F1F">
            <w:pPr>
              <w:pStyle w:val="EngHang"/>
            </w:pPr>
            <w:r w:rsidRPr="007425E1">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77777777" w:rsidR="00E35F1F" w:rsidRPr="007425E1" w:rsidRDefault="00E35F1F" w:rsidP="00E35F1F">
            <w:pPr>
              <w:pStyle w:val="EngHang"/>
            </w:pPr>
            <w:r w:rsidRPr="007425E1">
              <w:t>From whom the Sun of Righteousness,</w:t>
            </w:r>
          </w:p>
          <w:p w14:paraId="406CFC97" w14:textId="77777777" w:rsidR="00E35F1F" w:rsidRDefault="00E35F1F" w:rsidP="00E35F1F">
            <w:pPr>
              <w:pStyle w:val="EngHangEnd"/>
            </w:pPr>
            <w:commentRangeStart w:id="931"/>
            <w:r w:rsidRPr="007425E1">
              <w:t>Rises</w:t>
            </w:r>
            <w:commentRangeEnd w:id="931"/>
            <w:r>
              <w:rPr>
                <w:rStyle w:val="CommentReference"/>
              </w:rPr>
              <w:commentReference w:id="931"/>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7777777" w:rsidR="00E35F1F" w:rsidRPr="007425E1" w:rsidRDefault="00E35F1F" w:rsidP="00E35F1F">
            <w:pPr>
              <w:pStyle w:val="EngHang"/>
            </w:pPr>
            <w:r w:rsidRPr="007425E1">
              <w:t>For the sun that is clothing her,</w:t>
            </w:r>
          </w:p>
          <w:p w14:paraId="3DAB6652" w14:textId="77777777" w:rsidR="00E35F1F" w:rsidRPr="007425E1" w:rsidRDefault="00E35F1F" w:rsidP="00E35F1F">
            <w:pPr>
              <w:pStyle w:val="EngHang"/>
            </w:pPr>
            <w:r w:rsidRPr="007425E1">
              <w:t>Is Our Lord Jesus Christ,</w:t>
            </w:r>
          </w:p>
          <w:p w14:paraId="73813752" w14:textId="77777777" w:rsidR="00E35F1F" w:rsidRPr="007425E1" w:rsidRDefault="00E35F1F" w:rsidP="00E35F1F">
            <w:pPr>
              <w:pStyle w:val="EngHang"/>
            </w:pPr>
            <w:r w:rsidRPr="007425E1">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77777777" w:rsidR="00E35F1F" w:rsidRPr="00643C64" w:rsidRDefault="00E35F1F" w:rsidP="00E35F1F">
            <w:pPr>
              <w:pStyle w:val="EngHang"/>
            </w:pPr>
            <w:r w:rsidRPr="00643C64">
              <w:t>Let us glorify the virgin,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2" w:name="_Toc298681326"/>
      <w:bookmarkStart w:id="933" w:name="_Toc308441932"/>
      <w:r>
        <w:t xml:space="preserve">The </w:t>
      </w:r>
      <w:r w:rsidRPr="007C4181">
        <w:t>Crown</w:t>
      </w:r>
      <w:bookmarkEnd w:id="932"/>
      <w:bookmarkEnd w:id="933"/>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777777" w:rsidR="00E35F1F" w:rsidRDefault="00E35F1F" w:rsidP="00E35F1F">
            <w:pPr>
              <w:pStyle w:val="EngHang"/>
            </w:pPr>
            <w:r>
              <w:t xml:space="preserve">The glory of God </w:t>
            </w:r>
          </w:p>
          <w:p w14:paraId="1B2708C5" w14:textId="77777777" w:rsidR="00E35F1F" w:rsidRDefault="00E35F1F" w:rsidP="00E35F1F">
            <w:pPr>
              <w:pStyle w:val="EngHang"/>
            </w:pPr>
            <w:r>
              <w:t>The unseen Who is before all the ages</w:t>
            </w:r>
          </w:p>
          <w:p w14:paraId="43882EE7" w14:textId="77777777" w:rsidR="00E35F1F" w:rsidRDefault="00E35F1F" w:rsidP="00E35F1F">
            <w:pPr>
              <w:pStyle w:val="EngHangEnd"/>
            </w:pPr>
            <w:r>
              <w:t>On the mountain.</w:t>
            </w:r>
          </w:p>
          <w:p w14:paraId="5A7C3CBE" w14:textId="77777777" w:rsidR="00E35F1F" w:rsidRDefault="00E35F1F" w:rsidP="00E35F1F">
            <w:pPr>
              <w:pStyle w:val="EngHang"/>
            </w:pP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77777777" w:rsidR="00E35F1F" w:rsidRDefault="00E35F1F"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lastRenderedPageBreak/>
              <w:t>¿</w:t>
            </w:r>
          </w:p>
        </w:tc>
        <w:tc>
          <w:tcPr>
            <w:tcW w:w="3960" w:type="dxa"/>
          </w:tcPr>
          <w:p w14:paraId="219997DD" w14:textId="77777777" w:rsidR="00E35F1F" w:rsidRPr="007425E1" w:rsidRDefault="00E35F1F" w:rsidP="00E35F1F">
            <w:pPr>
              <w:pStyle w:val="EngHang"/>
            </w:pPr>
            <w:r w:rsidRPr="007425E1">
              <w:t xml:space="preserve">Saying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77777777" w:rsidR="00E35F1F" w:rsidRPr="007425E1" w:rsidRDefault="00E35F1F" w:rsidP="00E35F1F">
            <w:pPr>
              <w:pStyle w:val="EngHang"/>
            </w:pPr>
            <w:r>
              <w:t>Take</w:t>
            </w:r>
            <w:r w:rsidRPr="007425E1">
              <w:t xml:space="preserve"> off your shoes,</w:t>
            </w:r>
          </w:p>
          <w:p w14:paraId="45BBFCFD" w14:textId="77777777" w:rsidR="00E35F1F" w:rsidRPr="007425E1" w:rsidRDefault="00E35F1F" w:rsidP="00E35F1F">
            <w:pPr>
              <w:pStyle w:val="EngHang"/>
            </w:pPr>
            <w:r w:rsidRPr="007425E1">
              <w:t>From your feet,</w:t>
            </w:r>
          </w:p>
          <w:p w14:paraId="57E5584A" w14:textId="77777777" w:rsidR="00E35F1F" w:rsidRPr="007425E1" w:rsidRDefault="00E35F1F" w:rsidP="00E35F1F">
            <w:pPr>
              <w:pStyle w:val="EngHang"/>
            </w:pPr>
            <w:r w:rsidRPr="007425E1">
              <w:t xml:space="preserve">For the place </w:t>
            </w:r>
            <w:r>
              <w:t>where</w:t>
            </w:r>
            <w:r w:rsidRPr="007425E1">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4"/>
            <w:r w:rsidRPr="007425E1">
              <w:t>destroyed</w:t>
            </w:r>
            <w:commentRangeEnd w:id="934"/>
            <w:r>
              <w:rPr>
                <w:rStyle w:val="CommentReference"/>
                <w:rFonts w:ascii="Times New Roman" w:eastAsiaTheme="minorHAnsi" w:hAnsi="Times New Roman" w:cstheme="minorBidi"/>
                <w:color w:val="auto"/>
              </w:rPr>
              <w:commentReference w:id="934"/>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77777777" w:rsidR="00E35F1F" w:rsidRDefault="00E35F1F" w:rsidP="00E35F1F">
            <w:pPr>
              <w:pStyle w:val="EngHang"/>
            </w:pPr>
            <w:r>
              <w:t>From Whom the Word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77777777" w:rsidR="00E35F1F" w:rsidRPr="007425E1" w:rsidRDefault="00E35F1F" w:rsidP="00E35F1F">
            <w:pPr>
              <w:pStyle w:val="EngHang"/>
            </w:pPr>
            <w:r>
              <w:t>There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77777777" w:rsidR="00E35F1F" w:rsidRPr="007425E1" w:rsidRDefault="00E35F1F" w:rsidP="00E35F1F">
            <w:pPr>
              <w:pStyle w:val="EngHang"/>
            </w:pPr>
            <w:r w:rsidRPr="007425E1">
              <w:t>Holy is this bride,</w:t>
            </w:r>
          </w:p>
          <w:p w14:paraId="39ED4976" w14:textId="77777777" w:rsidR="00E35F1F" w:rsidRDefault="00E35F1F" w:rsidP="00E35F1F">
            <w:pPr>
              <w:pStyle w:val="EngHangEnd"/>
            </w:pPr>
            <w:r w:rsidRPr="007425E1">
              <w:t xml:space="preserve">Who is adorned for the </w:t>
            </w:r>
            <w:r>
              <w:t>L</w:t>
            </w:r>
            <w:r w:rsidRPr="007425E1">
              <w:t>amb.</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77777777" w:rsidR="00E35F1F" w:rsidRDefault="00E35F1F" w:rsidP="00E35F1F">
            <w:pPr>
              <w:pStyle w:val="EngHang"/>
            </w:pPr>
            <w:r>
              <w:t>Hail to you, O Virgin,</w:t>
            </w:r>
          </w:p>
          <w:p w14:paraId="0C80CD2C" w14:textId="77777777" w:rsidR="00E35F1F" w:rsidRDefault="00E35F1F" w:rsidP="00E35F1F">
            <w:pPr>
              <w:pStyle w:val="EngHang"/>
            </w:pPr>
            <w:r>
              <w:t>The true</w:t>
            </w:r>
            <w:r>
              <w:rPr>
                <w:rStyle w:val="FootnoteReference"/>
              </w:rPr>
              <w:footnoteReference w:id="826"/>
            </w:r>
            <w:r>
              <w:t xml:space="preserve"> Queen.</w:t>
            </w:r>
          </w:p>
          <w:p w14:paraId="444BD28C" w14:textId="77777777" w:rsidR="00E35F1F" w:rsidRDefault="00E35F1F" w:rsidP="00E35F1F">
            <w:pPr>
              <w:pStyle w:val="EngHang"/>
            </w:pPr>
            <w:r>
              <w:t>Hail to the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lastRenderedPageBreak/>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4B819B8A"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Pr>
          <w:noProof/>
        </w:rPr>
        <w:t>558</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5" w:name="_Toc298681327"/>
      <w:bookmarkStart w:id="936" w:name="_Toc308441933"/>
      <w:bookmarkStart w:id="937" w:name="_Toc448227692"/>
      <w:r>
        <w:lastRenderedPageBreak/>
        <w:t>Friday</w:t>
      </w:r>
      <w:bookmarkEnd w:id="935"/>
      <w:bookmarkEnd w:id="936"/>
      <w:bookmarkEnd w:id="937"/>
    </w:p>
    <w:p w14:paraId="05EA9798" w14:textId="77777777" w:rsidR="00E35F1F" w:rsidRDefault="00E35F1F" w:rsidP="00E35F1F">
      <w:pPr>
        <w:pStyle w:val="Heading3"/>
      </w:pPr>
      <w:bookmarkStart w:id="938" w:name="_Toc298681328"/>
      <w:bookmarkStart w:id="939" w:name="_Toc308441934"/>
      <w:r>
        <w:t>The Psali Batos for Friday</w:t>
      </w:r>
      <w:bookmarkEnd w:id="938"/>
      <w:bookmarkEnd w:id="939"/>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7777777" w:rsidR="00E35F1F" w:rsidRPr="008D56BE" w:rsidRDefault="00E35F1F" w:rsidP="00E35F1F">
            <w:pPr>
              <w:pStyle w:val="EngHang"/>
              <w:rPr>
                <w:color w:val="auto"/>
              </w:rPr>
            </w:pPr>
            <w:r>
              <w:rPr>
                <w:color w:val="auto"/>
              </w:rPr>
              <w:t>T</w:t>
            </w:r>
            <w:r w:rsidRPr="008D56BE">
              <w:rPr>
                <w:color w:val="auto"/>
              </w:rPr>
              <w:t>ruly I came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77777777" w:rsidR="00E35F1F" w:rsidRPr="007425E1" w:rsidRDefault="00E35F1F" w:rsidP="00E35F1F">
            <w:pPr>
              <w:pStyle w:val="EngHang"/>
            </w:pPr>
            <w:r w:rsidRPr="007425E1">
              <w:t>Our Lord Jesus Christ,</w:t>
            </w:r>
          </w:p>
          <w:p w14:paraId="263B9C1B" w14:textId="77777777" w:rsidR="00E35F1F" w:rsidRPr="007425E1" w:rsidRDefault="00E35F1F" w:rsidP="00E35F1F">
            <w:pPr>
              <w:pStyle w:val="EngHang"/>
            </w:pPr>
            <w:r w:rsidRPr="007425E1">
              <w:t xml:space="preserve">Gave a sign to his </w:t>
            </w:r>
            <w:commentRangeStart w:id="940"/>
            <w:r w:rsidRPr="007425E1">
              <w:t>servants</w:t>
            </w:r>
            <w:commentRangeEnd w:id="940"/>
            <w:r>
              <w:rPr>
                <w:rStyle w:val="CommentReference"/>
                <w:rFonts w:ascii="Times New Roman" w:eastAsiaTheme="minorHAnsi" w:hAnsi="Times New Roman" w:cstheme="minorBidi"/>
                <w:color w:val="auto"/>
              </w:rPr>
              <w:commentReference w:id="940"/>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1"/>
            <w:r w:rsidRPr="007425E1">
              <w:t>To escape the face of the bows.</w:t>
            </w:r>
            <w:commentRangeEnd w:id="941"/>
            <w:r>
              <w:rPr>
                <w:rStyle w:val="CommentReference"/>
              </w:rPr>
              <w:commentReference w:id="941"/>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77777777" w:rsidR="00E35F1F" w:rsidRPr="007425E1" w:rsidRDefault="00E35F1F" w:rsidP="00E35F1F">
            <w:pPr>
              <w:pStyle w:val="EngHang"/>
            </w:pPr>
            <w:r w:rsidRPr="007425E1">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77777777" w:rsidR="00E35F1F" w:rsidRPr="007425E1" w:rsidRDefault="00E35F1F" w:rsidP="00E35F1F">
            <w:pPr>
              <w:pStyle w:val="EngHang"/>
            </w:pPr>
            <w:r w:rsidRPr="007425E1">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7777777" w:rsidR="00E35F1F" w:rsidRPr="007425E1" w:rsidRDefault="00E35F1F" w:rsidP="00E35F1F">
            <w:pPr>
              <w:pStyle w:val="EngHang"/>
            </w:pPr>
            <w:r w:rsidRPr="007425E1">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2"/>
            <w:r w:rsidRPr="00FA5B8C">
              <w:t>ⲉⲑⲣⲟⲩⲱ̀ϣⲉⲙ ⲛ̀ⲧ̀ϫⲟⲙ ⲛ̀ⲧⲉ ⲡⲓⲭ̀ⲣⲱⲙ</w:t>
            </w:r>
            <w:commentRangeEnd w:id="942"/>
            <w:r>
              <w:rPr>
                <w:rStyle w:val="CommentReference"/>
                <w:rFonts w:ascii="Garamond" w:hAnsi="Garamond" w:cstheme="minorBidi"/>
                <w:noProof w:val="0"/>
                <w:lang w:val="en-CA"/>
              </w:rPr>
              <w:commentReference w:id="942"/>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77777777" w:rsidR="00E35F1F" w:rsidRPr="007425E1" w:rsidRDefault="00E35F1F" w:rsidP="00E35F1F">
            <w:pPr>
              <w:pStyle w:val="EngHang"/>
            </w:pPr>
            <w:r w:rsidRPr="007425E1">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77777777" w:rsidR="00E35F1F" w:rsidRDefault="00E35F1F" w:rsidP="00E35F1F">
            <w:pPr>
              <w:pStyle w:val="EngHangEnd"/>
            </w:pPr>
            <w:r>
              <w:t>to have lordship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lastRenderedPageBreak/>
              <w:t>¿</w:t>
            </w:r>
          </w:p>
        </w:tc>
        <w:tc>
          <w:tcPr>
            <w:tcW w:w="3960" w:type="dxa"/>
          </w:tcPr>
          <w:p w14:paraId="1E0FF750" w14:textId="77777777" w:rsidR="00E35F1F" w:rsidRPr="007425E1" w:rsidRDefault="00E35F1F" w:rsidP="00E35F1F">
            <w:pPr>
              <w:pStyle w:val="EngHang"/>
            </w:pPr>
            <w:r w:rsidRPr="007425E1">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77777777" w:rsidR="00E35F1F" w:rsidRPr="007425E1" w:rsidRDefault="00E35F1F" w:rsidP="00E35F1F">
            <w:pPr>
              <w:pStyle w:val="EngHang"/>
            </w:pPr>
            <w:r>
              <w:t>Therefore</w:t>
            </w:r>
            <w:r w:rsidRPr="007425E1">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77777777" w:rsidR="00E35F1F" w:rsidRDefault="00E35F1F" w:rsidP="00E35F1F">
            <w:pPr>
              <w:pStyle w:val="EngHangEnd"/>
            </w:pPr>
            <w:r w:rsidRPr="007425E1">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77777777" w:rsidR="00E35F1F" w:rsidRDefault="00E35F1F" w:rsidP="00E35F1F">
            <w:pPr>
              <w:pStyle w:val="EngHang"/>
            </w:pPr>
            <w:r w:rsidRPr="007425E1">
              <w:t>Whenever we meditate</w:t>
            </w:r>
            <w:r>
              <w:t xml:space="preserve"> 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3" w:name="_Toc298681329"/>
      <w:bookmarkStart w:id="944" w:name="_Toc308441935"/>
      <w:r w:rsidRPr="00FD2E69">
        <w:lastRenderedPageBreak/>
        <w:t xml:space="preserve">The Conclusion of the </w:t>
      </w:r>
      <w:r>
        <w:t>Batos</w:t>
      </w:r>
      <w:r w:rsidRPr="00FD2E69">
        <w:t xml:space="preserve"> Psali</w:t>
      </w:r>
      <w:bookmarkEnd w:id="943"/>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77777777" w:rsidR="00E35F1F" w:rsidRPr="0042513B" w:rsidRDefault="00E35F1F" w:rsidP="00E35F1F">
            <w:pPr>
              <w:pStyle w:val="EngHang"/>
              <w:rPr>
                <w:rFonts w:ascii="Times" w:eastAsiaTheme="minorHAnsi" w:hAnsi="Times"/>
                <w:sz w:val="20"/>
              </w:rPr>
            </w:pPr>
            <w:r w:rsidRPr="0042513B">
              <w:rPr>
                <w:rFonts w:eastAsiaTheme="minorHAnsi"/>
              </w:rPr>
              <w:t>"O our Lord, Jesus Christ,</w:t>
            </w:r>
          </w:p>
          <w:p w14:paraId="0D62ED1C"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5" w:name="_Toc298681330"/>
      <w:bookmarkStart w:id="946" w:name="_Toc308441936"/>
      <w:r>
        <w:t>The Friday Theotokia</w:t>
      </w:r>
      <w:bookmarkEnd w:id="945"/>
      <w:bookmarkEnd w:id="94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7" w:name="_Toc298681331"/>
      <w:r>
        <w:t>Part One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8"/>
            <w:r>
              <w:t>the fruit of your womb</w:t>
            </w:r>
            <w:commentRangeEnd w:id="948"/>
            <w:r>
              <w:rPr>
                <w:rStyle w:val="CommentReference"/>
                <w:rFonts w:ascii="Times New Roman" w:eastAsiaTheme="minorHAnsi" w:hAnsi="Times New Roman" w:cstheme="minorBidi"/>
                <w:color w:val="auto"/>
              </w:rPr>
              <w:commentReference w:id="94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77777777" w:rsidR="00E35F1F" w:rsidRDefault="00E35F1F" w:rsidP="00E35F1F">
            <w:pPr>
              <w:pStyle w:val="EngHang"/>
            </w:pPr>
            <w:r>
              <w:t>The Sun of Righteousness,</w:t>
            </w:r>
          </w:p>
          <w:p w14:paraId="52349C48" w14:textId="77777777" w:rsidR="00E35F1F" w:rsidRDefault="00E35F1F" w:rsidP="00E35F1F">
            <w:pPr>
              <w:pStyle w:val="EngHang"/>
            </w:pPr>
            <w:r>
              <w:t>Shined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77777777" w:rsidR="00E35F1F" w:rsidRPr="007425E1" w:rsidRDefault="00E35F1F" w:rsidP="00E35F1F">
            <w:pPr>
              <w:pStyle w:val="EngHang"/>
            </w:pPr>
            <w:r w:rsidRPr="007425E1">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9" w:name="_Toc298681332"/>
      <w:r>
        <w:lastRenderedPageBreak/>
        <w:t>Part Two</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777777" w:rsidR="00E35F1F" w:rsidRDefault="00E35F1F" w:rsidP="00E35F1F">
            <w:pPr>
              <w:pStyle w:val="EngHang"/>
            </w:pPr>
            <w:r>
              <w:t>And honoured more 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E35F1F">
            <w:r>
              <w:t>There is no one like you,</w:t>
            </w:r>
          </w:p>
          <w:p w14:paraId="1CB31F01" w14:textId="77777777" w:rsidR="00E35F1F" w:rsidRDefault="00E35F1F" w:rsidP="00E35F1F">
            <w:r>
              <w:t>O Virgin Mary.</w:t>
            </w:r>
          </w:p>
          <w:p w14:paraId="1EB92AC7" w14:textId="77777777" w:rsidR="00E35F1F" w:rsidRDefault="00E35F1F" w:rsidP="00E35F1F">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77777777" w:rsidR="00E35F1F" w:rsidRDefault="00E35F1F" w:rsidP="00E35F1F">
            <w:pPr>
              <w:pStyle w:val="EngHang"/>
            </w:pPr>
            <w:r>
              <w:t>For He who sits on the Cherubim,</w:t>
            </w:r>
          </w:p>
          <w:p w14:paraId="622B725B" w14:textId="77777777" w:rsidR="00E35F1F" w:rsidRDefault="00E35F1F" w:rsidP="00E35F1F">
            <w:pPr>
              <w:pStyle w:val="EngHang"/>
            </w:pPr>
            <w:r>
              <w:t xml:space="preserve">Came and was </w:t>
            </w:r>
            <w:commentRangeStart w:id="950"/>
            <w:r>
              <w:t xml:space="preserve">incarnate </w:t>
            </w:r>
            <w:commentRangeEnd w:id="950"/>
            <w:r>
              <w:rPr>
                <w:rStyle w:val="CommentReference"/>
                <w:rFonts w:ascii="Times New Roman" w:eastAsiaTheme="minorHAnsi" w:hAnsi="Times New Roman" w:cstheme="minorBidi"/>
                <w:color w:val="auto"/>
              </w:rPr>
              <w:commentReference w:id="95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77777777" w:rsidR="00E35F1F" w:rsidRPr="007425E1" w:rsidRDefault="00E35F1F" w:rsidP="00E35F1F">
            <w:pPr>
              <w:pStyle w:val="EngHang"/>
            </w:pPr>
            <w:r w:rsidRPr="007425E1">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1" w:name="_Toc298681333"/>
      <w:r>
        <w:t>Part Three</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2"/>
            <w:r>
              <w:t>O</w:t>
            </w:r>
            <w:commentRangeEnd w:id="952"/>
            <w:r>
              <w:rPr>
                <w:rStyle w:val="CommentReference"/>
                <w:rFonts w:ascii="Times New Roman" w:eastAsiaTheme="minorHAnsi" w:hAnsi="Times New Roman" w:cstheme="minorBidi"/>
                <w:color w:val="auto"/>
              </w:rPr>
              <w:commentReference w:id="95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7777777" w:rsidR="00E35F1F" w:rsidRPr="007425E1" w:rsidRDefault="00E35F1F" w:rsidP="00E35F1F">
            <w:pPr>
              <w:pStyle w:val="EngHang"/>
            </w:pPr>
            <w:r w:rsidRPr="007425E1">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77777777" w:rsidR="00E35F1F" w:rsidRPr="007425E1" w:rsidRDefault="00E35F1F" w:rsidP="00E35F1F">
            <w:pPr>
              <w:pStyle w:val="EngHang"/>
            </w:pPr>
            <w:r>
              <w:t>He took our flesh,</w:t>
            </w:r>
            <w:r>
              <w:tab/>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77777777" w:rsidR="00E35F1F" w:rsidRPr="007425E1" w:rsidRDefault="00E35F1F" w:rsidP="00E35F1F">
            <w:pPr>
              <w:pStyle w:val="EngHang"/>
            </w:pPr>
            <w:r w:rsidRPr="007425E1">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3" w:name="_Toc298681334"/>
      <w:r>
        <w:t>Part Four</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77777777" w:rsidR="00E35F1F" w:rsidRPr="007425E1" w:rsidRDefault="00E35F1F" w:rsidP="00E35F1F">
            <w:pPr>
              <w:pStyle w:val="EngHang"/>
            </w:pPr>
            <w:r>
              <w:t>Many women received honour--</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77777777" w:rsidR="00E35F1F" w:rsidRDefault="00E35F1F" w:rsidP="00E35F1F">
            <w:pPr>
              <w:pStyle w:val="EngHangEnd"/>
            </w:pPr>
            <w:r>
              <w:t>Of</w:t>
            </w:r>
            <w:r w:rsidRPr="007425E1">
              <w:t xml:space="preserve"> the Cherubim</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77777777" w:rsidR="00E35F1F" w:rsidRDefault="00E35F1F" w:rsidP="00E35F1F">
            <w:pPr>
              <w:pStyle w:val="EngHang"/>
            </w:pPr>
            <w:r>
              <w:t>And you suckled Him,</w:t>
            </w:r>
          </w:p>
          <w:p w14:paraId="632E6086" w14:textId="77777777" w:rsidR="00E35F1F" w:rsidRDefault="00E35F1F" w:rsidP="00E35F1F">
            <w:pPr>
              <w:pStyle w:val="EngHang"/>
            </w:pPr>
            <w:r>
              <w:t>For He 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77777777" w:rsidR="00E35F1F" w:rsidRPr="007425E1" w:rsidRDefault="00E35F1F" w:rsidP="00E35F1F">
            <w:pPr>
              <w:pStyle w:val="EngHang"/>
            </w:pPr>
            <w:r w:rsidRPr="007425E1">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77777777" w:rsidR="00E35F1F" w:rsidRPr="007425E1" w:rsidRDefault="00E35F1F" w:rsidP="00E35F1F">
            <w:pPr>
              <w:pStyle w:val="EngHang"/>
            </w:pPr>
            <w:r w:rsidRPr="007425E1">
              <w:t>He took what 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4" w:name="_Toc298681335"/>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77777777" w:rsidR="00E35F1F" w:rsidRPr="007425E1" w:rsidRDefault="00E35F1F" w:rsidP="00E35F1F">
            <w:pPr>
              <w:pStyle w:val="EngHang"/>
            </w:pPr>
            <w:r w:rsidRPr="007425E1">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7777777" w:rsidR="00E35F1F" w:rsidRPr="007425E1" w:rsidRDefault="00E35F1F" w:rsidP="00E35F1F">
            <w:pPr>
              <w:pStyle w:val="EngHang"/>
            </w:pPr>
            <w:r w:rsidRPr="007425E1">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5" w:name="_Toc298681336"/>
      <w:r>
        <w:lastRenderedPageBreak/>
        <w:t>Part Six</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6" w:name="_Toc298681337"/>
      <w:r>
        <w:t>Part Seven</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77777777" w:rsidR="00E35F1F" w:rsidRPr="007425E1" w:rsidRDefault="00E35F1F" w:rsidP="00E35F1F">
            <w:pPr>
              <w:pStyle w:val="EngHang"/>
            </w:pPr>
            <w:r w:rsidRPr="007425E1">
              <w:t>The Virgin Mary,</w:t>
            </w:r>
          </w:p>
          <w:p w14:paraId="57FB8B32" w14:textId="77777777" w:rsidR="00E35F1F" w:rsidRPr="007425E1" w:rsidRDefault="00E35F1F" w:rsidP="00E35F1F">
            <w:pPr>
              <w:pStyle w:val="EngHang"/>
            </w:pPr>
            <w:r>
              <w:t xml:space="preserve">Cried out in the </w:t>
            </w:r>
            <w:commentRangeStart w:id="957"/>
            <w:r>
              <w:t>temple</w:t>
            </w:r>
            <w:commentRangeEnd w:id="957"/>
            <w:r>
              <w:rPr>
                <w:rStyle w:val="CommentReference"/>
                <w:rFonts w:ascii="Times New Roman" w:eastAsiaTheme="minorHAnsi" w:hAnsi="Times New Roman" w:cstheme="minorBidi"/>
                <w:color w:val="auto"/>
              </w:rPr>
              <w:commentReference w:id="95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77777777" w:rsidR="00E35F1F" w:rsidRPr="007425E1" w:rsidRDefault="00E35F1F" w:rsidP="00E35F1F">
            <w:pPr>
              <w:pStyle w:val="EngHang"/>
            </w:pPr>
            <w:r w:rsidRPr="007425E1">
              <w:t>Other than the word of the angel,</w:t>
            </w:r>
          </w:p>
          <w:p w14:paraId="767EA806" w14:textId="77777777" w:rsidR="00E35F1F" w:rsidRPr="007425E1" w:rsidRDefault="00E35F1F" w:rsidP="00E35F1F">
            <w:pPr>
              <w:pStyle w:val="EngHang"/>
            </w:pPr>
            <w:r>
              <w:t>Announcing to me the joy</w:t>
            </w:r>
          </w:p>
          <w:p w14:paraId="7400F14D" w14:textId="77777777" w:rsidR="00E35F1F" w:rsidRDefault="00E35F1F" w:rsidP="00E35F1F">
            <w:pPr>
              <w:pStyle w:val="EngHangEnd"/>
            </w:pPr>
            <w:r w:rsidRPr="007425E1">
              <w:t>Coming to me from heaven.</w:t>
            </w:r>
            <w:r>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77777777" w:rsidR="00E35F1F" w:rsidRPr="007425E1" w:rsidRDefault="00E35F1F" w:rsidP="00E35F1F">
            <w:pPr>
              <w:pStyle w:val="EngHang"/>
            </w:pPr>
            <w:r w:rsidRPr="007425E1">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8" w:name="_Toc298681338"/>
      <w:bookmarkStart w:id="959" w:name="_Toc308441937"/>
      <w:r>
        <w:lastRenderedPageBreak/>
        <w:t>The Crown</w:t>
      </w:r>
      <w:bookmarkEnd w:id="958"/>
      <w:bookmarkEnd w:id="95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77777777" w:rsidR="00E35F1F" w:rsidRPr="00F0646D" w:rsidRDefault="00E35F1F" w:rsidP="00E35F1F">
            <w:pPr>
              <w:pStyle w:val="EngHangEnd"/>
            </w:pPr>
            <w:r w:rsidRPr="00F0646D">
              <w:t xml:space="preserve">And </w:t>
            </w:r>
            <w:commentRangeStart w:id="960"/>
            <w:r w:rsidRPr="00F0646D">
              <w:t xml:space="preserve">Infinite </w:t>
            </w:r>
            <w:commentRangeEnd w:id="960"/>
            <w:r>
              <w:rPr>
                <w:rStyle w:val="CommentReference"/>
                <w:rFonts w:ascii="Times New Roman" w:eastAsiaTheme="minorHAnsi" w:hAnsi="Times New Roman" w:cstheme="minorBidi"/>
                <w:color w:val="auto"/>
              </w:rPr>
              <w:commentReference w:id="960"/>
            </w:r>
            <w:r w:rsidRPr="00F0646D">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E35F1F">
            <w:pPr>
              <w:pStyle w:val="EngHangEnd"/>
            </w:pPr>
            <w:r w:rsidRPr="007425E1">
              <w:t xml:space="preserve">For you became a </w:t>
            </w:r>
            <w:r>
              <w:t>habitation</w:t>
            </w:r>
            <w:r w:rsidRPr="007425E1">
              <w:t>,</w:t>
            </w:r>
          </w:p>
          <w:p w14:paraId="3F2FCAF8" w14:textId="77777777" w:rsidR="00E35F1F" w:rsidRDefault="00E35F1F" w:rsidP="00E35F1F">
            <w:pPr>
              <w:pStyle w:val="EngHang"/>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77777777" w:rsidR="00E35F1F" w:rsidRPr="009A65C4" w:rsidRDefault="00E35F1F" w:rsidP="00E35F1F">
            <w:pPr>
              <w:pStyle w:val="EngHang"/>
              <w:rPr>
                <w:vertAlign w:val="superscript"/>
                <w:lang w:val="en-GB"/>
              </w:rPr>
            </w:pPr>
            <w:r w:rsidRPr="007425E1">
              <w:t xml:space="preserve">You are the rational </w:t>
            </w:r>
            <w:commentRangeStart w:id="961"/>
            <w:r w:rsidRPr="007425E1">
              <w:t>hook</w:t>
            </w:r>
            <w:commentRangeEnd w:id="961"/>
            <w:r>
              <w:rPr>
                <w:rStyle w:val="CommentReference"/>
                <w:rFonts w:ascii="Times New Roman" w:eastAsiaTheme="minorHAnsi" w:hAnsi="Times New Roman" w:cstheme="minorBidi"/>
                <w:color w:val="auto"/>
              </w:rPr>
              <w:commentReference w:id="961"/>
            </w:r>
            <w:r w:rsidRPr="007425E1">
              <w:t>,</w:t>
            </w:r>
          </w:p>
          <w:p w14:paraId="295F2BAA" w14:textId="77777777" w:rsidR="00E35F1F" w:rsidRPr="007425E1" w:rsidRDefault="00E35F1F" w:rsidP="00E35F1F">
            <w:pPr>
              <w:pStyle w:val="EngHang"/>
            </w:pPr>
            <w:r w:rsidRPr="007425E1">
              <w:t>That catches Christians,</w:t>
            </w:r>
          </w:p>
          <w:p w14:paraId="431ADA9F" w14:textId="77777777" w:rsidR="00E35F1F" w:rsidRPr="007425E1" w:rsidRDefault="00E35F1F" w:rsidP="00E35F1F">
            <w:pPr>
              <w:pStyle w:val="EngHang"/>
            </w:pPr>
            <w:commentRangeStart w:id="962"/>
            <w:r w:rsidRPr="007425E1">
              <w:t xml:space="preserve">Teaching </w:t>
            </w:r>
            <w:commentRangeEnd w:id="962"/>
            <w:r>
              <w:rPr>
                <w:rStyle w:val="CommentReference"/>
                <w:rFonts w:ascii="Times New Roman" w:eastAsiaTheme="minorHAnsi" w:hAnsi="Times New Roman" w:cstheme="minorBidi"/>
                <w:color w:val="auto"/>
              </w:rPr>
              <w:commentReference w:id="962"/>
            </w:r>
            <w:r w:rsidRPr="007425E1">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77777777" w:rsidR="00E35F1F" w:rsidRPr="007425E1" w:rsidRDefault="00E35F1F" w:rsidP="00E35F1F">
            <w:pPr>
              <w:pStyle w:val="EngHang"/>
            </w:pPr>
            <w:r w:rsidRPr="007425E1">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3"/>
            <w:r w:rsidRPr="007425E1">
              <w:t>a cause</w:t>
            </w:r>
            <w:r>
              <w:t xml:space="preserve"> for us</w:t>
            </w:r>
            <w:r w:rsidRPr="007425E1">
              <w:t>,</w:t>
            </w:r>
            <w:commentRangeEnd w:id="963"/>
            <w:r>
              <w:rPr>
                <w:rStyle w:val="CommentReference"/>
                <w:rFonts w:ascii="Times New Roman" w:eastAsiaTheme="minorHAnsi" w:hAnsi="Times New Roman" w:cstheme="minorBidi"/>
                <w:color w:val="auto"/>
              </w:rPr>
              <w:commentReference w:id="963"/>
            </w:r>
          </w:p>
          <w:p w14:paraId="18A8A756" w14:textId="77777777" w:rsidR="00E35F1F" w:rsidRDefault="00E35F1F" w:rsidP="00E35F1F">
            <w:pPr>
              <w:pStyle w:val="EngHangEnd"/>
            </w:pPr>
            <w:r w:rsidRPr="007425E1">
              <w:t xml:space="preserve">To ascend the </w:t>
            </w:r>
            <w:commentRangeStart w:id="964"/>
            <w:r w:rsidRPr="007425E1">
              <w:t xml:space="preserve">path </w:t>
            </w:r>
            <w:commentRangeEnd w:id="964"/>
            <w:r>
              <w:rPr>
                <w:rStyle w:val="CommentReference"/>
                <w:rFonts w:ascii="Times New Roman" w:eastAsiaTheme="minorHAnsi" w:hAnsi="Times New Roman" w:cstheme="minorBidi"/>
                <w:color w:val="auto"/>
              </w:rPr>
              <w:commentReference w:id="96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5"/>
            </w:r>
            <w:r>
              <w:t>,</w:t>
            </w:r>
          </w:p>
          <w:p w14:paraId="51E3C73A" w14:textId="77777777" w:rsidR="00E35F1F" w:rsidRDefault="00E35F1F" w:rsidP="00E35F1F">
            <w:pPr>
              <w:pStyle w:val="EngHangEnd"/>
            </w:pPr>
            <w:r>
              <w:t>With</w:t>
            </w:r>
            <w:r w:rsidRPr="007425E1">
              <w:t xml:space="preserve"> joy and </w:t>
            </w:r>
            <w:commentRangeStart w:id="966"/>
            <w:r w:rsidRPr="007425E1">
              <w:t>rejoicing</w:t>
            </w:r>
            <w:commentRangeEnd w:id="966"/>
            <w:r>
              <w:rPr>
                <w:rStyle w:val="CommentReference"/>
                <w:rFonts w:ascii="Times New Roman" w:eastAsiaTheme="minorHAnsi" w:hAnsi="Times New Roman" w:cstheme="minorBidi"/>
                <w:color w:val="auto"/>
              </w:rPr>
              <w:commentReference w:id="96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7777777" w:rsidR="00E35F1F" w:rsidRPr="007425E1" w:rsidRDefault="00E35F1F" w:rsidP="00E35F1F">
            <w:pPr>
              <w:pStyle w:val="EngHang"/>
            </w:pPr>
            <w:r w:rsidRPr="007425E1">
              <w:t>Eve was condemned,</w:t>
            </w:r>
          </w:p>
          <w:p w14:paraId="2A22A68C" w14:textId="77777777" w:rsidR="00E35F1F" w:rsidRPr="007425E1" w:rsidRDefault="00E35F1F" w:rsidP="00E35F1F">
            <w:pPr>
              <w:pStyle w:val="EngHang"/>
            </w:pPr>
            <w:r w:rsidRPr="007425E1">
              <w:t>To give birth with anguish</w:t>
            </w:r>
            <w:r>
              <w:t>,</w:t>
            </w:r>
          </w:p>
          <w:p w14:paraId="0E5C03C2" w14:textId="77777777" w:rsidR="00E35F1F" w:rsidRPr="007425E1" w:rsidRDefault="00E35F1F" w:rsidP="00E35F1F">
            <w:pPr>
              <w:pStyle w:val="EngHang"/>
            </w:pPr>
            <w:r w:rsidRPr="007425E1">
              <w:t xml:space="preserve">Yet, </w:t>
            </w:r>
            <w:r>
              <w:t>heard</w:t>
            </w:r>
            <w:r w:rsidRPr="007425E1">
              <w:t>,</w:t>
            </w:r>
          </w:p>
          <w:p w14:paraId="7B08D41C" w14:textId="77777777" w:rsidR="00E35F1F" w:rsidRDefault="00E35F1F" w:rsidP="00E35F1F">
            <w:pPr>
              <w:pStyle w:val="EngHangEnd"/>
            </w:pPr>
            <w:r>
              <w:t>"Hail to you, O full of grace."</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77777777" w:rsidR="00E35F1F" w:rsidRPr="007425E1" w:rsidRDefault="00E35F1F" w:rsidP="00E35F1F">
            <w:pPr>
              <w:pStyle w:val="EngHang"/>
            </w:pPr>
            <w:r w:rsidRPr="007425E1">
              <w:t>“Hail to you, filled with grace,</w:t>
            </w:r>
          </w:p>
          <w:p w14:paraId="73F8D6D0" w14:textId="77777777" w:rsidR="00E35F1F" w:rsidRDefault="00E35F1F" w:rsidP="00E35F1F">
            <w:pPr>
              <w:pStyle w:val="EngHangEnd"/>
            </w:pPr>
            <w:r w:rsidRPr="007425E1">
              <w:t>The Lord is with you.”</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E457881"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Pr>
          <w:noProof/>
        </w:rPr>
        <w:t>558</w:t>
      </w:r>
      <w:r>
        <w:fldChar w:fldCharType="end"/>
      </w:r>
      <w:r>
        <w:t>.</w:t>
      </w:r>
    </w:p>
    <w:p w14:paraId="38557AE9" w14:textId="77777777" w:rsidR="00E35F1F" w:rsidRDefault="00E35F1F" w:rsidP="00E35F1F">
      <w:pPr>
        <w:pStyle w:val="Heading2"/>
      </w:pPr>
      <w:bookmarkStart w:id="967" w:name="_Toc298681339"/>
      <w:bookmarkStart w:id="968" w:name="_Toc308441938"/>
      <w:bookmarkStart w:id="969" w:name="_Toc448227693"/>
      <w:r>
        <w:lastRenderedPageBreak/>
        <w:t>Saturday</w:t>
      </w:r>
      <w:bookmarkEnd w:id="967"/>
      <w:bookmarkEnd w:id="968"/>
      <w:bookmarkEnd w:id="969"/>
    </w:p>
    <w:p w14:paraId="425920E6" w14:textId="77777777" w:rsidR="00E35F1F" w:rsidRDefault="00E35F1F" w:rsidP="00E35F1F">
      <w:pPr>
        <w:pStyle w:val="Heading3"/>
      </w:pPr>
      <w:bookmarkStart w:id="970" w:name="_Toc298681340"/>
      <w:bookmarkStart w:id="971" w:name="_Toc308441939"/>
      <w:r>
        <w:t>The Saturday Psali Batos</w:t>
      </w:r>
      <w:bookmarkEnd w:id="970"/>
      <w:bookmarkEnd w:id="97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77777777" w:rsidR="00E35F1F" w:rsidRDefault="00E35F1F" w:rsidP="00E35F1F">
            <w:pPr>
              <w:pStyle w:val="EngHang"/>
            </w:pPr>
            <w:r w:rsidRPr="007425E1">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77777777" w:rsidR="00E35F1F" w:rsidRPr="007425E1" w:rsidRDefault="00E35F1F" w:rsidP="00E35F1F">
            <w:pPr>
              <w:pStyle w:val="EngHang"/>
              <w:rPr>
                <w:rFonts w:eastAsiaTheme="minorHAnsi"/>
              </w:rPr>
            </w:pPr>
            <w:r w:rsidRPr="007425E1">
              <w:rPr>
                <w:rFonts w:eastAsiaTheme="minorHAnsi"/>
              </w:rPr>
              <w:t>The heavenly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77777777"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7777777" w:rsidR="00E35F1F" w:rsidRPr="007425E1" w:rsidRDefault="00E35F1F" w:rsidP="00E35F1F">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4B7C2B20" w14:textId="77777777" w:rsidR="00E35F1F" w:rsidRPr="007425E1" w:rsidRDefault="00E35F1F" w:rsidP="00E35F1F">
            <w:pPr>
              <w:pStyle w:val="EngHang"/>
              <w:rPr>
                <w:rFonts w:eastAsiaTheme="minorHAnsi"/>
              </w:rPr>
            </w:pPr>
            <w:r w:rsidRPr="007425E1">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2"/>
            <w:r w:rsidRPr="007425E1">
              <w:rPr>
                <w:rFonts w:eastAsiaTheme="minorHAnsi"/>
              </w:rPr>
              <w:t xml:space="preserve">All </w:t>
            </w:r>
            <w:commentRangeEnd w:id="972"/>
            <w:r>
              <w:rPr>
                <w:rStyle w:val="CommentReference"/>
                <w:rFonts w:ascii="Times New Roman" w:eastAsiaTheme="minorHAnsi" w:hAnsi="Times New Roman" w:cstheme="minorBidi"/>
                <w:color w:val="auto"/>
              </w:rPr>
              <w:commentReference w:id="972"/>
            </w:r>
            <w:r w:rsidRPr="007425E1">
              <w:rPr>
                <w:rFonts w:eastAsiaTheme="minorHAnsi"/>
              </w:rPr>
              <w:t>the tribes of the earth</w:t>
            </w:r>
          </w:p>
          <w:p w14:paraId="58853A9C" w14:textId="77777777"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77777777" w:rsidR="00E35F1F" w:rsidRPr="007425E1" w:rsidRDefault="00E35F1F" w:rsidP="00E35F1F">
            <w:pPr>
              <w:pStyle w:val="EngHang"/>
              <w:rPr>
                <w:rFonts w:eastAsiaTheme="minorHAnsi"/>
              </w:rPr>
            </w:pPr>
            <w:r w:rsidRPr="007425E1">
              <w:rPr>
                <w:rFonts w:eastAsiaTheme="minorHAnsi"/>
              </w:rPr>
              <w:t>Six pots of water</w:t>
            </w:r>
          </w:p>
          <w:p w14:paraId="0684E303"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3"/>
            <w:r w:rsidRPr="007425E1">
              <w:rPr>
                <w:rFonts w:eastAsiaTheme="minorHAnsi"/>
              </w:rPr>
              <w:t>every</w:t>
            </w:r>
            <w:r>
              <w:rPr>
                <w:rFonts w:eastAsiaTheme="minorHAnsi"/>
              </w:rPr>
              <w:t xml:space="preserve"> </w:t>
            </w:r>
            <w:r w:rsidRPr="007425E1">
              <w:rPr>
                <w:rFonts w:eastAsiaTheme="minorHAnsi"/>
              </w:rPr>
              <w:t>day</w:t>
            </w:r>
            <w:commentRangeEnd w:id="973"/>
            <w:r>
              <w:rPr>
                <w:rStyle w:val="CommentReference"/>
                <w:rFonts w:ascii="Times New Roman" w:eastAsiaTheme="minorHAnsi" w:hAnsi="Times New Roman" w:cstheme="minorBidi"/>
                <w:color w:val="auto"/>
              </w:rPr>
              <w:commentReference w:id="973"/>
            </w:r>
          </w:p>
          <w:p w14:paraId="65D36A4F" w14:textId="77777777"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4"/>
            <w:r>
              <w:rPr>
                <w:rFonts w:eastAsiaTheme="minorHAnsi"/>
              </w:rPr>
              <w:t>ecstasy</w:t>
            </w:r>
            <w:commentRangeEnd w:id="974"/>
            <w:r>
              <w:rPr>
                <w:rStyle w:val="CommentReference"/>
                <w:rFonts w:ascii="Times New Roman" w:eastAsiaTheme="minorHAnsi" w:hAnsi="Times New Roman" w:cstheme="minorBidi"/>
                <w:color w:val="auto"/>
              </w:rPr>
              <w:commentReference w:id="97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5"/>
            <w:r w:rsidRPr="007425E1">
              <w:rPr>
                <w:color w:val="000000"/>
              </w:rPr>
              <w:t xml:space="preserve">glory </w:t>
            </w:r>
            <w:commentRangeEnd w:id="975"/>
            <w:r>
              <w:rPr>
                <w:rStyle w:val="CommentReference"/>
              </w:rPr>
              <w:commentReference w:id="975"/>
            </w:r>
            <w:r w:rsidRPr="007425E1">
              <w:rPr>
                <w:color w:val="000000"/>
              </w:rPr>
              <w:t xml:space="preserve">of </w:t>
            </w:r>
            <w:r>
              <w:rPr>
                <w:color w:val="000000"/>
              </w:rPr>
              <w:t>Your</w:t>
            </w:r>
            <w:r w:rsidRPr="007425E1">
              <w:rPr>
                <w:color w:val="000000"/>
              </w:rPr>
              <w:t xml:space="preserve"> Holy Name</w:t>
            </w:r>
          </w:p>
          <w:p w14:paraId="0DDEBBB8" w14:textId="77777777"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6"/>
            <w:r>
              <w:rPr>
                <w:rFonts w:eastAsiaTheme="minorHAnsi"/>
              </w:rPr>
              <w:t xml:space="preserve">From </w:t>
            </w:r>
            <w:commentRangeEnd w:id="976"/>
            <w:r>
              <w:rPr>
                <w:rStyle w:val="CommentReference"/>
                <w:rFonts w:ascii="Times New Roman" w:eastAsiaTheme="minorHAnsi" w:hAnsi="Times New Roman" w:cstheme="minorBidi"/>
                <w:color w:val="auto"/>
              </w:rPr>
              <w:commentReference w:id="97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77777777"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77777777" w:rsidR="00E35F1F" w:rsidRDefault="00E35F1F"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7"/>
            <w:r>
              <w:rPr>
                <w:rFonts w:eastAsiaTheme="minorHAnsi"/>
              </w:rPr>
              <w:t>prophet</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8"/>
            <w:r w:rsidRPr="007425E1">
              <w:rPr>
                <w:rFonts w:eastAsiaTheme="minorHAnsi"/>
              </w:rPr>
              <w:t>everyone</w:t>
            </w:r>
            <w:commentRangeEnd w:id="978"/>
            <w:r>
              <w:rPr>
                <w:rStyle w:val="CommentReference"/>
                <w:rFonts w:ascii="Times New Roman" w:eastAsiaTheme="minorHAnsi" w:hAnsi="Times New Roman" w:cstheme="minorBidi"/>
                <w:color w:val="auto"/>
              </w:rPr>
              <w:commentReference w:id="978"/>
            </w:r>
            <w:r w:rsidRPr="007425E1">
              <w:rPr>
                <w:rFonts w:eastAsiaTheme="minorHAnsi"/>
              </w:rPr>
              <w:t>.</w:t>
            </w:r>
          </w:p>
          <w:p w14:paraId="59AC12CE"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77777777"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77777777"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77777777"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12B8B989" w14:textId="77777777" w:rsidR="00E35F1F" w:rsidRPr="007425E1" w:rsidRDefault="00E35F1F" w:rsidP="00E35F1F">
            <w:pPr>
              <w:pStyle w:val="EngHang"/>
              <w:rPr>
                <w:rFonts w:eastAsiaTheme="minorHAnsi"/>
              </w:rPr>
            </w:pPr>
            <w:r>
              <w:rPr>
                <w:rFonts w:eastAsiaTheme="minorHAnsi"/>
              </w:rPr>
              <w:t xml:space="preserve">We will </w:t>
            </w:r>
            <w:commentRangeStart w:id="979"/>
            <w:r>
              <w:rPr>
                <w:rFonts w:eastAsiaTheme="minorHAnsi"/>
              </w:rPr>
              <w:t xml:space="preserve">never </w:t>
            </w:r>
            <w:commentRangeEnd w:id="979"/>
            <w:r>
              <w:rPr>
                <w:rStyle w:val="CommentReference"/>
                <w:rFonts w:ascii="Times New Roman" w:eastAsiaTheme="minorHAnsi" w:hAnsi="Times New Roman" w:cstheme="minorBidi"/>
                <w:color w:val="auto"/>
              </w:rPr>
              <w:commentReference w:id="979"/>
            </w:r>
            <w:r>
              <w:rPr>
                <w:rFonts w:eastAsiaTheme="minorHAnsi"/>
              </w:rPr>
              <w:t>cease praising You</w:t>
            </w:r>
            <w:r w:rsidRPr="007425E1">
              <w:rPr>
                <w:rFonts w:eastAsiaTheme="minorHAnsi"/>
              </w:rPr>
              <w:t xml:space="preserve">: </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77777777" w:rsidR="00E35F1F" w:rsidRPr="007425E1" w:rsidRDefault="00E35F1F" w:rsidP="00E35F1F">
            <w:pPr>
              <w:pStyle w:val="EngHang"/>
              <w:rPr>
                <w:rFonts w:eastAsiaTheme="minorHAnsi"/>
              </w:rPr>
            </w:pPr>
            <w:r w:rsidRPr="007425E1">
              <w:rPr>
                <w:rFonts w:eastAsiaTheme="minorHAnsi"/>
              </w:rPr>
              <w:t xml:space="preserve">All the praises </w:t>
            </w:r>
            <w:commentRangeStart w:id="980"/>
            <w:r w:rsidRPr="007425E1">
              <w:rPr>
                <w:rFonts w:eastAsiaTheme="minorHAnsi"/>
              </w:rPr>
              <w:t xml:space="preserve">and </w:t>
            </w:r>
            <w:commentRangeEnd w:id="980"/>
            <w:r>
              <w:rPr>
                <w:rStyle w:val="CommentReference"/>
                <w:rFonts w:ascii="Times New Roman" w:eastAsiaTheme="minorHAnsi" w:hAnsi="Times New Roman" w:cstheme="minorBidi"/>
                <w:color w:val="auto"/>
              </w:rPr>
              <w:commentReference w:id="980"/>
            </w:r>
            <w:r w:rsidRPr="007425E1">
              <w:rPr>
                <w:rFonts w:eastAsiaTheme="minorHAnsi"/>
              </w:rPr>
              <w:t>the blessing</w:t>
            </w:r>
            <w:r>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77777777" w:rsidR="00E35F1F" w:rsidRPr="007425E1" w:rsidRDefault="00E35F1F" w:rsidP="00E35F1F">
            <w:pPr>
              <w:pStyle w:val="EngHang"/>
              <w:rPr>
                <w:rFonts w:eastAsiaTheme="minorHAnsi"/>
              </w:rPr>
            </w:pPr>
            <w:r w:rsidRPr="007425E1">
              <w:rPr>
                <w:rFonts w:eastAsiaTheme="minorHAnsi"/>
              </w:rPr>
              <w:t xml:space="preserve">The honour and thanksgiving: </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1"/>
            <w:r w:rsidRPr="007425E1">
              <w:rPr>
                <w:rFonts w:eastAsiaTheme="minorHAnsi"/>
              </w:rPr>
              <w:t xml:space="preserve">praises </w:t>
            </w:r>
            <w:commentRangeEnd w:id="981"/>
            <w:r>
              <w:rPr>
                <w:rStyle w:val="CommentReference"/>
                <w:rFonts w:ascii="Times New Roman" w:eastAsiaTheme="minorHAnsi" w:hAnsi="Times New Roman" w:cstheme="minorBidi"/>
                <w:color w:val="auto"/>
              </w:rPr>
              <w:commentReference w:id="981"/>
            </w:r>
            <w:r>
              <w:rPr>
                <w:rFonts w:eastAsiaTheme="minorHAnsi"/>
              </w:rPr>
              <w:t>You</w:t>
            </w:r>
            <w:r w:rsidRPr="007425E1">
              <w:rPr>
                <w:rFonts w:eastAsiaTheme="minorHAnsi"/>
              </w:rPr>
              <w:t>;</w:t>
            </w:r>
          </w:p>
          <w:p w14:paraId="39FAEBAC" w14:textId="77777777"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7777777" w:rsidR="00E35F1F" w:rsidRPr="007425E1" w:rsidRDefault="00E35F1F" w:rsidP="00E35F1F">
            <w:pPr>
              <w:pStyle w:val="EngHang"/>
              <w:rPr>
                <w:rFonts w:eastAsiaTheme="minorHAnsi"/>
              </w:rPr>
            </w:pPr>
            <w:r w:rsidRPr="007425E1">
              <w:rPr>
                <w:rFonts w:eastAsiaTheme="minorHAnsi"/>
              </w:rPr>
              <w:t xml:space="preserve">O Name full of </w:t>
            </w:r>
            <w:commentRangeStart w:id="982"/>
            <w:r w:rsidRPr="007425E1">
              <w:rPr>
                <w:rFonts w:eastAsiaTheme="minorHAnsi"/>
              </w:rPr>
              <w:t>blessing</w:t>
            </w:r>
            <w:commentRangeEnd w:id="982"/>
            <w:r>
              <w:rPr>
                <w:rStyle w:val="CommentReference"/>
                <w:rFonts w:ascii="Times New Roman" w:eastAsiaTheme="minorHAnsi" w:hAnsi="Times New Roman" w:cstheme="minorBidi"/>
                <w:color w:val="auto"/>
              </w:rPr>
              <w:commentReference w:id="982"/>
            </w:r>
            <w:r w:rsidRPr="007425E1">
              <w:rPr>
                <w:rFonts w:eastAsiaTheme="minorHAnsi"/>
              </w:rPr>
              <w:t xml:space="preserve">: </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77777777" w:rsidR="00E35F1F" w:rsidRDefault="00E35F1F" w:rsidP="00E35F1F">
            <w:pPr>
              <w:pStyle w:val="EngHang"/>
            </w:pPr>
            <w:r>
              <w:t>We will not cease praising You,</w:t>
            </w:r>
          </w:p>
          <w:p w14:paraId="7373CFF4" w14:textId="77777777" w:rsidR="00E35F1F" w:rsidRDefault="00E35F1F"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77777777" w:rsidR="00E35F1F" w:rsidRPr="007425E1" w:rsidRDefault="00E35F1F" w:rsidP="00E35F1F">
            <w:pPr>
              <w:pStyle w:val="EngHang"/>
              <w:rPr>
                <w:rFonts w:eastAsiaTheme="minorHAnsi"/>
              </w:rPr>
            </w:pPr>
            <w:r w:rsidRPr="007425E1">
              <w:rPr>
                <w:rFonts w:eastAsiaTheme="minorHAnsi"/>
              </w:rPr>
              <w:t xml:space="preserve">The honour and the glory: </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3"/>
            <w:r w:rsidRPr="007425E1">
              <w:rPr>
                <w:rFonts w:eastAsiaTheme="minorHAnsi"/>
              </w:rPr>
              <w:t xml:space="preserve">we'll </w:t>
            </w:r>
            <w:commentRangeEnd w:id="983"/>
            <w:r>
              <w:rPr>
                <w:rStyle w:val="CommentReference"/>
                <w:rFonts w:ascii="Times New Roman" w:eastAsiaTheme="minorHAnsi" w:hAnsi="Times New Roman" w:cstheme="minorBidi"/>
                <w:color w:val="auto"/>
              </w:rPr>
              <w:commentReference w:id="983"/>
            </w:r>
            <w:r w:rsidRPr="007425E1">
              <w:rPr>
                <w:rFonts w:eastAsiaTheme="minorHAnsi"/>
              </w:rPr>
              <w:t xml:space="preserve">praise </w:t>
            </w:r>
            <w:r>
              <w:rPr>
                <w:rFonts w:eastAsiaTheme="minorHAnsi"/>
              </w:rPr>
              <w:t>You</w:t>
            </w:r>
            <w:r w:rsidRPr="007425E1">
              <w:rPr>
                <w:rFonts w:eastAsiaTheme="minorHAnsi"/>
              </w:rPr>
              <w:t>;</w:t>
            </w:r>
          </w:p>
          <w:p w14:paraId="7A08AD9F" w14:textId="77777777"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77777777"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4"/>
            <w:r w:rsidRPr="007425E1">
              <w:rPr>
                <w:rFonts w:eastAsiaTheme="minorHAnsi"/>
              </w:rPr>
              <w:t xml:space="preserve">perfect </w:t>
            </w:r>
            <w:commentRangeEnd w:id="984"/>
            <w:r>
              <w:rPr>
                <w:rStyle w:val="CommentReference"/>
                <w:rFonts w:ascii="Times New Roman" w:eastAsiaTheme="minorHAnsi" w:hAnsi="Times New Roman" w:cstheme="minorBidi"/>
                <w:color w:val="auto"/>
              </w:rPr>
              <w:commentReference w:id="984"/>
            </w:r>
            <w:r w:rsidRPr="007425E1">
              <w:rPr>
                <w:rFonts w:eastAsiaTheme="minorHAnsi"/>
              </w:rPr>
              <w:t>peace</w:t>
            </w:r>
          </w:p>
          <w:p w14:paraId="29A89A52" w14:textId="77777777" w:rsidR="00E35F1F" w:rsidRPr="007425E1" w:rsidRDefault="00E35F1F" w:rsidP="00E35F1F">
            <w:pPr>
              <w:pStyle w:val="EngHang"/>
              <w:rPr>
                <w:rFonts w:eastAsiaTheme="minorHAnsi"/>
              </w:rPr>
            </w:pPr>
            <w:r w:rsidRPr="007425E1">
              <w:rPr>
                <w:rFonts w:eastAsiaTheme="minorHAnsi"/>
              </w:rPr>
              <w:t xml:space="preserve">And forgive us our sins: </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5" w:name="_Toc298681341"/>
      <w:bookmarkStart w:id="986" w:name="_Toc308441940"/>
      <w:r w:rsidRPr="00FD2E69">
        <w:t xml:space="preserve">The Conclusion of the </w:t>
      </w:r>
      <w:r>
        <w:t>Batos</w:t>
      </w:r>
      <w:r w:rsidRPr="00FD2E69">
        <w:t xml:space="preserve"> Psali</w:t>
      </w:r>
      <w:bookmarkEnd w:id="985"/>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7777777" w:rsidR="00E35F1F" w:rsidRPr="0042513B" w:rsidRDefault="00E35F1F" w:rsidP="00E35F1F">
            <w:pPr>
              <w:pStyle w:val="EngHang"/>
              <w:rPr>
                <w:rFonts w:ascii="Times" w:eastAsiaTheme="minorHAnsi" w:hAnsi="Times"/>
                <w:sz w:val="20"/>
              </w:rPr>
            </w:pPr>
            <w:r w:rsidRPr="0042513B">
              <w:rPr>
                <w:rFonts w:eastAsiaTheme="minorHAnsi"/>
              </w:rPr>
              <w:t>"O our Lord, Jesus Christ,</w:t>
            </w:r>
          </w:p>
          <w:p w14:paraId="6C701C37" w14:textId="77777777" w:rsidR="00E35F1F" w:rsidRPr="008273EA" w:rsidRDefault="00E35F1F" w:rsidP="00E35F1F">
            <w:pPr>
              <w:pStyle w:val="EngHangEnd"/>
            </w:pPr>
            <w:r w:rsidRPr="0042513B">
              <w:t xml:space="preserve">Have mercy </w:t>
            </w:r>
            <w:r w:rsidRPr="00703BF0">
              <w:t>upon</w:t>
            </w:r>
            <w:r w:rsidRPr="0042513B">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7"/>
            <w:r>
              <w:rPr>
                <w:rStyle w:val="CommentReference"/>
                <w:rFonts w:ascii="Garamond" w:hAnsi="Garamond" w:cstheme="minorBidi"/>
                <w:noProof w:val="0"/>
                <w:lang w:val="en-CA"/>
              </w:rPr>
              <w:commentReference w:id="98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8" w:name="_Toc298681342"/>
      <w:bookmarkStart w:id="989" w:name="_Toc308441941"/>
      <w:r>
        <w:t>The Saturday Theotokia</w:t>
      </w:r>
      <w:bookmarkEnd w:id="988"/>
      <w:bookmarkEnd w:id="989"/>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0" w:name="_Toc298681343"/>
      <w:r>
        <w:t>Part One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77777777" w:rsidR="00E35F1F" w:rsidRPr="007425E1" w:rsidRDefault="00E35F1F" w:rsidP="00E35F1F">
            <w:pPr>
              <w:pStyle w:val="EngHang"/>
              <w:rPr>
                <w:rFonts w:eastAsiaTheme="minorHAnsi"/>
              </w:rPr>
            </w:pPr>
            <w:r w:rsidRPr="007425E1">
              <w:rPr>
                <w:rFonts w:eastAsiaTheme="minorHAnsi"/>
              </w:rPr>
              <w:t xml:space="preserve">"Hail to you, O full of grace: </w:t>
            </w:r>
          </w:p>
          <w:p w14:paraId="0C9FCEC7" w14:textId="77777777" w:rsidR="00E35F1F" w:rsidRDefault="00E35F1F" w:rsidP="00E35F1F">
            <w:pPr>
              <w:pStyle w:val="EngHangEnd"/>
            </w:pPr>
            <w:r w:rsidRPr="007425E1">
              <w:rPr>
                <w:rFonts w:eastAsiaTheme="minorHAnsi"/>
              </w:rPr>
              <w:t>The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77777777" w:rsidR="00E35F1F" w:rsidRPr="007425E1" w:rsidRDefault="00E35F1F" w:rsidP="00E35F1F">
            <w:pPr>
              <w:pStyle w:val="EngHang"/>
              <w:rPr>
                <w:rFonts w:eastAsiaTheme="minorHAnsi"/>
              </w:rPr>
            </w:pPr>
            <w:r w:rsidRPr="007425E1">
              <w:rPr>
                <w:rFonts w:eastAsiaTheme="minorHAnsi"/>
              </w:rPr>
              <w:t>Hail to you, O full of grace.</w:t>
            </w:r>
          </w:p>
          <w:p w14:paraId="76B7AF89" w14:textId="77777777" w:rsidR="00E35F1F" w:rsidRPr="007425E1" w:rsidRDefault="00E35F1F" w:rsidP="00E35F1F">
            <w:pPr>
              <w:pStyle w:val="EngHang"/>
              <w:rPr>
                <w:rFonts w:eastAsiaTheme="minorHAnsi"/>
              </w:rPr>
            </w:pPr>
            <w:r w:rsidRPr="007425E1">
              <w:rPr>
                <w:rFonts w:eastAsiaTheme="minorHAnsi"/>
              </w:rPr>
              <w:t>Hail to you, who has found grace.</w:t>
            </w:r>
          </w:p>
          <w:p w14:paraId="7FD61EB7" w14:textId="77777777" w:rsidR="00E35F1F" w:rsidRPr="007425E1" w:rsidRDefault="00E35F1F" w:rsidP="00E35F1F">
            <w:pPr>
              <w:pStyle w:val="EngHang"/>
              <w:rPr>
                <w:rFonts w:eastAsiaTheme="minorHAnsi"/>
              </w:rPr>
            </w:pPr>
            <w:r w:rsidRPr="007425E1">
              <w:rPr>
                <w:rFonts w:eastAsiaTheme="minorHAnsi"/>
              </w:rPr>
              <w:t>Hail to you, who has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1" w:name="_Toc298681344"/>
      <w:r w:rsidRPr="00D24FE1">
        <w:t>Part</w:t>
      </w:r>
      <w:r>
        <w:t xml:space="preserve"> Two</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2"/>
            <w:r w:rsidRPr="007425E1">
              <w:rPr>
                <w:rFonts w:eastAsiaTheme="minorHAnsi"/>
              </w:rPr>
              <w:t xml:space="preserve">honour </w:t>
            </w:r>
            <w:commentRangeEnd w:id="992"/>
            <w:r>
              <w:rPr>
                <w:rStyle w:val="CommentReference"/>
                <w:rFonts w:ascii="Times New Roman" w:eastAsiaTheme="minorHAnsi" w:hAnsi="Times New Roman" w:cstheme="minorBidi"/>
                <w:color w:val="auto"/>
              </w:rPr>
              <w:commentReference w:id="992"/>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3"/>
            <w:r w:rsidRPr="007425E1">
              <w:rPr>
                <w:rFonts w:eastAsiaTheme="minorHAnsi"/>
              </w:rPr>
              <w:t xml:space="preserve">prudent </w:t>
            </w:r>
            <w:commentRangeEnd w:id="993"/>
            <w:r>
              <w:rPr>
                <w:rStyle w:val="CommentReference"/>
                <w:rFonts w:ascii="Times New Roman" w:eastAsiaTheme="minorHAnsi" w:hAnsi="Times New Roman" w:cstheme="minorBidi"/>
                <w:color w:val="auto"/>
              </w:rPr>
              <w:commentReference w:id="993"/>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32C9349E" w14:textId="77777777" w:rsidR="00E35F1F" w:rsidRPr="007425E1" w:rsidRDefault="00E35F1F" w:rsidP="00E35F1F">
            <w:pPr>
              <w:pStyle w:val="EngHang"/>
              <w:rPr>
                <w:rFonts w:eastAsiaTheme="minorHAnsi"/>
              </w:rPr>
            </w:pPr>
            <w:r w:rsidRPr="007425E1">
              <w:rPr>
                <w:rFonts w:eastAsiaTheme="minorHAnsi"/>
              </w:rPr>
              <w:t>Hail to you, O full of grace.</w:t>
            </w:r>
          </w:p>
          <w:p w14:paraId="6BF45CC6"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980DCB" w14:textId="77777777" w:rsidR="00E35F1F" w:rsidRPr="007425E1" w:rsidRDefault="00E35F1F" w:rsidP="00E35F1F">
            <w:pPr>
              <w:pStyle w:val="EngHang"/>
              <w:rPr>
                <w:rFonts w:eastAsiaTheme="minorHAnsi"/>
              </w:rPr>
            </w:pPr>
            <w:r w:rsidRPr="007425E1">
              <w:rPr>
                <w:rFonts w:eastAsiaTheme="minorHAnsi"/>
              </w:rPr>
              <w:t>Hail to you, who has born Christ:</w:t>
            </w:r>
          </w:p>
          <w:p w14:paraId="1C55F3F3" w14:textId="77777777" w:rsidR="00E35F1F" w:rsidRDefault="00E35F1F" w:rsidP="00E35F1F">
            <w:pPr>
              <w:pStyle w:val="EngHangEnd"/>
            </w:pPr>
            <w:r w:rsidRPr="007425E1">
              <w:rPr>
                <w:rFonts w:eastAsiaTheme="minorHAnsi"/>
              </w:rPr>
              <w:t>The Lord is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4" w:name="_Toc298681345"/>
      <w:r>
        <w:t>Part Three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5"/>
            <w:r w:rsidRPr="007425E1">
              <w:rPr>
                <w:rFonts w:eastAsiaTheme="minorHAnsi"/>
              </w:rPr>
              <w:t>bride</w:t>
            </w:r>
            <w:commentRangeEnd w:id="995"/>
            <w:r>
              <w:rPr>
                <w:rStyle w:val="CommentReference"/>
                <w:rFonts w:ascii="Times New Roman" w:eastAsiaTheme="minorHAnsi" w:hAnsi="Times New Roman" w:cstheme="minorBidi"/>
                <w:color w:val="auto"/>
              </w:rPr>
              <w:commentReference w:id="995"/>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6"/>
            <w:r w:rsidRPr="007425E1">
              <w:rPr>
                <w:rFonts w:eastAsiaTheme="minorHAnsi"/>
              </w:rPr>
              <w:t xml:space="preserve">rue </w:t>
            </w:r>
            <w:commentRangeEnd w:id="996"/>
            <w:r>
              <w:rPr>
                <w:rStyle w:val="CommentReference"/>
                <w:rFonts w:ascii="Times New Roman" w:eastAsiaTheme="minorHAnsi" w:hAnsi="Times New Roman" w:cstheme="minorBidi"/>
                <w:color w:val="auto"/>
              </w:rPr>
              <w:commentReference w:id="996"/>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7"/>
            <w:r w:rsidRPr="007425E1">
              <w:rPr>
                <w:rFonts w:eastAsiaTheme="minorHAnsi"/>
              </w:rPr>
              <w:t xml:space="preserve">ed </w:t>
            </w:r>
            <w:commentRangeEnd w:id="997"/>
            <w:r>
              <w:rPr>
                <w:rStyle w:val="CommentReference"/>
                <w:rFonts w:ascii="Times New Roman" w:eastAsiaTheme="minorHAnsi" w:hAnsi="Times New Roman" w:cstheme="minorBidi"/>
                <w:color w:val="auto"/>
              </w:rPr>
              <w:commentReference w:id="997"/>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0A051EBD" w14:textId="77777777" w:rsidR="00E35F1F" w:rsidRPr="007425E1" w:rsidRDefault="00E35F1F" w:rsidP="00E35F1F">
            <w:pPr>
              <w:pStyle w:val="EngHang"/>
              <w:rPr>
                <w:rFonts w:eastAsiaTheme="minorHAnsi"/>
              </w:rPr>
            </w:pPr>
            <w:r w:rsidRPr="007425E1">
              <w:rPr>
                <w:rFonts w:eastAsiaTheme="minorHAnsi"/>
              </w:rPr>
              <w:t>Hail to you, O full of grace.</w:t>
            </w:r>
          </w:p>
          <w:p w14:paraId="0178F3C8"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2CFF33" w14:textId="77777777" w:rsidR="00E35F1F" w:rsidRPr="007425E1" w:rsidRDefault="00E35F1F" w:rsidP="00E35F1F">
            <w:pPr>
              <w:pStyle w:val="EngHang"/>
              <w:rPr>
                <w:rFonts w:eastAsiaTheme="minorHAnsi"/>
              </w:rPr>
            </w:pPr>
            <w:r w:rsidRPr="007425E1">
              <w:rPr>
                <w:rFonts w:eastAsiaTheme="minorHAnsi"/>
              </w:rPr>
              <w:t>Hail to you, who has born Christ:</w:t>
            </w:r>
          </w:p>
          <w:p w14:paraId="1146FC35" w14:textId="77777777" w:rsidR="00E35F1F" w:rsidRDefault="00E35F1F" w:rsidP="00E35F1F">
            <w:pPr>
              <w:pStyle w:val="EngHangEnd"/>
            </w:pPr>
            <w:r w:rsidRPr="007425E1">
              <w:rPr>
                <w:rFonts w:eastAsiaTheme="minorHAnsi"/>
              </w:rPr>
              <w:t>The Lord is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8" w:name="_Toc298681346"/>
      <w:r w:rsidRPr="00D24FE1">
        <w:t>Part</w:t>
      </w:r>
      <w:r>
        <w:t xml:space="preserve"> Four</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9"/>
            <w:r>
              <w:rPr>
                <w:rFonts w:eastAsiaTheme="minorHAnsi"/>
              </w:rPr>
              <w:t xml:space="preserve">unto </w:t>
            </w:r>
            <w:commentRangeEnd w:id="999"/>
            <w:r>
              <w:rPr>
                <w:rStyle w:val="CommentReference"/>
                <w:rFonts w:ascii="Times New Roman" w:eastAsiaTheme="minorHAnsi" w:hAnsi="Times New Roman" w:cstheme="minorBidi"/>
                <w:color w:val="auto"/>
              </w:rPr>
              <w:commentReference w:id="999"/>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CFA070E" w14:textId="77777777" w:rsidR="00E35F1F" w:rsidRPr="007425E1" w:rsidRDefault="00E35F1F" w:rsidP="00E35F1F">
            <w:pPr>
              <w:pStyle w:val="EngHang"/>
              <w:rPr>
                <w:rFonts w:eastAsiaTheme="minorHAnsi"/>
              </w:rPr>
            </w:pPr>
            <w:r w:rsidRPr="007425E1">
              <w:rPr>
                <w:rFonts w:eastAsiaTheme="minorHAnsi"/>
              </w:rPr>
              <w:t>Hail to you, O full of grace.</w:t>
            </w:r>
          </w:p>
          <w:p w14:paraId="7EED7BD3" w14:textId="77777777" w:rsidR="00E35F1F" w:rsidRPr="007425E1" w:rsidRDefault="00E35F1F" w:rsidP="00E35F1F">
            <w:pPr>
              <w:pStyle w:val="EngHang"/>
              <w:rPr>
                <w:rFonts w:eastAsiaTheme="minorHAnsi"/>
              </w:rPr>
            </w:pPr>
            <w:r w:rsidRPr="007425E1">
              <w:rPr>
                <w:rFonts w:eastAsiaTheme="minorHAnsi"/>
              </w:rPr>
              <w:t>Hail to you, who has found grace.</w:t>
            </w:r>
          </w:p>
          <w:p w14:paraId="77B44263" w14:textId="77777777" w:rsidR="00E35F1F" w:rsidRPr="007425E1" w:rsidRDefault="00E35F1F" w:rsidP="00E35F1F">
            <w:pPr>
              <w:pStyle w:val="EngHang"/>
              <w:rPr>
                <w:rFonts w:eastAsiaTheme="minorHAnsi"/>
              </w:rPr>
            </w:pPr>
            <w:r w:rsidRPr="007425E1">
              <w:rPr>
                <w:rFonts w:eastAsiaTheme="minorHAnsi"/>
              </w:rPr>
              <w:t>Hail to you, who has born Christ:</w:t>
            </w:r>
          </w:p>
          <w:p w14:paraId="5963D02A" w14:textId="77777777" w:rsidR="00E35F1F" w:rsidRDefault="00E35F1F" w:rsidP="00E35F1F">
            <w:pPr>
              <w:pStyle w:val="EngHangEnd"/>
            </w:pPr>
            <w:r w:rsidRPr="007425E1">
              <w:rPr>
                <w:rFonts w:eastAsiaTheme="minorHAnsi"/>
              </w:rPr>
              <w:t>The Lord is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0" w:name="_Toc298681347"/>
      <w:r w:rsidRPr="00D24FE1">
        <w:t>Part</w:t>
      </w:r>
      <w:r>
        <w:t xml:space="preserve"> Five</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F976317" w14:textId="77777777" w:rsidR="00E35F1F" w:rsidRPr="007425E1" w:rsidRDefault="00E35F1F" w:rsidP="00E35F1F">
            <w:pPr>
              <w:pStyle w:val="EngHang"/>
              <w:rPr>
                <w:rFonts w:eastAsiaTheme="minorHAnsi"/>
              </w:rPr>
            </w:pPr>
            <w:r w:rsidRPr="007425E1">
              <w:rPr>
                <w:rFonts w:eastAsiaTheme="minorHAnsi"/>
              </w:rPr>
              <w:t>Hail to you, O full of grace.</w:t>
            </w:r>
          </w:p>
          <w:p w14:paraId="7DC144EA" w14:textId="77777777" w:rsidR="00E35F1F" w:rsidRPr="007425E1" w:rsidRDefault="00E35F1F" w:rsidP="00E35F1F">
            <w:pPr>
              <w:pStyle w:val="EngHang"/>
              <w:rPr>
                <w:rFonts w:eastAsiaTheme="minorHAnsi"/>
              </w:rPr>
            </w:pPr>
            <w:r w:rsidRPr="007425E1">
              <w:rPr>
                <w:rFonts w:eastAsiaTheme="minorHAnsi"/>
              </w:rPr>
              <w:t>Hail to you, who has found grace.</w:t>
            </w:r>
          </w:p>
          <w:p w14:paraId="7A7DC3DC" w14:textId="77777777" w:rsidR="00E35F1F" w:rsidRPr="007425E1" w:rsidRDefault="00E35F1F" w:rsidP="00E35F1F">
            <w:pPr>
              <w:pStyle w:val="EngHang"/>
              <w:rPr>
                <w:rFonts w:eastAsiaTheme="minorHAnsi"/>
              </w:rPr>
            </w:pPr>
            <w:r w:rsidRPr="007425E1">
              <w:rPr>
                <w:rFonts w:eastAsiaTheme="minorHAnsi"/>
              </w:rPr>
              <w:t>Hail to you, who has born Christ:</w:t>
            </w:r>
          </w:p>
          <w:p w14:paraId="45CFBCB1" w14:textId="77777777" w:rsidR="00E35F1F" w:rsidRDefault="00E35F1F" w:rsidP="00E35F1F">
            <w:pPr>
              <w:pStyle w:val="EngHangEnd"/>
            </w:pPr>
            <w:r w:rsidRPr="007425E1">
              <w:rPr>
                <w:rFonts w:eastAsiaTheme="minorHAnsi"/>
              </w:rPr>
              <w:t>The Lord is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1" w:name="_Toc298681348"/>
      <w:r>
        <w:t>Part Six</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02"/>
            <w:r w:rsidRPr="007425E1">
              <w:t>rejoice</w:t>
            </w:r>
            <w:r>
              <w:t>d</w:t>
            </w:r>
            <w:commentRangeEnd w:id="1002"/>
            <w:r>
              <w:rPr>
                <w:rStyle w:val="CommentReference"/>
                <w:rFonts w:ascii="Times New Roman" w:eastAsiaTheme="minorHAnsi" w:hAnsi="Times New Roman" w:cstheme="minorBidi"/>
                <w:color w:val="auto"/>
              </w:rPr>
              <w:commentReference w:id="1002"/>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3"/>
            <w:r>
              <w:t>save</w:t>
            </w:r>
            <w:r w:rsidRPr="007425E1">
              <w:t xml:space="preserve"> </w:t>
            </w:r>
            <w:commentRangeEnd w:id="1003"/>
            <w:r>
              <w:rPr>
                <w:rStyle w:val="CommentReference"/>
              </w:rPr>
              <w:commentReference w:id="1003"/>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428F2994" w14:textId="77777777" w:rsidR="00E35F1F" w:rsidRPr="007425E1" w:rsidRDefault="00E35F1F" w:rsidP="00E35F1F">
            <w:pPr>
              <w:pStyle w:val="EngHang"/>
              <w:rPr>
                <w:rFonts w:eastAsiaTheme="minorHAnsi"/>
              </w:rPr>
            </w:pPr>
            <w:r w:rsidRPr="007425E1">
              <w:rPr>
                <w:rFonts w:eastAsiaTheme="minorHAnsi"/>
              </w:rPr>
              <w:t>Hail to you, O full of grace.</w:t>
            </w:r>
          </w:p>
          <w:p w14:paraId="093AFC1E" w14:textId="77777777" w:rsidR="00E35F1F" w:rsidRPr="007425E1" w:rsidRDefault="00E35F1F" w:rsidP="00E35F1F">
            <w:pPr>
              <w:pStyle w:val="EngHang"/>
              <w:rPr>
                <w:rFonts w:eastAsiaTheme="minorHAnsi"/>
              </w:rPr>
            </w:pPr>
            <w:r w:rsidRPr="007425E1">
              <w:rPr>
                <w:rFonts w:eastAsiaTheme="minorHAnsi"/>
              </w:rPr>
              <w:t>Hail to you, who has found grace.</w:t>
            </w:r>
          </w:p>
          <w:p w14:paraId="36E6CD36" w14:textId="77777777" w:rsidR="00E35F1F" w:rsidRPr="007425E1" w:rsidRDefault="00E35F1F" w:rsidP="00E35F1F">
            <w:pPr>
              <w:pStyle w:val="EngHang"/>
              <w:rPr>
                <w:rFonts w:eastAsiaTheme="minorHAnsi"/>
              </w:rPr>
            </w:pPr>
            <w:r w:rsidRPr="007425E1">
              <w:rPr>
                <w:rFonts w:eastAsiaTheme="minorHAnsi"/>
              </w:rPr>
              <w:t>Hail to you, who has born Christ:</w:t>
            </w:r>
          </w:p>
          <w:p w14:paraId="4F5B60F1" w14:textId="77777777" w:rsidR="00E35F1F" w:rsidRDefault="00E35F1F" w:rsidP="00E35F1F">
            <w:pPr>
              <w:pStyle w:val="EngHangEnd"/>
            </w:pPr>
            <w:r w:rsidRPr="007425E1">
              <w:rPr>
                <w:rFonts w:eastAsiaTheme="minorHAnsi"/>
              </w:rPr>
              <w:t>The Lord is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4" w:name="_Toc298681349"/>
      <w:r>
        <w:t>Part Seven</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5"/>
            <w:r>
              <w:t>Paradoxically</w:t>
            </w:r>
            <w:commentRangeEnd w:id="1005"/>
            <w:r>
              <w:rPr>
                <w:rStyle w:val="CommentReference"/>
                <w:rFonts w:ascii="Times New Roman" w:eastAsiaTheme="minorHAnsi" w:hAnsi="Times New Roman" w:cstheme="minorBidi"/>
                <w:color w:val="auto"/>
              </w:rPr>
              <w:commentReference w:id="1005"/>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6"/>
            <w:r>
              <w:t xml:space="preserve">is </w:t>
            </w:r>
            <w:commentRangeEnd w:id="1006"/>
            <w:r>
              <w:rPr>
                <w:rStyle w:val="CommentReference"/>
                <w:rFonts w:ascii="Times New Roman" w:eastAsiaTheme="minorHAnsi" w:hAnsi="Times New Roman" w:cstheme="minorBidi"/>
                <w:color w:val="auto"/>
              </w:rPr>
              <w:commentReference w:id="1006"/>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3CBED9D7" w14:textId="77777777" w:rsidR="00E35F1F" w:rsidRPr="007425E1" w:rsidRDefault="00E35F1F" w:rsidP="00E35F1F">
            <w:pPr>
              <w:pStyle w:val="EngHang"/>
              <w:rPr>
                <w:rFonts w:eastAsiaTheme="minorHAnsi"/>
              </w:rPr>
            </w:pPr>
            <w:r w:rsidRPr="007425E1">
              <w:rPr>
                <w:rFonts w:eastAsiaTheme="minorHAnsi"/>
              </w:rPr>
              <w:t>Hail to you, O full of grace.</w:t>
            </w:r>
          </w:p>
          <w:p w14:paraId="00B7EB25" w14:textId="77777777" w:rsidR="00E35F1F" w:rsidRPr="007425E1" w:rsidRDefault="00E35F1F" w:rsidP="00E35F1F">
            <w:pPr>
              <w:pStyle w:val="EngHang"/>
              <w:rPr>
                <w:rFonts w:eastAsiaTheme="minorHAnsi"/>
              </w:rPr>
            </w:pPr>
            <w:r w:rsidRPr="007425E1">
              <w:rPr>
                <w:rFonts w:eastAsiaTheme="minorHAnsi"/>
              </w:rPr>
              <w:t>Hail to you, who has found grace.</w:t>
            </w:r>
          </w:p>
          <w:p w14:paraId="2AC49C58" w14:textId="77777777" w:rsidR="00E35F1F" w:rsidRPr="007425E1" w:rsidRDefault="00E35F1F" w:rsidP="00E35F1F">
            <w:pPr>
              <w:pStyle w:val="EngHang"/>
              <w:rPr>
                <w:rFonts w:eastAsiaTheme="minorHAnsi"/>
              </w:rPr>
            </w:pPr>
            <w:r w:rsidRPr="007425E1">
              <w:rPr>
                <w:rFonts w:eastAsiaTheme="minorHAnsi"/>
              </w:rPr>
              <w:t>Hail to you, who has born Christ:</w:t>
            </w:r>
          </w:p>
          <w:p w14:paraId="53AEB4C2" w14:textId="77777777" w:rsidR="00E35F1F" w:rsidRDefault="00E35F1F" w:rsidP="00E35F1F">
            <w:pPr>
              <w:pStyle w:val="EngHangEnd"/>
            </w:pPr>
            <w:r w:rsidRPr="007425E1">
              <w:rPr>
                <w:rFonts w:eastAsiaTheme="minorHAnsi"/>
              </w:rPr>
              <w:t>The Lord is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7" w:name="_Toc298681350"/>
      <w:r>
        <w:t>Part Eight</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8"/>
            <w:r w:rsidRPr="007425E1">
              <w:t>from all sides</w:t>
            </w:r>
            <w:commentRangeEnd w:id="1008"/>
            <w:r>
              <w:rPr>
                <w:rStyle w:val="CommentReference"/>
                <w:rFonts w:ascii="Times New Roman" w:eastAsiaTheme="minorHAnsi" w:hAnsi="Times New Roman" w:cstheme="minorBidi"/>
                <w:color w:val="auto"/>
              </w:rPr>
              <w:commentReference w:id="1008"/>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9"/>
            <w:r>
              <w:t>Saviour</w:t>
            </w:r>
            <w:commentRangeEnd w:id="1009"/>
            <w:r>
              <w:rPr>
                <w:rStyle w:val="CommentReference"/>
                <w:rFonts w:ascii="Times New Roman" w:eastAsiaTheme="minorHAnsi" w:hAnsi="Times New Roman" w:cstheme="minorBidi"/>
                <w:color w:val="auto"/>
              </w:rPr>
              <w:commentReference w:id="1009"/>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5C9B1D8C" w14:textId="77777777" w:rsidR="00E35F1F" w:rsidRPr="007425E1" w:rsidRDefault="00E35F1F" w:rsidP="00E35F1F">
            <w:pPr>
              <w:pStyle w:val="EngHang"/>
              <w:rPr>
                <w:rFonts w:eastAsiaTheme="minorHAnsi"/>
              </w:rPr>
            </w:pPr>
            <w:r w:rsidRPr="007425E1">
              <w:rPr>
                <w:rFonts w:eastAsiaTheme="minorHAnsi"/>
              </w:rPr>
              <w:t>Hail to you, O full of grace.</w:t>
            </w:r>
          </w:p>
          <w:p w14:paraId="45C96484" w14:textId="77777777" w:rsidR="00E35F1F" w:rsidRPr="007425E1" w:rsidRDefault="00E35F1F" w:rsidP="00E35F1F">
            <w:pPr>
              <w:pStyle w:val="EngHang"/>
              <w:rPr>
                <w:rFonts w:eastAsiaTheme="minorHAnsi"/>
              </w:rPr>
            </w:pPr>
            <w:r w:rsidRPr="007425E1">
              <w:rPr>
                <w:rFonts w:eastAsiaTheme="minorHAnsi"/>
              </w:rPr>
              <w:t>Hail to you, who has found grace.</w:t>
            </w:r>
          </w:p>
          <w:p w14:paraId="5A2201EE" w14:textId="77777777" w:rsidR="00E35F1F" w:rsidRPr="007425E1" w:rsidRDefault="00E35F1F" w:rsidP="00E35F1F">
            <w:pPr>
              <w:pStyle w:val="EngHang"/>
              <w:rPr>
                <w:rFonts w:eastAsiaTheme="minorHAnsi"/>
              </w:rPr>
            </w:pPr>
            <w:r w:rsidRPr="007425E1">
              <w:rPr>
                <w:rFonts w:eastAsiaTheme="minorHAnsi"/>
              </w:rPr>
              <w:t>Hail to you, who has born Christ:</w:t>
            </w:r>
          </w:p>
          <w:p w14:paraId="65B0E977" w14:textId="77777777" w:rsidR="00E35F1F" w:rsidRDefault="00E35F1F" w:rsidP="00E35F1F">
            <w:pPr>
              <w:pStyle w:val="EngHangEnd"/>
            </w:pPr>
            <w:r w:rsidRPr="007425E1">
              <w:rPr>
                <w:rFonts w:eastAsiaTheme="minorHAnsi"/>
              </w:rPr>
              <w:t>The Lord is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0" w:name="_Toc298681351"/>
      <w:r>
        <w:t>Part Nine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1"/>
            <w:r>
              <w:t>compassion</w:t>
            </w:r>
            <w:commentRangeEnd w:id="1011"/>
            <w:r>
              <w:rPr>
                <w:rStyle w:val="CommentReference"/>
                <w:rFonts w:ascii="Times New Roman" w:eastAsiaTheme="minorHAnsi" w:hAnsi="Times New Roman" w:cstheme="minorBidi"/>
                <w:color w:val="auto"/>
              </w:rPr>
              <w:commentReference w:id="1011"/>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95E9E49" w14:textId="77777777" w:rsidR="00E35F1F" w:rsidRPr="007425E1" w:rsidRDefault="00E35F1F" w:rsidP="00E35F1F">
            <w:pPr>
              <w:pStyle w:val="EngHang"/>
              <w:rPr>
                <w:rFonts w:eastAsiaTheme="minorHAnsi"/>
              </w:rPr>
            </w:pPr>
            <w:r w:rsidRPr="007425E1">
              <w:rPr>
                <w:rFonts w:eastAsiaTheme="minorHAnsi"/>
              </w:rPr>
              <w:t>Hail to you, O full of grace.</w:t>
            </w:r>
          </w:p>
          <w:p w14:paraId="5DEB20EC" w14:textId="77777777" w:rsidR="00E35F1F" w:rsidRPr="007425E1" w:rsidRDefault="00E35F1F" w:rsidP="00E35F1F">
            <w:pPr>
              <w:pStyle w:val="EngHang"/>
              <w:rPr>
                <w:rFonts w:eastAsiaTheme="minorHAnsi"/>
              </w:rPr>
            </w:pPr>
            <w:r w:rsidRPr="007425E1">
              <w:rPr>
                <w:rFonts w:eastAsiaTheme="minorHAnsi"/>
              </w:rPr>
              <w:t>Hail to you, who has found grace.</w:t>
            </w:r>
          </w:p>
          <w:p w14:paraId="205AE5BD" w14:textId="77777777" w:rsidR="00E35F1F" w:rsidRPr="007425E1" w:rsidRDefault="00E35F1F" w:rsidP="00E35F1F">
            <w:pPr>
              <w:pStyle w:val="EngHang"/>
              <w:rPr>
                <w:rFonts w:eastAsiaTheme="minorHAnsi"/>
              </w:rPr>
            </w:pPr>
            <w:r w:rsidRPr="007425E1">
              <w:rPr>
                <w:rFonts w:eastAsiaTheme="minorHAnsi"/>
              </w:rPr>
              <w:t>Hail to you, who has born Christ:</w:t>
            </w:r>
          </w:p>
          <w:p w14:paraId="5A2C3BA1" w14:textId="77777777" w:rsidR="00E35F1F" w:rsidRDefault="00E35F1F" w:rsidP="00E35F1F">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2" w:name="_Toc298681352"/>
      <w:bookmarkStart w:id="1013" w:name="_Toc308441942"/>
      <w:r>
        <w:lastRenderedPageBreak/>
        <w:t>The Crown Batos</w:t>
      </w:r>
      <w:bookmarkEnd w:id="1012"/>
      <w:bookmarkEnd w:id="1013"/>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77777777" w:rsidR="00E35F1F" w:rsidRPr="007425E1" w:rsidRDefault="00E35F1F" w:rsidP="00E35F1F">
            <w:pPr>
              <w:pStyle w:val="EngHang"/>
            </w:pPr>
            <w:r w:rsidRPr="007425E1">
              <w:t>Hail to you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4"/>
            <w:r>
              <w:t>Sanctuary</w:t>
            </w:r>
            <w:commentRangeEnd w:id="1014"/>
            <w:r>
              <w:rPr>
                <w:rStyle w:val="CommentReference"/>
                <w:rFonts w:ascii="Times New Roman" w:eastAsiaTheme="minorHAnsi" w:hAnsi="Times New Roman" w:cstheme="minorBidi"/>
                <w:color w:val="auto"/>
              </w:rPr>
              <w:commentReference w:id="1014"/>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77777777" w:rsidR="00E35F1F" w:rsidRPr="007425E1" w:rsidRDefault="00E35F1F" w:rsidP="00E35F1F">
            <w:pPr>
              <w:pStyle w:val="EngHang"/>
            </w:pPr>
            <w:r w:rsidRPr="007425E1">
              <w:t xml:space="preserve">Hail to you </w:t>
            </w:r>
            <w:r>
              <w:t>O</w:t>
            </w:r>
            <w:r w:rsidRPr="007425E1">
              <w:t xml:space="preserve"> full of grace,</w:t>
            </w:r>
          </w:p>
          <w:p w14:paraId="4FB68E92" w14:textId="77777777" w:rsidR="00E35F1F" w:rsidRPr="007425E1" w:rsidRDefault="00E35F1F" w:rsidP="00E35F1F">
            <w:pPr>
              <w:pStyle w:val="EngHang"/>
            </w:pPr>
            <w:r w:rsidRPr="007425E1">
              <w:t xml:space="preserve">The pure </w:t>
            </w:r>
            <w:commentRangeStart w:id="1015"/>
            <w:r>
              <w:t>lampstand</w:t>
            </w:r>
            <w:commentRangeEnd w:id="1015"/>
            <w:r>
              <w:rPr>
                <w:rStyle w:val="CommentReference"/>
                <w:rFonts w:ascii="Times New Roman" w:eastAsiaTheme="minorHAnsi" w:hAnsi="Times New Roman" w:cstheme="minorBidi"/>
                <w:color w:val="auto"/>
              </w:rPr>
              <w:commentReference w:id="1015"/>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77777777" w:rsidR="00E35F1F" w:rsidRPr="007425E1" w:rsidRDefault="00E35F1F" w:rsidP="00E35F1F">
            <w:pPr>
              <w:pStyle w:val="EngHang"/>
            </w:pPr>
            <w:r w:rsidRPr="007425E1">
              <w:t>Hail to the hope of salvation,</w:t>
            </w:r>
          </w:p>
          <w:p w14:paraId="44BD9EBF" w14:textId="77777777" w:rsidR="00E35F1F" w:rsidRDefault="00E35F1F" w:rsidP="00E35F1F">
            <w:pPr>
              <w:pStyle w:val="EngHang"/>
            </w:pPr>
            <w:r>
              <w:t>For</w:t>
            </w:r>
            <w:r w:rsidRPr="007425E1">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6"/>
            <w:r>
              <w:t>Greeted</w:t>
            </w:r>
            <w:commentRangeEnd w:id="1016"/>
            <w:r>
              <w:rPr>
                <w:rStyle w:val="CommentReference"/>
                <w:rFonts w:ascii="Times New Roman" w:eastAsiaTheme="minorHAnsi" w:hAnsi="Times New Roman" w:cstheme="minorBidi"/>
                <w:color w:val="auto"/>
              </w:rPr>
              <w:commentReference w:id="1016"/>
            </w:r>
            <w:r w:rsidRPr="007425E1">
              <w:t>, saying,</w:t>
            </w:r>
          </w:p>
          <w:p w14:paraId="59258BC7" w14:textId="77777777" w:rsidR="00E35F1F" w:rsidRPr="007425E1" w:rsidRDefault="00E35F1F" w:rsidP="00E35F1F">
            <w:pPr>
              <w:pStyle w:val="EngHang"/>
            </w:pPr>
            <w:r w:rsidRPr="007425E1">
              <w:t>“Hail to you O full of grace,</w:t>
            </w:r>
          </w:p>
          <w:p w14:paraId="1070352D" w14:textId="77777777" w:rsidR="00E35F1F" w:rsidRDefault="00E35F1F" w:rsidP="00E35F1F">
            <w:pPr>
              <w:pStyle w:val="EngHangEnd"/>
            </w:pPr>
            <w:r w:rsidRPr="007425E1">
              <w:t>The Lord is with you.”</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77777777" w:rsidR="00E35F1F" w:rsidRPr="007425E1" w:rsidRDefault="00E35F1F" w:rsidP="00E35F1F">
            <w:pPr>
              <w:pStyle w:val="EngHang"/>
            </w:pPr>
            <w:commentRangeStart w:id="1017"/>
            <w:r w:rsidRPr="007425E1">
              <w:t xml:space="preserve">For </w:t>
            </w:r>
            <w:commentRangeEnd w:id="1017"/>
            <w:r>
              <w:rPr>
                <w:rStyle w:val="CommentReference"/>
                <w:rFonts w:ascii="Times New Roman" w:eastAsiaTheme="minorHAnsi" w:hAnsi="Times New Roman" w:cstheme="minorBidi"/>
                <w:color w:val="auto"/>
              </w:rPr>
              <w:commentReference w:id="1017"/>
            </w:r>
            <w:r w:rsidRPr="007425E1">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8"/>
            <w:r>
              <w:t>coming</w:t>
            </w:r>
            <w:r w:rsidRPr="007425E1">
              <w:t xml:space="preserve"> </w:t>
            </w:r>
            <w:commentRangeEnd w:id="1018"/>
            <w:r>
              <w:rPr>
                <w:rStyle w:val="CommentReference"/>
                <w:rFonts w:ascii="Times New Roman" w:eastAsiaTheme="minorHAnsi" w:hAnsi="Times New Roman" w:cstheme="minorBidi"/>
                <w:color w:val="auto"/>
              </w:rPr>
              <w:commentReference w:id="1018"/>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77777777" w:rsidR="00E35F1F" w:rsidRPr="007425E1" w:rsidRDefault="00E35F1F" w:rsidP="00E35F1F">
            <w:pPr>
              <w:pStyle w:val="EngHang"/>
            </w:pPr>
            <w:r w:rsidRPr="007425E1">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9"/>
            <w:r w:rsidRPr="00582AD7">
              <w:t>ⲧⲉⲥⲱⲙⲁ</w:t>
            </w:r>
            <w:commentRangeEnd w:id="1019"/>
            <w:r>
              <w:rPr>
                <w:rStyle w:val="CommentReference"/>
                <w:rFonts w:ascii="Garamond" w:hAnsi="Garamond" w:cstheme="minorBidi"/>
                <w:noProof w:val="0"/>
                <w:lang w:val="en-CA"/>
              </w:rPr>
              <w:commentReference w:id="1019"/>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77777777" w:rsidR="00E35F1F" w:rsidRPr="007425E1" w:rsidRDefault="00E35F1F" w:rsidP="00E35F1F">
            <w:pPr>
              <w:pStyle w:val="EngHang"/>
            </w:pPr>
            <w:r>
              <w:t>You</w:t>
            </w:r>
            <w:r w:rsidRPr="007425E1">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0"/>
            <w:r w:rsidRPr="007425E1">
              <w:t>you</w:t>
            </w:r>
            <w:commentRangeEnd w:id="1020"/>
            <w:r>
              <w:rPr>
                <w:rStyle w:val="CommentReference"/>
                <w:rFonts w:ascii="Times New Roman" w:eastAsiaTheme="minorHAnsi" w:hAnsi="Times New Roman" w:cstheme="minorBidi"/>
                <w:color w:val="auto"/>
              </w:rPr>
              <w:commentReference w:id="1020"/>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1" w:name="_Toc298681353"/>
      <w:bookmarkStart w:id="1022" w:name="_Toc308441943"/>
      <w:r>
        <w:lastRenderedPageBreak/>
        <w:t>The Second Crown Batos</w:t>
      </w:r>
      <w:bookmarkEnd w:id="1021"/>
      <w:bookmarkEnd w:id="1022"/>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7777777" w:rsidR="00E35F1F" w:rsidRPr="007425E1" w:rsidRDefault="00E35F1F" w:rsidP="00E35F1F">
            <w:pPr>
              <w:pStyle w:val="EngHang"/>
            </w:pPr>
            <w:r w:rsidRPr="007425E1">
              <w:t>Hail to her who is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77777777" w:rsidR="00E35F1F" w:rsidRPr="007425E1" w:rsidRDefault="00E35F1F" w:rsidP="00E35F1F">
            <w:pPr>
              <w:pStyle w:val="EngHang"/>
            </w:pPr>
            <w:r w:rsidRPr="007425E1">
              <w:t xml:space="preserve">Hail to the </w:t>
            </w:r>
            <w:r>
              <w:t>beautiful</w:t>
            </w:r>
            <w:r w:rsidRPr="007425E1">
              <w:t xml:space="preserve"> dove,</w:t>
            </w:r>
          </w:p>
          <w:p w14:paraId="46D72E8D" w14:textId="77777777" w:rsidR="00E35F1F" w:rsidRPr="007425E1" w:rsidRDefault="00E35F1F" w:rsidP="00E35F1F">
            <w:pPr>
              <w:pStyle w:val="EngHang"/>
            </w:pPr>
            <w:r w:rsidRPr="007425E1">
              <w:t xml:space="preserve">Who </w:t>
            </w:r>
            <w:commentRangeStart w:id="1023"/>
            <w:r>
              <w:t>evangelized</w:t>
            </w:r>
            <w:r w:rsidRPr="007425E1">
              <w:t xml:space="preserve"> </w:t>
            </w:r>
            <w:commentRangeEnd w:id="1023"/>
            <w:r>
              <w:rPr>
                <w:rStyle w:val="CommentReference"/>
                <w:rFonts w:ascii="Times New Roman" w:eastAsiaTheme="minorHAnsi" w:hAnsi="Times New Roman" w:cstheme="minorBidi"/>
                <w:color w:val="auto"/>
              </w:rPr>
              <w:commentReference w:id="1023"/>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7777777" w:rsidR="00E35F1F" w:rsidRDefault="00E35F1F" w:rsidP="00E35F1F">
            <w:pPr>
              <w:pStyle w:val="EngHang"/>
            </w:pPr>
            <w:r>
              <w:t>Hail to the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77777777" w:rsidR="00E35F1F" w:rsidRDefault="00E35F1F" w:rsidP="00E35F1F">
            <w:pPr>
              <w:pStyle w:val="EngHang"/>
            </w:pPr>
            <w:r>
              <w:t>Hail to the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77777777" w:rsidR="00E35F1F" w:rsidRPr="007425E1" w:rsidRDefault="00E35F1F" w:rsidP="00E35F1F">
            <w:pPr>
              <w:pStyle w:val="EngHang"/>
            </w:pPr>
            <w:r w:rsidRPr="007425E1">
              <w:t>Hail to you, O full of grace,</w:t>
            </w:r>
          </w:p>
          <w:p w14:paraId="395B25F1" w14:textId="77777777" w:rsidR="00E35F1F" w:rsidRPr="007425E1" w:rsidRDefault="00E35F1F" w:rsidP="00E35F1F">
            <w:pPr>
              <w:pStyle w:val="EngHang"/>
            </w:pPr>
            <w:r w:rsidRPr="007425E1">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4"/>
            <w:r w:rsidRPr="007425E1">
              <w:t>thereof</w:t>
            </w:r>
            <w:commentRangeEnd w:id="1024"/>
            <w:r>
              <w:rPr>
                <w:rStyle w:val="CommentReference"/>
                <w:rFonts w:ascii="Times New Roman" w:eastAsiaTheme="minorHAnsi" w:hAnsi="Times New Roman" w:cstheme="minorBidi"/>
                <w:color w:val="auto"/>
              </w:rPr>
              <w:commentReference w:id="1024"/>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77777777" w:rsidR="00E35F1F" w:rsidRPr="007425E1" w:rsidRDefault="00E35F1F" w:rsidP="00E35F1F">
            <w:pPr>
              <w:pStyle w:val="EngHang"/>
            </w:pPr>
            <w:r w:rsidRPr="007425E1">
              <w:t>Hail to the incorrupt</w:t>
            </w:r>
            <w:r>
              <w:rPr>
                <w:rStyle w:val="FootnoteReference"/>
                <w:rFonts w:eastAsiaTheme="majorEastAsia"/>
                <w:lang w:val="en-GB"/>
              </w:rPr>
              <w:t xml:space="preserve"> </w:t>
            </w:r>
            <w:r w:rsidRPr="007425E1">
              <w:t>vessel,</w:t>
            </w:r>
          </w:p>
          <w:p w14:paraId="29616316" w14:textId="77777777" w:rsidR="00E35F1F" w:rsidRPr="007425E1" w:rsidRDefault="00E35F1F" w:rsidP="00E35F1F">
            <w:pPr>
              <w:pStyle w:val="EngHang"/>
            </w:pPr>
            <w:r w:rsidRPr="007425E1">
              <w:t>Of the Divinity,</w:t>
            </w:r>
          </w:p>
          <w:p w14:paraId="1822FB44" w14:textId="77777777" w:rsidR="00E35F1F" w:rsidRPr="007425E1" w:rsidRDefault="00E35F1F" w:rsidP="00E35F1F">
            <w:pPr>
              <w:pStyle w:val="EngHang"/>
            </w:pPr>
            <w:r w:rsidRPr="007425E1">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5"/>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5"/>
            <w:r>
              <w:rPr>
                <w:rStyle w:val="CommentReference"/>
                <w:rFonts w:ascii="Garamond" w:hAnsi="Garamond" w:cstheme="minorBidi"/>
                <w:noProof w:val="0"/>
                <w:lang w:val="en-CA"/>
              </w:rPr>
              <w:commentReference w:id="1025"/>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77777777" w:rsidR="00E35F1F" w:rsidRPr="007425E1" w:rsidRDefault="00E35F1F" w:rsidP="00E35F1F">
            <w:pPr>
              <w:pStyle w:val="EngHang"/>
            </w:pPr>
            <w:r w:rsidRPr="007425E1">
              <w:t>“Hail to you O full of grace,</w:t>
            </w:r>
          </w:p>
          <w:p w14:paraId="09B7692F" w14:textId="77777777" w:rsidR="00E35F1F" w:rsidRDefault="00E35F1F" w:rsidP="00E35F1F">
            <w:pPr>
              <w:pStyle w:val="EngHangEnd"/>
            </w:pPr>
            <w:r w:rsidRPr="007425E1">
              <w:t>The Lord is with you.”</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77777777" w:rsidR="00E35F1F" w:rsidRPr="00BE768B" w:rsidRDefault="00E35F1F" w:rsidP="00E35F1F">
            <w:pPr>
              <w:pStyle w:val="EngHang"/>
            </w:pPr>
            <w:r w:rsidRPr="00BE768B">
              <w:t>Hail to you O Virgin,</w:t>
            </w:r>
          </w:p>
          <w:p w14:paraId="2630A295" w14:textId="77777777" w:rsidR="00E35F1F" w:rsidRDefault="00E35F1F" w:rsidP="00E35F1F">
            <w:pPr>
              <w:pStyle w:val="EngHang"/>
            </w:pPr>
            <w:r>
              <w:t>The true</w:t>
            </w:r>
            <w:r>
              <w:rPr>
                <w:rStyle w:val="FootnoteReference"/>
              </w:rPr>
              <w:footnoteReference w:id="827"/>
            </w:r>
            <w:r>
              <w:t xml:space="preserve"> Queen.</w:t>
            </w:r>
          </w:p>
          <w:p w14:paraId="32D9FD67" w14:textId="77777777" w:rsidR="00E35F1F" w:rsidRPr="00BE768B" w:rsidRDefault="00E35F1F" w:rsidP="00E35F1F">
            <w:pPr>
              <w:pStyle w:val="EngHang"/>
            </w:pPr>
            <w:r w:rsidRPr="00BE768B">
              <w:t>Hail to the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6" w:name="_Toc298681354"/>
      <w:bookmarkStart w:id="1027" w:name="_Ref299212102"/>
      <w:bookmarkStart w:id="1028" w:name="_Ref299212144"/>
      <w:bookmarkStart w:id="1029" w:name="_Ref299212161"/>
      <w:bookmarkStart w:id="1030" w:name="_Toc308441944"/>
      <w:bookmarkStart w:id="1031" w:name="_Toc448227694"/>
      <w:r>
        <w:lastRenderedPageBreak/>
        <w:t>The Ending of the Batos Theotokias</w:t>
      </w:r>
      <w:bookmarkEnd w:id="1026"/>
      <w:bookmarkEnd w:id="1027"/>
      <w:bookmarkEnd w:id="1028"/>
      <w:bookmarkEnd w:id="1029"/>
      <w:bookmarkEnd w:id="1030"/>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2"/>
            <w:r w:rsidRPr="007425E1">
              <w:rPr>
                <w:rFonts w:eastAsiaTheme="minorHAnsi"/>
              </w:rPr>
              <w:t>Awesome and full of glory</w:t>
            </w:r>
            <w:commentRangeEnd w:id="1032"/>
            <w:r>
              <w:rPr>
                <w:rStyle w:val="CommentReference"/>
                <w:rFonts w:ascii="Times New Roman" w:eastAsiaTheme="minorHAnsi" w:hAnsi="Times New Roman" w:cstheme="minorBidi"/>
                <w:color w:val="auto"/>
              </w:rPr>
              <w:commentReference w:id="1032"/>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77777777" w:rsidR="00E35F1F" w:rsidRDefault="00E35F1F" w:rsidP="00E35F1F">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77777777" w:rsidR="00E35F1F" w:rsidRPr="007425E1" w:rsidRDefault="00E35F1F" w:rsidP="00E35F1F">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77777777" w:rsidR="00E35F1F" w:rsidRDefault="00E35F1F" w:rsidP="00E35F1F">
            <w:pPr>
              <w:pStyle w:val="EngHangEnd"/>
            </w:pPr>
            <w:r w:rsidRPr="007425E1">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3"/>
            <w:r w:rsidRPr="007425E1">
              <w:rPr>
                <w:rFonts w:eastAsiaTheme="minorHAnsi"/>
              </w:rPr>
              <w:t>works</w:t>
            </w:r>
            <w:commentRangeEnd w:id="1033"/>
            <w:r>
              <w:rPr>
                <w:rStyle w:val="CommentReference"/>
                <w:rFonts w:ascii="Times New Roman" w:eastAsiaTheme="minorHAnsi" w:hAnsi="Times New Roman" w:cstheme="minorBidi"/>
                <w:color w:val="auto"/>
              </w:rPr>
              <w:commentReference w:id="1033"/>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4"/>
            <w:r w:rsidRPr="00582AD7">
              <w:t>ϥ̀ⲛⲁϯ ⲙ̀ⲡⲓⲟⲩⲁⲓ</w:t>
            </w:r>
            <w:commentRangeEnd w:id="1034"/>
            <w:r>
              <w:rPr>
                <w:rStyle w:val="CommentReference"/>
                <w:rFonts w:ascii="Garamond" w:hAnsi="Garamond" w:cstheme="minorBidi"/>
                <w:noProof w:val="0"/>
                <w:lang w:val="en-CA"/>
              </w:rPr>
              <w:commentReference w:id="1034"/>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77777777" w:rsidR="00E35F1F" w:rsidRDefault="00E35F1F" w:rsidP="00E35F1F">
            <w:pPr>
              <w:pStyle w:val="EngHangEnd"/>
            </w:pPr>
            <w:r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77777777" w:rsidR="00E35F1F" w:rsidRDefault="00E35F1F" w:rsidP="00E35F1F">
            <w:pPr>
              <w:pStyle w:val="EngHangEnd"/>
            </w:pPr>
            <w:r w:rsidRPr="007425E1">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77777777"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5"/>
            <w:r w:rsidRPr="007425E1">
              <w:rPr>
                <w:rFonts w:eastAsiaTheme="minorHAnsi"/>
              </w:rPr>
              <w:t xml:space="preserve">with </w:t>
            </w:r>
            <w:commentRangeEnd w:id="1035"/>
            <w:r>
              <w:rPr>
                <w:rStyle w:val="CommentReference"/>
                <w:rFonts w:ascii="Times New Roman" w:eastAsiaTheme="minorHAnsi" w:hAnsi="Times New Roman" w:cstheme="minorBidi"/>
                <w:color w:val="auto"/>
              </w:rPr>
              <w:commentReference w:id="1035"/>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6"/>
            <w:r w:rsidRPr="00582AD7">
              <w:t>ⲡⲁⲓ ⲉ̀ϩⲟⲟⲩ</w:t>
            </w:r>
            <w:commentRangeEnd w:id="1036"/>
            <w:r>
              <w:rPr>
                <w:rStyle w:val="CommentReference"/>
                <w:rFonts w:ascii="Garamond" w:hAnsi="Garamond" w:cstheme="minorBidi"/>
                <w:noProof w:val="0"/>
                <w:lang w:val="en-CA"/>
              </w:rPr>
              <w:commentReference w:id="1036"/>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7"/>
            <w:r w:rsidRPr="007425E1">
              <w:rPr>
                <w:rFonts w:eastAsiaTheme="minorHAnsi"/>
              </w:rPr>
              <w:t xml:space="preserve">bless </w:t>
            </w:r>
            <w:commentRangeEnd w:id="1037"/>
            <w:r>
              <w:rPr>
                <w:rStyle w:val="CommentReference"/>
                <w:rFonts w:ascii="Times New Roman" w:eastAsiaTheme="minorHAnsi" w:hAnsi="Times New Roman" w:cstheme="minorBidi"/>
                <w:color w:val="auto"/>
              </w:rPr>
              <w:commentReference w:id="1037"/>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19BDAE66" w14:textId="3B0D726D" w:rsidR="00E35F1F" w:rsidRDefault="00E35F1F" w:rsidP="00E35F1F">
      <w:r>
        <w:t xml:space="preserve">Continue to the Creed on page </w:t>
      </w:r>
      <w:r>
        <w:fldChar w:fldCharType="begin"/>
      </w:r>
      <w:r>
        <w:instrText xml:space="preserve"> PAGEREF _Ref299212181 \h </w:instrText>
      </w:r>
      <w:r>
        <w:fldChar w:fldCharType="separate"/>
      </w:r>
      <w:r>
        <w:rPr>
          <w:noProof/>
        </w:rPr>
        <w:t>72</w:t>
      </w:r>
      <w:r>
        <w:fldChar w:fldCharType="end"/>
      </w:r>
      <w:r>
        <w:t>.</w:t>
      </w:r>
    </w:p>
    <w:p w14:paraId="53F21295" w14:textId="7E33FD9B" w:rsidR="00D31F38" w:rsidRDefault="00D31F38" w:rsidP="00AD3852">
      <w:pPr>
        <w:pStyle w:val="Rubric"/>
      </w:pPr>
    </w:p>
    <w:p w14:paraId="2B953233" w14:textId="2EEB2E2C" w:rsidR="006869EE" w:rsidRDefault="006869EE" w:rsidP="00AD3852">
      <w:pPr>
        <w:pStyle w:val="Rubric"/>
      </w:pPr>
    </w:p>
    <w:p w14:paraId="5B6557D6" w14:textId="77777777" w:rsidR="006869EE" w:rsidRDefault="006869EE">
      <w:pPr>
        <w:jc w:val="left"/>
        <w:rPr>
          <w:rFonts w:ascii="Castellar" w:eastAsiaTheme="majorEastAsia" w:hAnsi="Castellar" w:cstheme="majorBidi"/>
          <w:b/>
          <w:bCs/>
          <w:color w:val="000000" w:themeColor="text1"/>
          <w:sz w:val="56"/>
          <w:szCs w:val="56"/>
        </w:rPr>
      </w:pPr>
      <w:r>
        <w:br w:type="page"/>
      </w:r>
    </w:p>
    <w:p w14:paraId="429F95AD" w14:textId="209B9F02" w:rsidR="006869EE" w:rsidRDefault="006869EE" w:rsidP="006869EE">
      <w:pPr>
        <w:pStyle w:val="Body"/>
      </w:pPr>
    </w:p>
    <w:p w14:paraId="0D2FD8B6" w14:textId="3B02AFDF" w:rsidR="006869EE" w:rsidRDefault="006869EE" w:rsidP="006869EE">
      <w:pPr>
        <w:pStyle w:val="Body"/>
      </w:pPr>
    </w:p>
    <w:p w14:paraId="7121E02A" w14:textId="7D52C993" w:rsidR="006869EE" w:rsidRDefault="006869EE" w:rsidP="006869EE">
      <w:pPr>
        <w:pStyle w:val="Body"/>
      </w:pPr>
    </w:p>
    <w:p w14:paraId="6C0BF8D2" w14:textId="022CF951" w:rsidR="006869EE" w:rsidRDefault="006869EE" w:rsidP="006869EE">
      <w:pPr>
        <w:pStyle w:val="Body"/>
      </w:pPr>
    </w:p>
    <w:p w14:paraId="126553D9" w14:textId="3C345080" w:rsidR="006869EE" w:rsidRDefault="006869EE" w:rsidP="006869EE">
      <w:pPr>
        <w:pStyle w:val="Body"/>
      </w:pPr>
    </w:p>
    <w:p w14:paraId="3E01078E" w14:textId="66C4F4AA" w:rsidR="006869EE" w:rsidRDefault="006869EE" w:rsidP="006869EE">
      <w:pPr>
        <w:pStyle w:val="Body"/>
      </w:pPr>
    </w:p>
    <w:p w14:paraId="2CEAFA25" w14:textId="61CD97BA" w:rsidR="006869EE" w:rsidRDefault="006869EE" w:rsidP="006869EE">
      <w:pPr>
        <w:pStyle w:val="Body"/>
      </w:pPr>
    </w:p>
    <w:p w14:paraId="2742A904" w14:textId="771ECAAE" w:rsidR="006869EE" w:rsidRDefault="006869EE" w:rsidP="006869EE">
      <w:pPr>
        <w:pStyle w:val="Body"/>
      </w:pPr>
    </w:p>
    <w:p w14:paraId="73527197" w14:textId="77777777" w:rsidR="006869EE" w:rsidRDefault="006869EE" w:rsidP="006869EE">
      <w:pPr>
        <w:pStyle w:val="Body"/>
      </w:pPr>
    </w:p>
    <w:p w14:paraId="0F571DA3" w14:textId="41F2142E" w:rsidR="006869EE" w:rsidRDefault="006869EE" w:rsidP="006869EE">
      <w:pPr>
        <w:pStyle w:val="Heading1"/>
      </w:pPr>
      <w:bookmarkStart w:id="1038" w:name="_Toc448227695"/>
      <w:bookmarkStart w:id="1039" w:name="_Ref448227875"/>
      <w:bookmarkStart w:id="1040" w:name="_Ref448227880"/>
      <w:r>
        <w:t>The Raising of Incense</w:t>
      </w:r>
      <w:bookmarkEnd w:id="1038"/>
      <w:bookmarkEnd w:id="1039"/>
      <w:bookmarkEnd w:id="1040"/>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1" w:name="_Toc448227457"/>
      <w:r>
        <w:lastRenderedPageBreak/>
        <w:t xml:space="preserve">The Raising of Evening (or </w:t>
      </w:r>
      <w:commentRangeStart w:id="1042"/>
      <w:r>
        <w:t>Morning</w:t>
      </w:r>
      <w:commentRangeEnd w:id="1042"/>
      <w:r>
        <w:rPr>
          <w:rStyle w:val="CommentReference"/>
          <w:rFonts w:eastAsiaTheme="minorHAnsi" w:cstheme="minorBidi"/>
          <w:b w:val="0"/>
          <w:bCs w:val="0"/>
        </w:rPr>
        <w:commentReference w:id="1042"/>
      </w:r>
      <w:r>
        <w:t>) Incense</w:t>
      </w:r>
      <w:bookmarkEnd w:id="1041"/>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3" w:name="ThanksgivingIncense"/>
      <w:r>
        <w:lastRenderedPageBreak/>
        <w:t>The Prayer of Thanksgiving</w:t>
      </w:r>
    </w:p>
    <w:bookmarkEnd w:id="1043"/>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0372B05A" w14:textId="77777777" w:rsidR="006869EE" w:rsidRDefault="006869EE" w:rsidP="006869EE">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br w:type="page"/>
      </w:r>
    </w:p>
    <w:p w14:paraId="61E412E8" w14:textId="77777777" w:rsidR="006869EE" w:rsidRDefault="006869EE" w:rsidP="006869EE">
      <w:pPr>
        <w:pStyle w:val="Rubric"/>
      </w:pPr>
      <w:r>
        <w:lastRenderedPageBreak/>
        <w:t>The Doxology of Prime</w:t>
      </w:r>
      <w:r>
        <w:fldChar w:fldCharType="end"/>
      </w:r>
      <w:r>
        <w:t xml:space="preserve"> (stopping before “O True Light”), page </w:t>
      </w:r>
      <w:r>
        <w:fldChar w:fldCharType="begin"/>
      </w:r>
      <w:r>
        <w:instrText xml:space="preserve"> PAGEREF _Ref412098903 \h </w:instrText>
      </w:r>
      <w:r>
        <w:fldChar w:fldCharType="separate"/>
      </w:r>
      <w:r>
        <w:rPr>
          <w:noProof/>
        </w:rPr>
        <w:t>83</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44" w:name="_Ref435789344"/>
      <w:bookmarkStart w:id="1045" w:name="VersesCymbals"/>
      <w:r>
        <w:t>The Verses of the Cymbals</w:t>
      </w:r>
      <w:bookmarkEnd w:id="1044"/>
    </w:p>
    <w:bookmarkEnd w:id="1045"/>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2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2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6"/>
            <w:r w:rsidRPr="007425E1">
              <w:t xml:space="preserve">May </w:t>
            </w:r>
            <w:commentRangeEnd w:id="1046"/>
            <w:r>
              <w:rPr>
                <w:rStyle w:val="CommentReference"/>
                <w:rFonts w:eastAsiaTheme="minorHAnsi" w:cstheme="minorBidi"/>
                <w:color w:val="auto"/>
                <w:lang w:val="en-CA"/>
              </w:rPr>
              <w:commentReference w:id="1046"/>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77777777" w:rsidR="006869EE" w:rsidRDefault="006869EE" w:rsidP="006869EE">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7" w:name="PrayerDeparted"/>
      <w:r>
        <w:t>The Prayer for the Departed</w:t>
      </w:r>
    </w:p>
    <w:bookmarkEnd w:id="1047"/>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0"/>
      </w:r>
      <w:commentRangeStart w:id="1048"/>
      <w:r>
        <w:t xml:space="preserve"> </w:t>
      </w:r>
      <w:commentRangeEnd w:id="1048"/>
      <w:r>
        <w:rPr>
          <w:rStyle w:val="CommentReference"/>
          <w:lang w:val="en-CA"/>
        </w:rPr>
        <w:commentReference w:id="1048"/>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9"/>
      <w:r>
        <w:t xml:space="preserve"> </w:t>
      </w:r>
      <w:commentRangeEnd w:id="1049"/>
      <w:r>
        <w:rPr>
          <w:rStyle w:val="CommentReference"/>
          <w:lang w:val="en-CA"/>
        </w:rPr>
        <w:commentReference w:id="1049"/>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0"/>
      <w:r>
        <w:t>You</w:t>
      </w:r>
      <w:commentRangeEnd w:id="1050"/>
      <w:r>
        <w:rPr>
          <w:rStyle w:val="CommentReference"/>
          <w:lang w:val="en-CA"/>
        </w:rPr>
        <w:commentReference w:id="1050"/>
      </w:r>
      <w:r>
        <w:t>, with Him, and the Holy Spirit, the Giver of Life, Who is of One Essence with You, now, and at all times, and unto the age of all ages. Amen.</w:t>
      </w:r>
    </w:p>
    <w:p w14:paraId="651763CC" w14:textId="77777777"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83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1" w:name="_Ref435789903"/>
      <w:r>
        <w:rPr>
          <w:lang w:val="en-GB"/>
        </w:rPr>
        <w:t>Graciously Accord</w:t>
      </w:r>
      <w:bookmarkEnd w:id="1051"/>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2" w:name="_Ref435789927"/>
      <w:bookmarkStart w:id="1053"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4"/>
      <w:r>
        <w:rPr>
          <w:lang w:val="en-GB"/>
        </w:rPr>
        <w:t xml:space="preserve">to </w:t>
      </w:r>
      <w:commentRangeEnd w:id="1054"/>
      <w:r>
        <w:rPr>
          <w:rStyle w:val="CommentReference"/>
          <w:lang w:val="en-CA"/>
        </w:rPr>
        <w:commentReference w:id="1054"/>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5" w:name="_Ref442856274"/>
      <w:r>
        <w:t>The Gloria</w:t>
      </w:r>
      <w:bookmarkEnd w:id="1052"/>
      <w:bookmarkEnd w:id="1055"/>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6" w:name="_Ref435789969"/>
      <w:bookmarkEnd w:id="1053"/>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7" w:name="_Ref442856358"/>
      <w:r>
        <w:t>The Trisagion</w:t>
      </w:r>
      <w:bookmarkEnd w:id="1056"/>
      <w:bookmarkEnd w:id="1057"/>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8" w:name="_Ref442856453"/>
      <w:r>
        <w:t>Hail to You</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9" w:name="_Ref434477171"/>
      <w:r>
        <w:t>The Introduction to the Doxologies</w:t>
      </w:r>
      <w:bookmarkEnd w:id="1059"/>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0" w:name="_Ref435799700"/>
      <w:r>
        <w:t>The Doxologies</w:t>
      </w:r>
      <w:bookmarkEnd w:id="1060"/>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1" w:name="_Ref434487836"/>
      <w:r>
        <w:t>The Evening Doxology of the Virgin</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2" w:name="_Ref434487846"/>
      <w:r>
        <w:t>The Morning Doxology of the Virgin</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3"/>
            <w:r>
              <w:t xml:space="preserve">declared </w:t>
            </w:r>
            <w:commentRangeEnd w:id="1063"/>
            <w:r>
              <w:rPr>
                <w:rStyle w:val="CommentReference"/>
                <w:rFonts w:ascii="Times New Roman" w:eastAsiaTheme="minorHAnsi" w:hAnsi="Times New Roman" w:cstheme="minorBidi"/>
                <w:color w:val="auto"/>
              </w:rPr>
              <w:commentReference w:id="1063"/>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4"/>
            <w:r>
              <w:t xml:space="preserve">Good New </w:t>
            </w:r>
            <w:commentRangeEnd w:id="1064"/>
            <w:r>
              <w:rPr>
                <w:rStyle w:val="CommentReference"/>
                <w:rFonts w:ascii="Times New Roman" w:eastAsiaTheme="minorHAnsi" w:hAnsi="Times New Roman" w:cstheme="minorBidi"/>
                <w:color w:val="auto"/>
              </w:rPr>
              <w:commentReference w:id="1064"/>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5"/>
            <w:r>
              <w:t>Be our advocate</w:t>
            </w:r>
            <w:commentRangeEnd w:id="1065"/>
            <w:r>
              <w:rPr>
                <w:rStyle w:val="CommentReference"/>
                <w:rFonts w:ascii="Times New Roman" w:eastAsiaTheme="minorHAnsi" w:hAnsi="Times New Roman" w:cstheme="minorBidi"/>
                <w:color w:val="auto"/>
              </w:rPr>
              <w:commentReference w:id="1065"/>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6"/>
            <w:r>
              <w:t>Mary</w:t>
            </w:r>
            <w:commentRangeEnd w:id="1066"/>
            <w:r>
              <w:rPr>
                <w:rStyle w:val="CommentReference"/>
                <w:rFonts w:ascii="Times New Roman" w:eastAsiaTheme="minorHAnsi" w:hAnsi="Times New Roman" w:cstheme="minorBidi"/>
                <w:color w:val="auto"/>
              </w:rPr>
              <w:commentReference w:id="1066"/>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77777777"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7" w:name="_Ref435799710"/>
      <w:r>
        <w:t>The Orthodox Creed</w:t>
      </w:r>
      <w:bookmarkEnd w:id="1067"/>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lastRenderedPageBreak/>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8" w:name="_Ref442856751"/>
      <w:r>
        <w:t>God Have mercy upon us</w:t>
      </w:r>
      <w:bookmarkEnd w:id="1068"/>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3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9"/>
      <w:r>
        <w:t>God</w:t>
      </w:r>
      <w:commentRangeEnd w:id="1069"/>
      <w:r>
        <w:rPr>
          <w:rStyle w:val="CommentReference"/>
          <w:lang w:val="en-CA"/>
        </w:rPr>
        <w:commentReference w:id="1069"/>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3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0" w:name="_Ref442856856"/>
      <w:r>
        <w:t>The Prayer for the Gospel</w:t>
      </w:r>
      <w:bookmarkEnd w:id="1070"/>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lastRenderedPageBreak/>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w:t>
      </w:r>
      <w:r>
        <w:lastRenderedPageBreak/>
        <w:t xml:space="preserve">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1" w:name="_Ref442870575"/>
      <w:r>
        <w:t>The Gospel Response</w:t>
      </w:r>
      <w:bookmarkEnd w:id="1071"/>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lastRenderedPageBreak/>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2" w:name="_Ref442870289"/>
      <w:r>
        <w:lastRenderedPageBreak/>
        <w:t>The Absolutions</w:t>
      </w:r>
      <w:bookmarkEnd w:id="1072"/>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2E710C50" w14:textId="77777777" w:rsidR="006869EE" w:rsidRPr="00AD3852" w:rsidRDefault="006869EE" w:rsidP="006869EE">
      <w:pPr>
        <w:pStyle w:val="Heading1"/>
        <w:sectPr w:rsidR="006869EE" w:rsidRPr="00AD3852" w:rsidSect="00686912">
          <w:headerReference w:type="default" r:id="rId24"/>
          <w:type w:val="continuous"/>
          <w:pgSz w:w="11880" w:h="15480" w:code="1"/>
          <w:pgMar w:top="1080" w:right="1440" w:bottom="1440" w:left="1080" w:header="720" w:footer="720" w:gutter="504"/>
          <w:cols w:space="720"/>
          <w:docGrid w:linePitch="360"/>
        </w:sectPr>
      </w:pPr>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73" w:name="_Toc448227696"/>
      <w:bookmarkStart w:id="1074" w:name="_Ref448228543"/>
      <w:bookmarkStart w:id="1075" w:name="_Ref448228546"/>
      <w:r>
        <w:t>The Book of Psalis and Doxologies</w:t>
      </w:r>
      <w:bookmarkEnd w:id="323"/>
      <w:bookmarkEnd w:id="324"/>
      <w:bookmarkEnd w:id="325"/>
      <w:bookmarkEnd w:id="1073"/>
      <w:bookmarkEnd w:id="1074"/>
      <w:bookmarkEnd w:id="1075"/>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6" w:name="_Toc410196197"/>
      <w:bookmarkStart w:id="1077" w:name="_Toc410196439"/>
      <w:bookmarkStart w:id="1078" w:name="_Toc410196941"/>
      <w:bookmarkStart w:id="1079" w:name="_Toc448227697"/>
      <w:r>
        <w:lastRenderedPageBreak/>
        <w:t>General and Common Doxologies</w:t>
      </w:r>
      <w:bookmarkEnd w:id="1079"/>
    </w:p>
    <w:p w14:paraId="1B082926" w14:textId="77777777" w:rsidR="009C13E9" w:rsidRDefault="009C13E9" w:rsidP="009C13E9">
      <w:pPr>
        <w:pStyle w:val="Heading3"/>
      </w:pPr>
      <w:bookmarkStart w:id="1080" w:name="_Ref434488390"/>
      <w:r>
        <w:t>The Doxology of the Heavenly</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1"/>
            <w:r>
              <w:t>The great and holy luminaries,</w:t>
            </w:r>
            <w:commentRangeEnd w:id="1081"/>
            <w:r>
              <w:rPr>
                <w:rStyle w:val="CommentReference"/>
                <w:rFonts w:ascii="Times New Roman" w:hAnsi="Times New Roman"/>
              </w:rPr>
              <w:commentReference w:id="108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2"/>
            <w:r>
              <w:rPr>
                <w:rStyle w:val="CommentReference"/>
                <w:rFonts w:ascii="Times New Roman" w:hAnsi="Times New Roman"/>
              </w:rPr>
              <w:commentReference w:id="108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3"/>
            <w:r w:rsidRPr="00602B0F">
              <w:t xml:space="preserve">O Lord, </w:t>
            </w:r>
            <w:commentRangeEnd w:id="1083"/>
            <w:r>
              <w:rPr>
                <w:rStyle w:val="CommentReference"/>
                <w:rFonts w:ascii="Times New Roman" w:hAnsi="Times New Roman"/>
              </w:rPr>
              <w:commentReference w:id="108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4" w:name="_Ref434488524"/>
      <w:r>
        <w:t>The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5" w:name="_Ref434488546"/>
      <w:r>
        <w:t>Another Doxology of St. John the Baptist</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6" w:name="_Ref434488644"/>
      <w:r>
        <w:lastRenderedPageBreak/>
        <w:t>A Doxology for the Apostles</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7"/>
            <w:r>
              <w:t xml:space="preserve">called </w:t>
            </w:r>
            <w:commentRangeEnd w:id="1087"/>
            <w:r>
              <w:rPr>
                <w:rStyle w:val="CommentReference"/>
                <w:rFonts w:ascii="Times New Roman" w:eastAsiaTheme="minorHAnsi" w:hAnsi="Times New Roman" w:cstheme="minorBidi"/>
                <w:color w:val="auto"/>
              </w:rPr>
              <w:commentReference w:id="108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8"/>
            <w:r>
              <w:t>Who loved him greatly.</w:t>
            </w:r>
            <w:commentRangeEnd w:id="1088"/>
            <w:r>
              <w:rPr>
                <w:rStyle w:val="CommentReference"/>
                <w:rFonts w:ascii="Times New Roman" w:eastAsiaTheme="minorHAnsi" w:hAnsi="Times New Roman" w:cstheme="minorBidi"/>
                <w:color w:val="auto"/>
              </w:rPr>
              <w:commentReference w:id="108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9" w:name="_Ref434488657"/>
      <w:r>
        <w:t>Another Doxology for the Apostles</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0"/>
            <w:r>
              <w:t xml:space="preserve">Our </w:t>
            </w:r>
            <w:commentRangeEnd w:id="1090"/>
            <w:r>
              <w:rPr>
                <w:rStyle w:val="CommentReference"/>
                <w:rFonts w:ascii="Times New Roman" w:eastAsiaTheme="minorHAnsi" w:hAnsi="Times New Roman" w:cstheme="minorBidi"/>
                <w:color w:val="auto"/>
              </w:rPr>
              <w:commentReference w:id="109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1"/>
            <w:r>
              <w:t xml:space="preserve">And </w:t>
            </w:r>
            <w:commentRangeEnd w:id="1091"/>
            <w:r>
              <w:rPr>
                <w:rStyle w:val="CommentReference"/>
                <w:rFonts w:ascii="Times New Roman" w:eastAsiaTheme="minorHAnsi" w:hAnsi="Times New Roman" w:cstheme="minorBidi"/>
                <w:color w:val="auto"/>
              </w:rPr>
              <w:commentReference w:id="109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2"/>
            <w:r>
              <w:t>And was numbered with</w:t>
            </w:r>
          </w:p>
          <w:p w14:paraId="5527B3A6" w14:textId="77777777" w:rsidR="004C7F73" w:rsidRDefault="004C7F73" w:rsidP="004C7F73">
            <w:pPr>
              <w:pStyle w:val="EngHangEnd"/>
            </w:pPr>
            <w:r>
              <w:t>The rest of the Apostles.</w:t>
            </w:r>
            <w:commentRangeEnd w:id="1092"/>
            <w:r>
              <w:rPr>
                <w:rStyle w:val="CommentReference"/>
                <w:rFonts w:ascii="Times New Roman" w:eastAsiaTheme="minorHAnsi" w:hAnsi="Times New Roman" w:cstheme="minorBidi"/>
                <w:color w:val="auto"/>
              </w:rPr>
              <w:commentReference w:id="109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3"/>
            <w:r>
              <w:t xml:space="preserve">sound </w:t>
            </w:r>
            <w:commentRangeEnd w:id="1093"/>
            <w:r>
              <w:rPr>
                <w:rStyle w:val="CommentReference"/>
                <w:rFonts w:ascii="Times New Roman" w:eastAsiaTheme="minorHAnsi" w:hAnsi="Times New Roman" w:cstheme="minorBidi"/>
                <w:color w:val="auto"/>
              </w:rPr>
              <w:commentReference w:id="109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4" w:name="_Ref434488814"/>
      <w:r>
        <w:t>The Doxology of St. Mark</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5"/>
            <w:r>
              <w:t>Beholder of God</w:t>
            </w:r>
            <w:commentRangeEnd w:id="1095"/>
            <w:r>
              <w:rPr>
                <w:rStyle w:val="CommentReference"/>
                <w:rFonts w:ascii="Times New Roman" w:eastAsiaTheme="minorHAnsi" w:hAnsi="Times New Roman" w:cstheme="minorBidi"/>
                <w:color w:val="auto"/>
              </w:rPr>
              <w:commentReference w:id="109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6" w:name="_Ref434488992"/>
      <w:r>
        <w:t>The Doxology of Any Apostle</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7"/>
            <w:r>
              <w:rPr>
                <w:rStyle w:val="CommentReference"/>
                <w:rFonts w:ascii="Times New Roman" w:eastAsiaTheme="minorHAnsi" w:hAnsi="Times New Roman" w:cstheme="minorBidi"/>
                <w:color w:val="auto"/>
              </w:rPr>
              <w:commentReference w:id="109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8"/>
            <w:r>
              <w:t>compatriots</w:t>
            </w:r>
            <w:commentRangeEnd w:id="1098"/>
            <w:r>
              <w:rPr>
                <w:rStyle w:val="CommentReference"/>
                <w:rFonts w:ascii="Times New Roman" w:eastAsiaTheme="minorHAnsi" w:hAnsi="Times New Roman" w:cstheme="minorBidi"/>
                <w:color w:val="auto"/>
              </w:rPr>
              <w:commentReference w:id="109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9" w:name="_Ref434489014"/>
      <w:r>
        <w:t>The Doxology of St. Stephen</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0" w:name="_Ref434489170"/>
      <w:r>
        <w:t>The Doxology of St. George</w:t>
      </w:r>
      <w:bookmarkEnd w:id="1100"/>
    </w:p>
    <w:p w14:paraId="066A4290" w14:textId="0560692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35F1F">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35F1F">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35F1F">
        <w:rPr>
          <w:noProof/>
        </w:rPr>
        <w:t>794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1" w:name="_Ref434490082"/>
      <w:r>
        <w:t>The Doxology of St. Demiana</w:t>
      </w:r>
      <w:bookmarkEnd w:id="1101"/>
    </w:p>
    <w:p w14:paraId="10DFBB59" w14:textId="683BF935"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35F1F">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35F1F">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35F1F">
        <w:rPr>
          <w:noProof/>
        </w:rPr>
        <w:t>762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2" w:name="_Ref434489950"/>
      <w:r>
        <w:t>The Doxology of the Martyrs</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3"/>
            <w:r>
              <w:t>Akrash</w:t>
            </w:r>
            <w:commentRangeEnd w:id="1103"/>
            <w:r>
              <w:rPr>
                <w:rStyle w:val="CommentReference"/>
              </w:rPr>
              <w:commentReference w:id="110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4" w:name="_Ref434490311"/>
      <w:r>
        <w:t>The Doxology of St. Anthony and St. Paul</w:t>
      </w:r>
      <w:bookmarkEnd w:id="1104"/>
    </w:p>
    <w:p w14:paraId="716265E5" w14:textId="4610EB9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35F1F">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35F1F">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35F1F">
        <w:rPr>
          <w:noProof/>
        </w:rPr>
        <w:t>765</w:t>
      </w:r>
      <w:r w:rsidR="00191A26">
        <w:fldChar w:fldCharType="end"/>
      </w:r>
      <w:r>
        <w:t xml:space="preserve">, and </w:t>
      </w:r>
      <w:r w:rsidR="00191A26">
        <w:fldChar w:fldCharType="begin"/>
      </w:r>
      <w:r w:rsidR="00191A26">
        <w:instrText xml:space="preserve"> REF _Ref434490368 \h </w:instrText>
      </w:r>
      <w:r w:rsidR="00191A26">
        <w:fldChar w:fldCharType="separate"/>
      </w:r>
      <w:r w:rsidR="00E35F1F">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35F1F">
        <w:rPr>
          <w:noProof/>
        </w:rPr>
        <w:t>768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5"/>
            <w:r w:rsidRPr="004764BD">
              <w:t>give light to</w:t>
            </w:r>
            <w:commentRangeEnd w:id="1105"/>
            <w:r>
              <w:rPr>
                <w:rStyle w:val="CommentReference"/>
                <w:rFonts w:ascii="Times New Roman" w:eastAsiaTheme="minorHAnsi" w:hAnsi="Times New Roman" w:cstheme="minorBidi"/>
                <w:color w:val="auto"/>
              </w:rPr>
              <w:commentReference w:id="110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6" w:name="_Ref434490826"/>
      <w:r>
        <w:lastRenderedPageBreak/>
        <w:t>The Doxology of St. Pishoy and St. Paul of Tammah</w:t>
      </w:r>
      <w:bookmarkEnd w:id="1106"/>
    </w:p>
    <w:p w14:paraId="204E33B1" w14:textId="6076563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35F1F">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35F1F">
        <w:rPr>
          <w:lang w:val="en-US"/>
        </w:rPr>
        <w:t>July 2 / Epip 8: St. Pishoy</w:t>
      </w:r>
      <w:r>
        <w:fldChar w:fldCharType="end"/>
      </w:r>
      <w:r>
        <w:t xml:space="preserve">, page </w:t>
      </w:r>
      <w:r>
        <w:fldChar w:fldCharType="begin"/>
      </w:r>
      <w:r>
        <w:instrText xml:space="preserve"> PAGEREF _Ref434490783 \h </w:instrText>
      </w:r>
      <w:r>
        <w:fldChar w:fldCharType="separate"/>
      </w:r>
      <w:r w:rsidR="00E35F1F">
        <w:rPr>
          <w:noProof/>
        </w:rPr>
        <w:t>851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7" w:name="_Ref434492161"/>
      <w:r>
        <w:lastRenderedPageBreak/>
        <w:t>The Doxology of St. Athanasius the Apostolic</w:t>
      </w:r>
      <w:bookmarkEnd w:id="1107"/>
      <w:r w:rsidR="00B52F78">
        <w:rPr>
          <w:rStyle w:val="FootnoteReference"/>
        </w:rPr>
        <w:footnoteReference w:id="839"/>
      </w:r>
    </w:p>
    <w:p w14:paraId="1BC7DA79" w14:textId="57B4A61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35F1F">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35F1F">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35F1F">
        <w:rPr>
          <w:noProof/>
        </w:rPr>
        <w:t>799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35F1F">
        <w:rPr>
          <w:noProof/>
        </w:rPr>
        <w:t>801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8" w:name="_Ref434492536"/>
      <w:r>
        <w:t xml:space="preserve">The Doxology of </w:t>
      </w:r>
      <w:r w:rsidR="00231798">
        <w:t>the</w:t>
      </w:r>
      <w:r>
        <w:t xml:space="preserve"> Cross Bearers</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9" w:name="_Ref434492645"/>
      <w:r>
        <w:t>The Doxology for a Hierarch Who is Present</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9"/>
            <w:r>
              <w:rPr>
                <w:rStyle w:val="CommentReference"/>
                <w:rFonts w:ascii="Times New Roman" w:eastAsiaTheme="minorHAnsi" w:hAnsi="Times New Roman" w:cstheme="minorBidi"/>
                <w:color w:val="auto"/>
              </w:rPr>
              <w:commentReference w:id="111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3" w:name="September"/>
      <w:bookmarkStart w:id="1124" w:name="_Toc448227698"/>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4"/>
    </w:p>
    <w:sdt>
      <w:sdtPr>
        <w:id w:val="861411790"/>
        <w:docPartObj>
          <w:docPartGallery w:val="Table of Contents"/>
          <w:docPartUnique/>
        </w:docPartObj>
      </w:sdtPr>
      <w:sdtEndPr>
        <w:rPr>
          <w:b/>
          <w:bCs/>
          <w:noProof/>
        </w:rPr>
      </w:sdtEndPr>
      <w:sdtContent>
        <w:p w14:paraId="74DB5BF2" w14:textId="59531122"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35F1F">
              <w:rPr>
                <w:noProof/>
                <w:webHidden/>
              </w:rPr>
              <w:t>584</w:t>
            </w:r>
            <w:r w:rsidR="00E35F1F">
              <w:rPr>
                <w:noProof/>
                <w:webHidden/>
              </w:rPr>
              <w:fldChar w:fldCharType="end"/>
            </w:r>
          </w:hyperlink>
        </w:p>
        <w:p w14:paraId="1E634E2C" w14:textId="7F2A946A" w:rsidR="00E35F1F" w:rsidRDefault="00E35F1F">
          <w:pPr>
            <w:pStyle w:val="TOC3"/>
            <w:tabs>
              <w:tab w:val="right" w:leader="dot" w:pos="8846"/>
            </w:tabs>
            <w:rPr>
              <w:rFonts w:asciiTheme="minorHAnsi" w:eastAsiaTheme="minorEastAsia" w:hAnsiTheme="minorHAnsi"/>
              <w:noProof/>
              <w:sz w:val="22"/>
              <w:lang w:val="en-US"/>
            </w:rPr>
          </w:pPr>
          <w:hyperlink w:anchor="_Toc448227469" w:history="1">
            <w:r w:rsidRPr="006277B1">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_Toc448227469 \h </w:instrText>
            </w:r>
            <w:r>
              <w:rPr>
                <w:noProof/>
                <w:webHidden/>
              </w:rPr>
            </w:r>
            <w:r>
              <w:rPr>
                <w:noProof/>
                <w:webHidden/>
              </w:rPr>
              <w:fldChar w:fldCharType="separate"/>
            </w:r>
            <w:r>
              <w:rPr>
                <w:noProof/>
                <w:webHidden/>
              </w:rPr>
              <w:t>595</w:t>
            </w:r>
            <w:r>
              <w:rPr>
                <w:noProof/>
                <w:webHidden/>
              </w:rPr>
              <w:fldChar w:fldCharType="end"/>
            </w:r>
          </w:hyperlink>
        </w:p>
        <w:p w14:paraId="62BAC02E" w14:textId="7F43BAB6" w:rsidR="00E35F1F" w:rsidRDefault="00E35F1F">
          <w:pPr>
            <w:pStyle w:val="TOC3"/>
            <w:tabs>
              <w:tab w:val="right" w:leader="dot" w:pos="8846"/>
            </w:tabs>
            <w:rPr>
              <w:rFonts w:asciiTheme="minorHAnsi" w:eastAsiaTheme="minorEastAsia" w:hAnsiTheme="minorHAnsi"/>
              <w:noProof/>
              <w:sz w:val="22"/>
              <w:lang w:val="en-US"/>
            </w:rPr>
          </w:pPr>
          <w:hyperlink w:anchor="_Toc448227470" w:history="1">
            <w:r w:rsidRPr="006277B1">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_Toc448227470 \h </w:instrText>
            </w:r>
            <w:r>
              <w:rPr>
                <w:noProof/>
                <w:webHidden/>
              </w:rPr>
            </w:r>
            <w:r>
              <w:rPr>
                <w:noProof/>
                <w:webHidden/>
              </w:rPr>
              <w:fldChar w:fldCharType="separate"/>
            </w:r>
            <w:r>
              <w:rPr>
                <w:noProof/>
                <w:webHidden/>
              </w:rPr>
              <w:t>595</w:t>
            </w:r>
            <w:r>
              <w:rPr>
                <w:noProof/>
                <w:webHidden/>
              </w:rPr>
              <w:fldChar w:fldCharType="end"/>
            </w:r>
          </w:hyperlink>
        </w:p>
        <w:p w14:paraId="316B8884" w14:textId="6A1D83E2" w:rsidR="00E35F1F" w:rsidRDefault="00E35F1F">
          <w:pPr>
            <w:pStyle w:val="TOC3"/>
            <w:tabs>
              <w:tab w:val="right" w:leader="dot" w:pos="8846"/>
            </w:tabs>
            <w:rPr>
              <w:rFonts w:asciiTheme="minorHAnsi" w:eastAsiaTheme="minorEastAsia" w:hAnsiTheme="minorHAnsi"/>
              <w:noProof/>
              <w:sz w:val="22"/>
              <w:lang w:val="en-US"/>
            </w:rPr>
          </w:pPr>
          <w:hyperlink w:anchor="_Toc448227471" w:history="1">
            <w:r w:rsidRPr="006277B1">
              <w:rPr>
                <w:rStyle w:val="Hyperlink"/>
                <w:noProof/>
              </w:rPr>
              <w:t>September 1 (2) / Tho-out 4: St. Verena</w:t>
            </w:r>
            <w:r>
              <w:rPr>
                <w:noProof/>
                <w:webHidden/>
              </w:rPr>
              <w:tab/>
            </w:r>
            <w:r>
              <w:rPr>
                <w:noProof/>
                <w:webHidden/>
              </w:rPr>
              <w:fldChar w:fldCharType="begin"/>
            </w:r>
            <w:r>
              <w:rPr>
                <w:noProof/>
                <w:webHidden/>
              </w:rPr>
              <w:instrText xml:space="preserve"> PAGEREF _Toc448227471 \h </w:instrText>
            </w:r>
            <w:r>
              <w:rPr>
                <w:noProof/>
                <w:webHidden/>
              </w:rPr>
            </w:r>
            <w:r>
              <w:rPr>
                <w:noProof/>
                <w:webHidden/>
              </w:rPr>
              <w:fldChar w:fldCharType="separate"/>
            </w:r>
            <w:r>
              <w:rPr>
                <w:noProof/>
                <w:webHidden/>
              </w:rPr>
              <w:t>595</w:t>
            </w:r>
            <w:r>
              <w:rPr>
                <w:noProof/>
                <w:webHidden/>
              </w:rPr>
              <w:fldChar w:fldCharType="end"/>
            </w:r>
          </w:hyperlink>
        </w:p>
        <w:p w14:paraId="056107B3" w14:textId="266584D8" w:rsidR="00E35F1F" w:rsidRDefault="00E35F1F">
          <w:pPr>
            <w:pStyle w:val="TOC3"/>
            <w:tabs>
              <w:tab w:val="right" w:leader="dot" w:pos="8846"/>
            </w:tabs>
            <w:rPr>
              <w:rFonts w:asciiTheme="minorHAnsi" w:eastAsiaTheme="minorEastAsia" w:hAnsiTheme="minorHAnsi"/>
              <w:noProof/>
              <w:sz w:val="22"/>
              <w:lang w:val="en-US"/>
            </w:rPr>
          </w:pPr>
          <w:hyperlink w:anchor="_Toc448227472" w:history="1">
            <w:r w:rsidRPr="006277B1">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_Toc448227472 \h </w:instrText>
            </w:r>
            <w:r>
              <w:rPr>
                <w:noProof/>
                <w:webHidden/>
              </w:rPr>
            </w:r>
            <w:r>
              <w:rPr>
                <w:noProof/>
                <w:webHidden/>
              </w:rPr>
              <w:fldChar w:fldCharType="separate"/>
            </w:r>
            <w:r>
              <w:rPr>
                <w:noProof/>
                <w:webHidden/>
              </w:rPr>
              <w:t>597</w:t>
            </w:r>
            <w:r>
              <w:rPr>
                <w:noProof/>
                <w:webHidden/>
              </w:rPr>
              <w:fldChar w:fldCharType="end"/>
            </w:r>
          </w:hyperlink>
        </w:p>
        <w:p w14:paraId="76710609" w14:textId="73DD93BA" w:rsidR="00E35F1F" w:rsidRDefault="00E35F1F">
          <w:pPr>
            <w:pStyle w:val="TOC3"/>
            <w:tabs>
              <w:tab w:val="right" w:leader="dot" w:pos="8846"/>
            </w:tabs>
            <w:rPr>
              <w:rFonts w:asciiTheme="minorHAnsi" w:eastAsiaTheme="minorEastAsia" w:hAnsiTheme="minorHAnsi"/>
              <w:noProof/>
              <w:sz w:val="22"/>
              <w:lang w:val="en-US"/>
            </w:rPr>
          </w:pPr>
          <w:hyperlink w:anchor="_Toc448227473" w:history="1">
            <w:r w:rsidRPr="006277B1">
              <w:rPr>
                <w:rStyle w:val="Hyperlink"/>
                <w:noProof/>
              </w:rPr>
              <w:t>September 4 (5) / Tho-out 7: St. Dioscorus</w:t>
            </w:r>
            <w:r>
              <w:rPr>
                <w:noProof/>
                <w:webHidden/>
              </w:rPr>
              <w:tab/>
            </w:r>
            <w:r>
              <w:rPr>
                <w:noProof/>
                <w:webHidden/>
              </w:rPr>
              <w:fldChar w:fldCharType="begin"/>
            </w:r>
            <w:r>
              <w:rPr>
                <w:noProof/>
                <w:webHidden/>
              </w:rPr>
              <w:instrText xml:space="preserve"> PAGEREF _Toc448227473 \h </w:instrText>
            </w:r>
            <w:r>
              <w:rPr>
                <w:noProof/>
                <w:webHidden/>
              </w:rPr>
            </w:r>
            <w:r>
              <w:rPr>
                <w:noProof/>
                <w:webHidden/>
              </w:rPr>
              <w:fldChar w:fldCharType="separate"/>
            </w:r>
            <w:r>
              <w:rPr>
                <w:noProof/>
                <w:webHidden/>
              </w:rPr>
              <w:t>597</w:t>
            </w:r>
            <w:r>
              <w:rPr>
                <w:noProof/>
                <w:webHidden/>
              </w:rPr>
              <w:fldChar w:fldCharType="end"/>
            </w:r>
          </w:hyperlink>
        </w:p>
        <w:p w14:paraId="69018752" w14:textId="7C2758D8" w:rsidR="00E35F1F" w:rsidRDefault="00E35F1F">
          <w:pPr>
            <w:pStyle w:val="TOC3"/>
            <w:tabs>
              <w:tab w:val="right" w:leader="dot" w:pos="8846"/>
            </w:tabs>
            <w:rPr>
              <w:rFonts w:asciiTheme="minorHAnsi" w:eastAsiaTheme="minorEastAsia" w:hAnsiTheme="minorHAnsi"/>
              <w:noProof/>
              <w:sz w:val="22"/>
              <w:lang w:val="en-US"/>
            </w:rPr>
          </w:pPr>
          <w:hyperlink w:anchor="_Toc448227474" w:history="1">
            <w:r w:rsidRPr="006277B1">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_Toc448227474 \h </w:instrText>
            </w:r>
            <w:r>
              <w:rPr>
                <w:noProof/>
                <w:webHidden/>
              </w:rPr>
            </w:r>
            <w:r>
              <w:rPr>
                <w:noProof/>
                <w:webHidden/>
              </w:rPr>
              <w:fldChar w:fldCharType="separate"/>
            </w:r>
            <w:r>
              <w:rPr>
                <w:noProof/>
                <w:webHidden/>
              </w:rPr>
              <w:t>597</w:t>
            </w:r>
            <w:r>
              <w:rPr>
                <w:noProof/>
                <w:webHidden/>
              </w:rPr>
              <w:fldChar w:fldCharType="end"/>
            </w:r>
          </w:hyperlink>
        </w:p>
        <w:p w14:paraId="7AB13EF6" w14:textId="389222AB" w:rsidR="00E35F1F" w:rsidRDefault="00E35F1F">
          <w:pPr>
            <w:pStyle w:val="TOC3"/>
            <w:tabs>
              <w:tab w:val="right" w:leader="dot" w:pos="8846"/>
            </w:tabs>
            <w:rPr>
              <w:rFonts w:asciiTheme="minorHAnsi" w:eastAsiaTheme="minorEastAsia" w:hAnsiTheme="minorHAnsi"/>
              <w:noProof/>
              <w:sz w:val="22"/>
              <w:lang w:val="en-US"/>
            </w:rPr>
          </w:pPr>
          <w:hyperlink w:anchor="_Toc448227475" w:history="1">
            <w:r w:rsidRPr="006277B1">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_Toc448227475 \h </w:instrText>
            </w:r>
            <w:r>
              <w:rPr>
                <w:noProof/>
                <w:webHidden/>
              </w:rPr>
            </w:r>
            <w:r>
              <w:rPr>
                <w:noProof/>
                <w:webHidden/>
              </w:rPr>
              <w:fldChar w:fldCharType="separate"/>
            </w:r>
            <w:r>
              <w:rPr>
                <w:noProof/>
                <w:webHidden/>
              </w:rPr>
              <w:t>598</w:t>
            </w:r>
            <w:r>
              <w:rPr>
                <w:noProof/>
                <w:webHidden/>
              </w:rPr>
              <w:fldChar w:fldCharType="end"/>
            </w:r>
          </w:hyperlink>
        </w:p>
        <w:p w14:paraId="7CC94BF7" w14:textId="7E94C1F6" w:rsidR="00E35F1F" w:rsidRDefault="00E35F1F">
          <w:pPr>
            <w:pStyle w:val="TOC3"/>
            <w:tabs>
              <w:tab w:val="right" w:leader="dot" w:pos="8846"/>
            </w:tabs>
            <w:rPr>
              <w:rFonts w:asciiTheme="minorHAnsi" w:eastAsiaTheme="minorEastAsia" w:hAnsiTheme="minorHAnsi"/>
              <w:noProof/>
              <w:sz w:val="22"/>
              <w:lang w:val="en-US"/>
            </w:rPr>
          </w:pPr>
          <w:hyperlink w:anchor="_Toc448227476" w:history="1">
            <w:r w:rsidRPr="006277B1">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_Toc448227476 \h </w:instrText>
            </w:r>
            <w:r>
              <w:rPr>
                <w:noProof/>
                <w:webHidden/>
              </w:rPr>
            </w:r>
            <w:r>
              <w:rPr>
                <w:noProof/>
                <w:webHidden/>
              </w:rPr>
              <w:fldChar w:fldCharType="separate"/>
            </w:r>
            <w:r>
              <w:rPr>
                <w:noProof/>
                <w:webHidden/>
              </w:rPr>
              <w:t>598</w:t>
            </w:r>
            <w:r>
              <w:rPr>
                <w:noProof/>
                <w:webHidden/>
              </w:rPr>
              <w:fldChar w:fldCharType="end"/>
            </w:r>
          </w:hyperlink>
        </w:p>
        <w:p w14:paraId="51743273" w14:textId="4F61020B" w:rsidR="00E35F1F" w:rsidRDefault="00E35F1F">
          <w:pPr>
            <w:pStyle w:val="TOC3"/>
            <w:tabs>
              <w:tab w:val="right" w:leader="dot" w:pos="8846"/>
            </w:tabs>
            <w:rPr>
              <w:rFonts w:asciiTheme="minorHAnsi" w:eastAsiaTheme="minorEastAsia" w:hAnsiTheme="minorHAnsi"/>
              <w:noProof/>
              <w:sz w:val="22"/>
              <w:lang w:val="en-US"/>
            </w:rPr>
          </w:pPr>
          <w:hyperlink w:anchor="_Toc448227477" w:history="1">
            <w:r w:rsidRPr="006277B1">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_Toc448227477 \h </w:instrText>
            </w:r>
            <w:r>
              <w:rPr>
                <w:noProof/>
                <w:webHidden/>
              </w:rPr>
            </w:r>
            <w:r>
              <w:rPr>
                <w:noProof/>
                <w:webHidden/>
              </w:rPr>
              <w:fldChar w:fldCharType="separate"/>
            </w:r>
            <w:r>
              <w:rPr>
                <w:noProof/>
                <w:webHidden/>
              </w:rPr>
              <w:t>598</w:t>
            </w:r>
            <w:r>
              <w:rPr>
                <w:noProof/>
                <w:webHidden/>
              </w:rPr>
              <w:fldChar w:fldCharType="end"/>
            </w:r>
          </w:hyperlink>
        </w:p>
        <w:p w14:paraId="71C03905" w14:textId="3AA66C22" w:rsidR="00E35F1F" w:rsidRDefault="00E35F1F">
          <w:pPr>
            <w:pStyle w:val="TOC3"/>
            <w:tabs>
              <w:tab w:val="right" w:leader="dot" w:pos="8846"/>
            </w:tabs>
            <w:rPr>
              <w:rFonts w:asciiTheme="minorHAnsi" w:eastAsiaTheme="minorEastAsia" w:hAnsiTheme="minorHAnsi"/>
              <w:noProof/>
              <w:sz w:val="22"/>
              <w:lang w:val="en-US"/>
            </w:rPr>
          </w:pPr>
          <w:hyperlink w:anchor="_Toc448227478" w:history="1">
            <w:r w:rsidRPr="006277B1">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_Toc448227478 \h </w:instrText>
            </w:r>
            <w:r>
              <w:rPr>
                <w:noProof/>
                <w:webHidden/>
              </w:rPr>
            </w:r>
            <w:r>
              <w:rPr>
                <w:noProof/>
                <w:webHidden/>
              </w:rPr>
              <w:fldChar w:fldCharType="separate"/>
            </w:r>
            <w:r>
              <w:rPr>
                <w:noProof/>
                <w:webHidden/>
              </w:rPr>
              <w:t>609</w:t>
            </w:r>
            <w:r>
              <w:rPr>
                <w:noProof/>
                <w:webHidden/>
              </w:rPr>
              <w:fldChar w:fldCharType="end"/>
            </w:r>
          </w:hyperlink>
        </w:p>
        <w:p w14:paraId="76586D73" w14:textId="13C58A9A" w:rsidR="00E35F1F" w:rsidRDefault="00E35F1F">
          <w:pPr>
            <w:pStyle w:val="TOC3"/>
            <w:tabs>
              <w:tab w:val="right" w:leader="dot" w:pos="8846"/>
            </w:tabs>
            <w:rPr>
              <w:rFonts w:asciiTheme="minorHAnsi" w:eastAsiaTheme="minorEastAsia" w:hAnsiTheme="minorHAnsi"/>
              <w:noProof/>
              <w:sz w:val="22"/>
              <w:lang w:val="en-US"/>
            </w:rPr>
          </w:pPr>
          <w:hyperlink w:anchor="_Toc448227479" w:history="1">
            <w:r w:rsidRPr="006277B1">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_Toc448227479 \h </w:instrText>
            </w:r>
            <w:r>
              <w:rPr>
                <w:noProof/>
                <w:webHidden/>
              </w:rPr>
            </w:r>
            <w:r>
              <w:rPr>
                <w:noProof/>
                <w:webHidden/>
              </w:rPr>
              <w:fldChar w:fldCharType="separate"/>
            </w:r>
            <w:r>
              <w:rPr>
                <w:noProof/>
                <w:webHidden/>
              </w:rPr>
              <w:t>609</w:t>
            </w:r>
            <w:r>
              <w:rPr>
                <w:noProof/>
                <w:webHidden/>
              </w:rPr>
              <w:fldChar w:fldCharType="end"/>
            </w:r>
          </w:hyperlink>
        </w:p>
        <w:p w14:paraId="396BBFB3" w14:textId="7A9D7D3D" w:rsidR="00E35F1F" w:rsidRDefault="00E35F1F">
          <w:pPr>
            <w:pStyle w:val="TOC3"/>
            <w:tabs>
              <w:tab w:val="right" w:leader="dot" w:pos="8846"/>
            </w:tabs>
            <w:rPr>
              <w:rFonts w:asciiTheme="minorHAnsi" w:eastAsiaTheme="minorEastAsia" w:hAnsiTheme="minorHAnsi"/>
              <w:noProof/>
              <w:sz w:val="22"/>
              <w:lang w:val="en-US"/>
            </w:rPr>
          </w:pPr>
          <w:hyperlink w:anchor="_Toc448227480" w:history="1">
            <w:r w:rsidRPr="006277B1">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_Toc448227480 \h </w:instrText>
            </w:r>
            <w:r>
              <w:rPr>
                <w:noProof/>
                <w:webHidden/>
              </w:rPr>
            </w:r>
            <w:r>
              <w:rPr>
                <w:noProof/>
                <w:webHidden/>
              </w:rPr>
              <w:fldChar w:fldCharType="separate"/>
            </w:r>
            <w:r>
              <w:rPr>
                <w:noProof/>
                <w:webHidden/>
              </w:rPr>
              <w:t>609</w:t>
            </w:r>
            <w:r>
              <w:rPr>
                <w:noProof/>
                <w:webHidden/>
              </w:rPr>
              <w:fldChar w:fldCharType="end"/>
            </w:r>
          </w:hyperlink>
        </w:p>
        <w:p w14:paraId="75A617A8" w14:textId="45A93831" w:rsidR="00E35F1F" w:rsidRDefault="00E35F1F">
          <w:pPr>
            <w:pStyle w:val="TOC3"/>
            <w:tabs>
              <w:tab w:val="right" w:leader="dot" w:pos="8846"/>
            </w:tabs>
            <w:rPr>
              <w:rFonts w:asciiTheme="minorHAnsi" w:eastAsiaTheme="minorEastAsia" w:hAnsiTheme="minorHAnsi"/>
              <w:noProof/>
              <w:sz w:val="22"/>
              <w:lang w:val="en-US"/>
            </w:rPr>
          </w:pPr>
          <w:hyperlink w:anchor="_Toc448227481" w:history="1">
            <w:r w:rsidRPr="006277B1">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_Toc448227481 \h </w:instrText>
            </w:r>
            <w:r>
              <w:rPr>
                <w:noProof/>
                <w:webHidden/>
              </w:rPr>
            </w:r>
            <w:r>
              <w:rPr>
                <w:noProof/>
                <w:webHidden/>
              </w:rPr>
              <w:fldChar w:fldCharType="separate"/>
            </w:r>
            <w:r>
              <w:rPr>
                <w:noProof/>
                <w:webHidden/>
              </w:rPr>
              <w:t>612</w:t>
            </w:r>
            <w:r>
              <w:rPr>
                <w:noProof/>
                <w:webHidden/>
              </w:rPr>
              <w:fldChar w:fldCharType="end"/>
            </w:r>
          </w:hyperlink>
        </w:p>
        <w:p w14:paraId="7FE67BDE" w14:textId="0DB43070" w:rsidR="00E35F1F" w:rsidRDefault="00E35F1F">
          <w:pPr>
            <w:pStyle w:val="TOC3"/>
            <w:tabs>
              <w:tab w:val="right" w:leader="dot" w:pos="8846"/>
            </w:tabs>
            <w:rPr>
              <w:rFonts w:asciiTheme="minorHAnsi" w:eastAsiaTheme="minorEastAsia" w:hAnsiTheme="minorHAnsi"/>
              <w:noProof/>
              <w:sz w:val="22"/>
              <w:lang w:val="en-US"/>
            </w:rPr>
          </w:pPr>
          <w:hyperlink w:anchor="_Toc448227482" w:history="1">
            <w:r w:rsidRPr="006277B1">
              <w:rPr>
                <w:rStyle w:val="Hyperlink"/>
                <w:noProof/>
              </w:rPr>
              <w:t>September 26 (27) / Tho-out 29: Commemoration of the Annunciation, Nativity, and Resurrection on the 29</w:t>
            </w:r>
            <w:r w:rsidRPr="006277B1">
              <w:rPr>
                <w:rStyle w:val="Hyperlink"/>
                <w:noProof/>
                <w:vertAlign w:val="superscript"/>
              </w:rPr>
              <w:t>th</w:t>
            </w:r>
            <w:r w:rsidRPr="006277B1">
              <w:rPr>
                <w:rStyle w:val="Hyperlink"/>
                <w:noProof/>
              </w:rPr>
              <w:t xml:space="preserve"> of Every Month</w:t>
            </w:r>
            <w:r>
              <w:rPr>
                <w:noProof/>
                <w:webHidden/>
              </w:rPr>
              <w:tab/>
            </w:r>
            <w:r>
              <w:rPr>
                <w:noProof/>
                <w:webHidden/>
              </w:rPr>
              <w:fldChar w:fldCharType="begin"/>
            </w:r>
            <w:r>
              <w:rPr>
                <w:noProof/>
                <w:webHidden/>
              </w:rPr>
              <w:instrText xml:space="preserve"> PAGEREF _Toc448227482 \h </w:instrText>
            </w:r>
            <w:r>
              <w:rPr>
                <w:noProof/>
                <w:webHidden/>
              </w:rPr>
            </w:r>
            <w:r>
              <w:rPr>
                <w:noProof/>
                <w:webHidden/>
              </w:rPr>
              <w:fldChar w:fldCharType="separate"/>
            </w:r>
            <w:r>
              <w:rPr>
                <w:noProof/>
                <w:webHidden/>
              </w:rPr>
              <w:t>612</w:t>
            </w:r>
            <w:r>
              <w:rPr>
                <w:noProof/>
                <w:webHidden/>
              </w:rPr>
              <w:fldChar w:fldCharType="end"/>
            </w:r>
          </w:hyperlink>
        </w:p>
        <w:p w14:paraId="482AECF5" w14:textId="1CE94509" w:rsidR="00E35F1F" w:rsidRDefault="00E35F1F">
          <w:pPr>
            <w:pStyle w:val="TOC3"/>
            <w:tabs>
              <w:tab w:val="right" w:leader="dot" w:pos="8846"/>
            </w:tabs>
            <w:rPr>
              <w:rFonts w:asciiTheme="minorHAnsi" w:eastAsiaTheme="minorEastAsia" w:hAnsiTheme="minorHAnsi"/>
              <w:noProof/>
              <w:sz w:val="22"/>
              <w:lang w:val="en-US"/>
            </w:rPr>
          </w:pPr>
          <w:hyperlink w:anchor="_Toc448227483" w:history="1">
            <w:r w:rsidRPr="006277B1">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_Toc448227483 \h </w:instrText>
            </w:r>
            <w:r>
              <w:rPr>
                <w:noProof/>
                <w:webHidden/>
              </w:rPr>
            </w:r>
            <w:r>
              <w:rPr>
                <w:noProof/>
                <w:webHidden/>
              </w:rPr>
              <w:fldChar w:fldCharType="separate"/>
            </w:r>
            <w:r>
              <w:rPr>
                <w:noProof/>
                <w:webHidden/>
              </w:rPr>
              <w:t>621</w:t>
            </w:r>
            <w:r>
              <w:rPr>
                <w:noProof/>
                <w:webHidden/>
              </w:rPr>
              <w:fldChar w:fldCharType="end"/>
            </w:r>
          </w:hyperlink>
        </w:p>
        <w:p w14:paraId="31D14FD7" w14:textId="3BD4862A" w:rsidR="00E35F1F" w:rsidRDefault="00E35F1F">
          <w:pPr>
            <w:pStyle w:val="TOC3"/>
            <w:tabs>
              <w:tab w:val="right" w:leader="dot" w:pos="8846"/>
            </w:tabs>
            <w:rPr>
              <w:rFonts w:asciiTheme="minorHAnsi" w:eastAsiaTheme="minorEastAsia" w:hAnsiTheme="minorHAnsi"/>
              <w:noProof/>
              <w:sz w:val="22"/>
              <w:lang w:val="en-US"/>
            </w:rPr>
          </w:pPr>
          <w:hyperlink w:anchor="_Toc448227484" w:history="1">
            <w:r w:rsidRPr="006277B1">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_Toc448227484 \h </w:instrText>
            </w:r>
            <w:r>
              <w:rPr>
                <w:noProof/>
                <w:webHidden/>
              </w:rPr>
            </w:r>
            <w:r>
              <w:rPr>
                <w:noProof/>
                <w:webHidden/>
              </w:rPr>
              <w:fldChar w:fldCharType="separate"/>
            </w:r>
            <w:r>
              <w:rPr>
                <w:noProof/>
                <w:webHidden/>
              </w:rPr>
              <w:t>621</w:t>
            </w:r>
            <w:r>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5" w:name="_Toc410196198"/>
      <w:bookmarkStart w:id="1126" w:name="_Toc410196440"/>
      <w:bookmarkStart w:id="1127" w:name="_Toc410196942"/>
      <w:r>
        <w:br w:type="page"/>
      </w:r>
    </w:p>
    <w:p w14:paraId="3B77A2B2" w14:textId="6F99453D" w:rsidR="00495F1A" w:rsidRDefault="0092592B" w:rsidP="00495F1A">
      <w:pPr>
        <w:pStyle w:val="Heading3"/>
      </w:pPr>
      <w:bookmarkStart w:id="1128" w:name="_Toc448227468"/>
      <w:r>
        <w:lastRenderedPageBreak/>
        <w:t xml:space="preserve">August 29 (30) / Tho-out 1: </w:t>
      </w:r>
      <w:r w:rsidR="00495F1A">
        <w:t>Ecclesiastical New Year: Nairouz</w:t>
      </w:r>
      <w:bookmarkEnd w:id="1125"/>
      <w:bookmarkEnd w:id="1126"/>
      <w:bookmarkEnd w:id="1127"/>
      <w:bookmarkEnd w:id="112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9" w:name="_Ref434477358"/>
      <w:r>
        <w:t>The Doxolog</w:t>
      </w:r>
      <w:r w:rsidR="00E21EA3">
        <w:t>y for Ecclesiastical New Year</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0"/>
            <w:r>
              <w:t xml:space="preserve">wiles </w:t>
            </w:r>
            <w:commentRangeEnd w:id="1130"/>
            <w:r>
              <w:rPr>
                <w:rStyle w:val="CommentReference"/>
                <w:rFonts w:ascii="Times New Roman" w:eastAsiaTheme="minorHAnsi" w:hAnsi="Times New Roman" w:cstheme="minorBidi"/>
                <w:color w:val="auto"/>
              </w:rPr>
              <w:commentReference w:id="113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1" w:name="_Ref434473482"/>
      <w:r>
        <w:t>The Psali Adam</w:t>
      </w:r>
      <w:r w:rsidR="00B411C9">
        <w:t xml:space="preserve"> for the Ecclesiastical New Year</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2"/>
            <w:r>
              <w:t xml:space="preserve">Ϯⲛⲁⲟⲩⲱϣⲧ </w:t>
            </w:r>
            <w:commentRangeEnd w:id="1132"/>
            <w:r>
              <w:rPr>
                <w:rStyle w:val="CommentReference"/>
                <w:rFonts w:ascii="Times New Roman" w:hAnsi="Times New Roman"/>
              </w:rPr>
              <w:commentReference w:id="113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3"/>
            <w:r>
              <w:t>reign</w:t>
            </w:r>
            <w:commentRangeEnd w:id="1133"/>
            <w:r>
              <w:rPr>
                <w:rStyle w:val="CommentReference"/>
              </w:rPr>
              <w:commentReference w:id="113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4" w:name="_Ref434473530"/>
      <w:r>
        <w:t xml:space="preserve">The Psali </w:t>
      </w:r>
      <w:r w:rsidR="004E71A7">
        <w:t>Batos for the Ecclesiastical New Year</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5"/>
            <w:r>
              <w:t xml:space="preserve">be </w:t>
            </w:r>
            <w:commentRangeEnd w:id="1135"/>
            <w:r>
              <w:rPr>
                <w:rStyle w:val="CommentReference"/>
              </w:rPr>
              <w:commentReference w:id="113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6"/>
            <w:r>
              <w:t xml:space="preserve">Ⲁⲙⲱⲛⲓ </w:t>
            </w:r>
            <w:commentRangeEnd w:id="1136"/>
            <w:r>
              <w:rPr>
                <w:rStyle w:val="CommentReference"/>
                <w:rFonts w:ascii="Times New Roman" w:hAnsi="Times New Roman"/>
              </w:rPr>
              <w:commentReference w:id="113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7"/>
            <w:r>
              <w:t xml:space="preserve">the </w:t>
            </w:r>
            <w:commentRangeEnd w:id="1137"/>
            <w:r>
              <w:rPr>
                <w:rStyle w:val="CommentReference"/>
              </w:rPr>
              <w:commentReference w:id="113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8"/>
            <w:r>
              <w:t xml:space="preserve">entreat </w:t>
            </w:r>
            <w:commentRangeEnd w:id="1138"/>
            <w:r>
              <w:rPr>
                <w:rStyle w:val="CommentReference"/>
              </w:rPr>
              <w:commentReference w:id="113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9" w:name="_Toc448227469"/>
      <w:r>
        <w:t xml:space="preserve">August 29 (30) / Tho-out 1: </w:t>
      </w:r>
      <w:r w:rsidRPr="00646349">
        <w:t xml:space="preserve">Also </w:t>
      </w:r>
      <w:r>
        <w:t>the Martyrdom of St. Bartholomew the Apostle</w:t>
      </w:r>
      <w:bookmarkEnd w:id="1139"/>
    </w:p>
    <w:p w14:paraId="18F26E46" w14:textId="05A5BBE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77D452E" w14:textId="77777777" w:rsidR="0092592B" w:rsidRDefault="0092592B" w:rsidP="0092592B">
      <w:pPr>
        <w:pStyle w:val="Heading3"/>
      </w:pPr>
      <w:bookmarkStart w:id="1140" w:name="_Toc448227470"/>
      <w:r>
        <w:t xml:space="preserve">August 30 (31) / Tho-out 2: </w:t>
      </w:r>
      <w:r w:rsidR="005242D1">
        <w:t xml:space="preserve">Martyrdom of </w:t>
      </w:r>
      <w:r>
        <w:t>St. John the Baptist</w:t>
      </w:r>
      <w:bookmarkEnd w:id="1140"/>
    </w:p>
    <w:p w14:paraId="0BD3AFB5" w14:textId="61D47E36"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t>.</w:t>
      </w:r>
    </w:p>
    <w:p w14:paraId="53087CDB" w14:textId="77777777" w:rsidR="00C46B09" w:rsidRDefault="00C46B09" w:rsidP="0039635A">
      <w:pPr>
        <w:pStyle w:val="Heading3"/>
      </w:pPr>
      <w:bookmarkStart w:id="1141" w:name="_Toc448227471"/>
      <w:r>
        <w:t>September 1 (2) / Tho-out 4: St. Verena</w:t>
      </w:r>
      <w:bookmarkEnd w:id="1141"/>
    </w:p>
    <w:p w14:paraId="07AAD00E" w14:textId="77777777" w:rsidR="00C46B09" w:rsidRDefault="00C46B09" w:rsidP="00C46B09">
      <w:pPr>
        <w:pStyle w:val="Heading4"/>
      </w:pPr>
      <w:bookmarkStart w:id="1142" w:name="_Ref434490285"/>
      <w:r>
        <w:t>The Doxology</w:t>
      </w:r>
      <w:r w:rsidR="00B46E6E">
        <w:t xml:space="preserve"> for St. Verena</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3" w:name="_Toc448227472"/>
      <w:r>
        <w:lastRenderedPageBreak/>
        <w:t>September 3 (4) / Tho-out 6: St. Phoebe the Protodeaconess</w:t>
      </w:r>
      <w:r w:rsidR="008C4D26">
        <w:rPr>
          <w:rStyle w:val="FootnoteReference"/>
        </w:rPr>
        <w:footnoteReference w:id="844"/>
      </w:r>
      <w:bookmarkEnd w:id="1143"/>
    </w:p>
    <w:p w14:paraId="47E3028B" w14:textId="77777777" w:rsidR="0039635A" w:rsidRDefault="0039635A" w:rsidP="0039635A">
      <w:pPr>
        <w:pStyle w:val="Heading3"/>
      </w:pPr>
      <w:bookmarkStart w:id="1144" w:name="_Toc448227473"/>
      <w:r>
        <w:t>September 4 (5) / Tho-out 7: St. Dioscorus</w:t>
      </w:r>
      <w:bookmarkEnd w:id="1144"/>
    </w:p>
    <w:p w14:paraId="6AE56346" w14:textId="3CFB2869" w:rsidR="0039635A" w:rsidRDefault="00191A26" w:rsidP="0039635A">
      <w:pPr>
        <w:pStyle w:val="Rubric"/>
      </w:pPr>
      <w:r>
        <w:fldChar w:fldCharType="begin"/>
      </w:r>
      <w:r>
        <w:instrText xml:space="preserve"> REF _Ref434492249 \h </w:instrText>
      </w:r>
      <w:r>
        <w:fldChar w:fldCharType="separate"/>
      </w:r>
      <w:r w:rsidR="00E35F1F">
        <w:t>The Doxology for St. Severus</w:t>
      </w:r>
      <w:r>
        <w:fldChar w:fldCharType="end"/>
      </w:r>
      <w:r>
        <w:t xml:space="preserve">, </w:t>
      </w:r>
      <w:r>
        <w:fldChar w:fldCharType="begin"/>
      </w:r>
      <w:r>
        <w:instrText xml:space="preserve"> REF _Ref434561058 \h </w:instrText>
      </w:r>
      <w:r>
        <w:fldChar w:fldCharType="separate"/>
      </w:r>
      <w:r w:rsidR="00E35F1F">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35F1F">
        <w:rPr>
          <w:noProof/>
        </w:rPr>
        <w:t>621</w:t>
      </w:r>
      <w:r>
        <w:fldChar w:fldCharType="end"/>
      </w:r>
      <w:r w:rsidR="0039635A">
        <w:t xml:space="preserve"> can be adapted.</w:t>
      </w:r>
    </w:p>
    <w:p w14:paraId="7D1E759A" w14:textId="77777777" w:rsidR="0046481B" w:rsidRDefault="0046481B" w:rsidP="0046481B">
      <w:pPr>
        <w:pStyle w:val="Heading3"/>
      </w:pPr>
      <w:bookmarkStart w:id="1145" w:name="_Toc448227474"/>
      <w:r>
        <w:t>September 4 (5) / Tho-out 7: Also St. Rebecca and her Children</w:t>
      </w:r>
      <w:bookmarkEnd w:id="1145"/>
    </w:p>
    <w:p w14:paraId="14929AD8" w14:textId="77777777" w:rsidR="0046481B" w:rsidRDefault="0046481B" w:rsidP="0046481B">
      <w:pPr>
        <w:pStyle w:val="Heading4"/>
      </w:pPr>
      <w:bookmarkStart w:id="1146" w:name="_Ref434490258"/>
      <w:r>
        <w:t>The Doxology</w:t>
      </w:r>
      <w:r w:rsidR="00B46E6E">
        <w:t xml:space="preserve"> for St. Rebecca and her Children</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7" w:name="_Toc448227475"/>
      <w:r>
        <w:t>September 9 (10) / Tho-out 12: Commemoration of Archangel Michael</w:t>
      </w:r>
      <w:bookmarkEnd w:id="1147"/>
    </w:p>
    <w:p w14:paraId="3D3E8225" w14:textId="7998EFA3"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35F1F">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35F1F">
        <w:rPr>
          <w:noProof/>
        </w:rPr>
        <w:t>633</w:t>
      </w:r>
      <w:r w:rsidR="00191A26">
        <w:fldChar w:fldCharType="end"/>
      </w:r>
      <w:r w:rsidR="00191A26">
        <w:t>.</w:t>
      </w:r>
    </w:p>
    <w:p w14:paraId="221393BE" w14:textId="77777777" w:rsidR="0092592B" w:rsidRDefault="006E370D" w:rsidP="006E370D">
      <w:pPr>
        <w:pStyle w:val="Heading3"/>
      </w:pPr>
      <w:bookmarkStart w:id="1148" w:name="_Toc448227476"/>
      <w:r>
        <w:t xml:space="preserve">September 12 (13) / Tho-out 15: </w:t>
      </w:r>
      <w:r w:rsidR="00191A26">
        <w:t xml:space="preserve">Translocation of the Relics of </w:t>
      </w:r>
      <w:r>
        <w:t>St. Stephen</w:t>
      </w:r>
      <w:bookmarkEnd w:id="1148"/>
    </w:p>
    <w:p w14:paraId="6417B2BE" w14:textId="1C0D24B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35F1F">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35F1F">
        <w:rPr>
          <w:noProof/>
        </w:rPr>
        <w:t>706</w:t>
      </w:r>
      <w:r w:rsidR="00191A26">
        <w:fldChar w:fldCharType="end"/>
      </w:r>
      <w:r>
        <w:t>.</w:t>
      </w:r>
    </w:p>
    <w:p w14:paraId="7C31113D" w14:textId="77777777" w:rsidR="00495F1A" w:rsidRDefault="0092592B" w:rsidP="00495F1A">
      <w:pPr>
        <w:pStyle w:val="Heading3"/>
      </w:pPr>
      <w:bookmarkStart w:id="1149" w:name="_Toc410196199"/>
      <w:bookmarkStart w:id="1150" w:name="_Toc410196441"/>
      <w:bookmarkStart w:id="1151" w:name="_Toc410196943"/>
      <w:bookmarkStart w:id="1152" w:name="_Ref434563524"/>
      <w:bookmarkStart w:id="1153" w:name="_Ref434563530"/>
      <w:bookmarkStart w:id="1154" w:name="_Toc448227477"/>
      <w:r>
        <w:t xml:space="preserve">September 14 (15) / Tho-out 17: </w:t>
      </w:r>
      <w:r w:rsidR="00495F1A">
        <w:t>The Dedication of the Church of the Holy Cross</w:t>
      </w:r>
      <w:bookmarkEnd w:id="1149"/>
      <w:bookmarkEnd w:id="1150"/>
      <w:bookmarkEnd w:id="1151"/>
      <w:bookmarkEnd w:id="1152"/>
      <w:bookmarkEnd w:id="1153"/>
      <w:bookmarkEnd w:id="115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5" w:name="_Ref434477443"/>
      <w:r>
        <w:lastRenderedPageBreak/>
        <w:t>The Doxology</w:t>
      </w:r>
      <w:r w:rsidR="00E21EA3">
        <w:t xml:space="preserve">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6" w:name="_Ref434474964"/>
      <w:r>
        <w:lastRenderedPageBreak/>
        <w:t>The Psali Ada</w:t>
      </w:r>
      <w:r w:rsidR="006C1B94">
        <w:t>m for the Feast of the Cross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7"/>
            <w:r>
              <w:rPr>
                <w:rStyle w:val="CommentReference"/>
              </w:rPr>
              <w:commentReference w:id="115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8" w:name="_Ref434474992"/>
      <w:r>
        <w:t>The Psali Bato</w:t>
      </w:r>
      <w:r w:rsidR="006C1B94">
        <w:t>s for the Feast of the Cross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9" w:name="_Toc448227478"/>
      <w:r>
        <w:t>September 18 (19) / Tho-out 21: Commemoration of the Theotokos</w:t>
      </w:r>
      <w:bookmarkEnd w:id="1159"/>
    </w:p>
    <w:p w14:paraId="5E6BB9BD" w14:textId="14F01C3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5C17FB1" w14:textId="77777777" w:rsidR="00160DE3" w:rsidRDefault="00160DE3" w:rsidP="00160DE3">
      <w:pPr>
        <w:pStyle w:val="Heading3"/>
      </w:pPr>
      <w:bookmarkStart w:id="1160" w:name="_Toc448227479"/>
      <w:r>
        <w:t>September 21 (22) / Tho-out 24: Martyrdom of St. Quandratus, One of the Seventy Two</w:t>
      </w:r>
      <w:bookmarkEnd w:id="1160"/>
    </w:p>
    <w:p w14:paraId="4B4CA90E" w14:textId="49FB0504"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35F1F">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35F1F">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35F1F">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35F1F">
        <w:rPr>
          <w:noProof/>
        </w:rPr>
        <w:t>567</w:t>
      </w:r>
      <w:r w:rsidR="00191A26">
        <w:fldChar w:fldCharType="end"/>
      </w:r>
      <w:r>
        <w:t>.</w:t>
      </w:r>
    </w:p>
    <w:p w14:paraId="56FE4C4F" w14:textId="77777777" w:rsidR="00D54A29" w:rsidRDefault="00D54A29" w:rsidP="00D54A29">
      <w:pPr>
        <w:pStyle w:val="Heading3"/>
      </w:pPr>
      <w:bookmarkStart w:id="1161" w:name="_Toc448227480"/>
      <w:r>
        <w:t xml:space="preserve">September 22 (23) / </w:t>
      </w:r>
      <w:commentRangeStart w:id="1162"/>
      <w:r>
        <w:t>Tho-out 24</w:t>
      </w:r>
      <w:commentRangeEnd w:id="1162"/>
      <w:r w:rsidR="00C46B09">
        <w:rPr>
          <w:rStyle w:val="CommentReference"/>
          <w:rFonts w:eastAsiaTheme="minorHAnsi" w:cstheme="minorBidi"/>
          <w:b w:val="0"/>
          <w:bCs w:val="0"/>
        </w:rPr>
        <w:commentReference w:id="1162"/>
      </w:r>
      <w:r>
        <w:t>: St. Maurice and the Theban Legion</w:t>
      </w:r>
      <w:bookmarkEnd w:id="1161"/>
    </w:p>
    <w:p w14:paraId="74C264D0" w14:textId="77777777" w:rsidR="00D54A29" w:rsidRDefault="00B46E6E" w:rsidP="00D54A29">
      <w:pPr>
        <w:pStyle w:val="Heading4"/>
      </w:pPr>
      <w:bookmarkStart w:id="1163" w:name="_Ref434489859"/>
      <w:r>
        <w:t>The Doxology for</w:t>
      </w:r>
      <w:r w:rsidR="00D54A29">
        <w:t xml:space="preserve"> St. Maurice and the Theban Legion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4" w:name="_Ref434489873"/>
      <w:r>
        <w:lastRenderedPageBreak/>
        <w:t>Another Doxology of St. Maurice</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5" w:name="_Toc448227481"/>
      <w:r>
        <w:t>September 23 (24) / Tho-out 26: Annunciation of St. John the Baptist to Zacharias</w:t>
      </w:r>
      <w:bookmarkEnd w:id="1165"/>
    </w:p>
    <w:p w14:paraId="2D6418E3" w14:textId="435CAE5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6" w:name="_Ref435003974"/>
      <w:bookmarkStart w:id="1167" w:name="_Toc448227482"/>
      <w:r>
        <w:t>September 26 (27) / Tho-out 29: Commemoration of the Annunciation, Nativity, and Resurrection on the 29</w:t>
      </w:r>
      <w:r w:rsidRPr="00C0205C">
        <w:rPr>
          <w:vertAlign w:val="superscript"/>
        </w:rPr>
        <w:t>th</w:t>
      </w:r>
      <w:r>
        <w:t xml:space="preserve"> of Every Month</w:t>
      </w:r>
      <w:bookmarkEnd w:id="1166"/>
      <w:bookmarkEnd w:id="1167"/>
    </w:p>
    <w:p w14:paraId="0A0A7EC3" w14:textId="77777777" w:rsidR="00C0205C" w:rsidRDefault="00C0205C" w:rsidP="00C0205C">
      <w:pPr>
        <w:pStyle w:val="Heading4"/>
      </w:pPr>
      <w:bookmarkStart w:id="1168" w:name="_Ref435003845"/>
      <w:r>
        <w:t>The Psali Adam for the 29</w:t>
      </w:r>
      <w:r w:rsidRPr="00C0205C">
        <w:rPr>
          <w:vertAlign w:val="superscript"/>
        </w:rPr>
        <w:t>th</w:t>
      </w:r>
      <w:r>
        <w:t xml:space="preserve"> of Every Month</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9"/>
            <w:r>
              <w:t>At the end of times.</w:t>
            </w:r>
            <w:commentRangeEnd w:id="1169"/>
            <w:r>
              <w:rPr>
                <w:rStyle w:val="CommentReference"/>
                <w:rFonts w:ascii="Times New Roman" w:eastAsiaTheme="minorHAnsi" w:hAnsi="Times New Roman" w:cstheme="minorBidi"/>
                <w:color w:val="auto"/>
              </w:rPr>
              <w:commentReference w:id="116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0" w:name="_Ref435003860"/>
      <w:r>
        <w:t>The Psali Batos for the 29</w:t>
      </w:r>
      <w:r w:rsidRPr="00C0205C">
        <w:rPr>
          <w:vertAlign w:val="superscript"/>
        </w:rPr>
        <w:t>th</w:t>
      </w:r>
      <w:r>
        <w:t xml:space="preserve"> of Every Month</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1"/>
            <w:r>
              <w:rPr>
                <w:rStyle w:val="CommentReference"/>
                <w:rFonts w:ascii="Times New Roman" w:eastAsiaTheme="minorHAnsi" w:hAnsi="Times New Roman" w:cstheme="minorBidi"/>
                <w:color w:val="auto"/>
              </w:rPr>
              <w:commentReference w:id="117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2"/>
            <w:r>
              <w:t xml:space="preserve"> Lord God</w:t>
            </w:r>
            <w:commentRangeEnd w:id="1172"/>
            <w:r>
              <w:rPr>
                <w:rStyle w:val="CommentReference"/>
                <w:rFonts w:ascii="Times New Roman" w:eastAsiaTheme="minorHAnsi" w:hAnsi="Times New Roman" w:cstheme="minorBidi"/>
                <w:color w:val="auto"/>
              </w:rPr>
              <w:commentReference w:id="117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3" w:name="_Toc448227483"/>
      <w:r>
        <w:t>September 27 (28) / Tho-out 30: Miracle performed by St. Athanasius the Apostolic</w:t>
      </w:r>
      <w:bookmarkEnd w:id="117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4" w:name="_Ref434561058"/>
      <w:bookmarkStart w:id="1175" w:name="_Toc448227484"/>
      <w:r>
        <w:t xml:space="preserve">September 29 (30) / Paopi 2: </w:t>
      </w:r>
      <w:r w:rsidR="000274A5">
        <w:t xml:space="preserve">The Coming of </w:t>
      </w:r>
      <w:r>
        <w:t>St. Severus</w:t>
      </w:r>
      <w:r w:rsidR="000274A5">
        <w:t xml:space="preserve"> to Egypt</w:t>
      </w:r>
      <w:bookmarkEnd w:id="1174"/>
      <w:bookmarkEnd w:id="1175"/>
    </w:p>
    <w:p w14:paraId="1B16436A" w14:textId="77777777" w:rsidR="0039635A" w:rsidRDefault="0039635A" w:rsidP="0039635A">
      <w:pPr>
        <w:pStyle w:val="Heading4"/>
      </w:pPr>
      <w:bookmarkStart w:id="1176" w:name="_Ref434492249"/>
      <w:r>
        <w:t>The Doxology</w:t>
      </w:r>
      <w:r w:rsidR="00B82753">
        <w:t xml:space="preserve"> for St. Severus</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7"/>
            <w:r w:rsidRPr="004764BD">
              <w:t xml:space="preserve">confirmed </w:t>
            </w:r>
            <w:commentRangeEnd w:id="1177"/>
            <w:r>
              <w:rPr>
                <w:rStyle w:val="CommentReference"/>
                <w:rFonts w:ascii="Times New Roman" w:eastAsiaTheme="minorHAnsi" w:hAnsi="Times New Roman" w:cstheme="minorBidi"/>
                <w:color w:val="auto"/>
              </w:rPr>
              <w:commentReference w:id="117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8" w:name="_Toc410196200"/>
      <w:bookmarkStart w:id="1179" w:name="_Toc410196442"/>
      <w:bookmarkStart w:id="1180" w:name="_Toc410196944"/>
      <w:bookmarkStart w:id="1181" w:name="October"/>
      <w:bookmarkStart w:id="1182" w:name="_Toc448227699"/>
      <w:bookmarkEnd w:id="1123"/>
      <w:r>
        <w:lastRenderedPageBreak/>
        <w:t>October</w:t>
      </w:r>
      <w:bookmarkEnd w:id="1178"/>
      <w:bookmarkEnd w:id="1179"/>
      <w:bookmarkEnd w:id="1180"/>
      <w:r w:rsidR="006E370D">
        <w:t xml:space="preserve"> or </w:t>
      </w:r>
      <w:r w:rsidR="006E370D">
        <w:rPr>
          <w:rFonts w:ascii="FreeSerifAvvaShenouda" w:hAnsi="FreeSerifAvvaShenouda" w:cs="FreeSerifAvvaShenouda"/>
        </w:rPr>
        <w:t>Ⲡⲁⲱⲡⲉ</w:t>
      </w:r>
      <w:bookmarkEnd w:id="1182"/>
    </w:p>
    <w:bookmarkStart w:id="1183" w:name="_Ref434561633" w:displacedByCustomXml="next"/>
    <w:sdt>
      <w:sdtPr>
        <w:id w:val="960613025"/>
        <w:docPartObj>
          <w:docPartGallery w:val="Table of Contents"/>
          <w:docPartUnique/>
        </w:docPartObj>
      </w:sdtPr>
      <w:sdtEndPr>
        <w:rPr>
          <w:b/>
          <w:bCs/>
          <w:noProof/>
        </w:rPr>
      </w:sdtEndPr>
      <w:sdtContent>
        <w:p w14:paraId="510D75EB" w14:textId="5453A27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35F1F">
              <w:rPr>
                <w:noProof/>
                <w:webHidden/>
              </w:rPr>
              <w:t>624</w:t>
            </w:r>
            <w:r w:rsidR="00E35F1F">
              <w:rPr>
                <w:noProof/>
                <w:webHidden/>
              </w:rPr>
              <w:fldChar w:fldCharType="end"/>
            </w:r>
          </w:hyperlink>
        </w:p>
        <w:p w14:paraId="0C71949C" w14:textId="18934EA5" w:rsidR="00E35F1F" w:rsidRDefault="00E35F1F">
          <w:pPr>
            <w:pStyle w:val="TOC3"/>
            <w:tabs>
              <w:tab w:val="right" w:leader="dot" w:pos="8846"/>
            </w:tabs>
            <w:rPr>
              <w:rFonts w:asciiTheme="minorHAnsi" w:eastAsiaTheme="minorEastAsia" w:hAnsiTheme="minorHAnsi"/>
              <w:noProof/>
              <w:sz w:val="22"/>
              <w:lang w:val="en-US"/>
            </w:rPr>
          </w:pPr>
          <w:hyperlink w:anchor="_Toc448227486" w:history="1">
            <w:r w:rsidRPr="003E54FF">
              <w:rPr>
                <w:rStyle w:val="Hyperlink"/>
                <w:noProof/>
              </w:rPr>
              <w:t>October 4 (5) / Paopi 7: St. Paul of Tammoh</w:t>
            </w:r>
            <w:r>
              <w:rPr>
                <w:noProof/>
                <w:webHidden/>
              </w:rPr>
              <w:tab/>
            </w:r>
            <w:r>
              <w:rPr>
                <w:noProof/>
                <w:webHidden/>
              </w:rPr>
              <w:fldChar w:fldCharType="begin"/>
            </w:r>
            <w:r>
              <w:rPr>
                <w:noProof/>
                <w:webHidden/>
              </w:rPr>
              <w:instrText xml:space="preserve"> PAGEREF _Toc448227486 \h </w:instrText>
            </w:r>
            <w:r>
              <w:rPr>
                <w:noProof/>
                <w:webHidden/>
              </w:rPr>
            </w:r>
            <w:r>
              <w:rPr>
                <w:noProof/>
                <w:webHidden/>
              </w:rPr>
              <w:fldChar w:fldCharType="separate"/>
            </w:r>
            <w:r>
              <w:rPr>
                <w:noProof/>
                <w:webHidden/>
              </w:rPr>
              <w:t>625</w:t>
            </w:r>
            <w:r>
              <w:rPr>
                <w:noProof/>
                <w:webHidden/>
              </w:rPr>
              <w:fldChar w:fldCharType="end"/>
            </w:r>
          </w:hyperlink>
        </w:p>
        <w:p w14:paraId="7C5EEF26" w14:textId="6E25DD94" w:rsidR="00E35F1F" w:rsidRDefault="00E35F1F">
          <w:pPr>
            <w:pStyle w:val="TOC3"/>
            <w:tabs>
              <w:tab w:val="right" w:leader="dot" w:pos="8846"/>
            </w:tabs>
            <w:rPr>
              <w:rFonts w:asciiTheme="minorHAnsi" w:eastAsiaTheme="minorEastAsia" w:hAnsiTheme="minorHAnsi"/>
              <w:noProof/>
              <w:sz w:val="22"/>
              <w:lang w:val="en-US"/>
            </w:rPr>
          </w:pPr>
          <w:hyperlink w:anchor="_Toc448227487" w:history="1">
            <w:r w:rsidRPr="003E54FF">
              <w:rPr>
                <w:rStyle w:val="Hyperlink"/>
                <w:noProof/>
              </w:rPr>
              <w:t>October 7 (8) / Paopi 10: St. Sergius</w:t>
            </w:r>
            <w:r>
              <w:rPr>
                <w:noProof/>
                <w:webHidden/>
              </w:rPr>
              <w:tab/>
            </w:r>
            <w:r>
              <w:rPr>
                <w:noProof/>
                <w:webHidden/>
              </w:rPr>
              <w:fldChar w:fldCharType="begin"/>
            </w:r>
            <w:r>
              <w:rPr>
                <w:noProof/>
                <w:webHidden/>
              </w:rPr>
              <w:instrText xml:space="preserve"> PAGEREF _Toc448227487 \h </w:instrText>
            </w:r>
            <w:r>
              <w:rPr>
                <w:noProof/>
                <w:webHidden/>
              </w:rPr>
            </w:r>
            <w:r>
              <w:rPr>
                <w:noProof/>
                <w:webHidden/>
              </w:rPr>
              <w:fldChar w:fldCharType="separate"/>
            </w:r>
            <w:r>
              <w:rPr>
                <w:noProof/>
                <w:webHidden/>
              </w:rPr>
              <w:t>625</w:t>
            </w:r>
            <w:r>
              <w:rPr>
                <w:noProof/>
                <w:webHidden/>
              </w:rPr>
              <w:fldChar w:fldCharType="end"/>
            </w:r>
          </w:hyperlink>
        </w:p>
        <w:p w14:paraId="610973C6" w14:textId="29B4B57D" w:rsidR="00E35F1F" w:rsidRDefault="00E35F1F">
          <w:pPr>
            <w:pStyle w:val="TOC3"/>
            <w:tabs>
              <w:tab w:val="right" w:leader="dot" w:pos="8846"/>
            </w:tabs>
            <w:rPr>
              <w:rFonts w:asciiTheme="minorHAnsi" w:eastAsiaTheme="minorEastAsia" w:hAnsiTheme="minorHAnsi"/>
              <w:noProof/>
              <w:sz w:val="22"/>
              <w:lang w:val="en-US"/>
            </w:rPr>
          </w:pPr>
          <w:hyperlink w:anchor="_Toc448227488" w:history="1">
            <w:r w:rsidRPr="003E54FF">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_Toc448227488 \h </w:instrText>
            </w:r>
            <w:r>
              <w:rPr>
                <w:noProof/>
                <w:webHidden/>
              </w:rPr>
            </w:r>
            <w:r>
              <w:rPr>
                <w:noProof/>
                <w:webHidden/>
              </w:rPr>
              <w:fldChar w:fldCharType="separate"/>
            </w:r>
            <w:r>
              <w:rPr>
                <w:noProof/>
                <w:webHidden/>
              </w:rPr>
              <w:t>625</w:t>
            </w:r>
            <w:r>
              <w:rPr>
                <w:noProof/>
                <w:webHidden/>
              </w:rPr>
              <w:fldChar w:fldCharType="end"/>
            </w:r>
          </w:hyperlink>
        </w:p>
        <w:p w14:paraId="42AB4D38" w14:textId="2E4E7739" w:rsidR="00E35F1F" w:rsidRDefault="00E35F1F">
          <w:pPr>
            <w:pStyle w:val="TOC3"/>
            <w:tabs>
              <w:tab w:val="right" w:leader="dot" w:pos="8846"/>
            </w:tabs>
            <w:rPr>
              <w:rFonts w:asciiTheme="minorHAnsi" w:eastAsiaTheme="minorEastAsia" w:hAnsiTheme="minorHAnsi"/>
              <w:noProof/>
              <w:sz w:val="22"/>
              <w:lang w:val="en-US"/>
            </w:rPr>
          </w:pPr>
          <w:hyperlink w:anchor="_Toc448227489" w:history="1">
            <w:r w:rsidRPr="003E54FF">
              <w:rPr>
                <w:rStyle w:val="Hyperlink"/>
                <w:noProof/>
              </w:rPr>
              <w:t>October 17 (18) Paopi 20: St. John the Short</w:t>
            </w:r>
            <w:r>
              <w:rPr>
                <w:noProof/>
                <w:webHidden/>
              </w:rPr>
              <w:tab/>
            </w:r>
            <w:r>
              <w:rPr>
                <w:noProof/>
                <w:webHidden/>
              </w:rPr>
              <w:fldChar w:fldCharType="begin"/>
            </w:r>
            <w:r>
              <w:rPr>
                <w:noProof/>
                <w:webHidden/>
              </w:rPr>
              <w:instrText xml:space="preserve"> PAGEREF _Toc448227489 \h </w:instrText>
            </w:r>
            <w:r>
              <w:rPr>
                <w:noProof/>
                <w:webHidden/>
              </w:rPr>
            </w:r>
            <w:r>
              <w:rPr>
                <w:noProof/>
                <w:webHidden/>
              </w:rPr>
              <w:fldChar w:fldCharType="separate"/>
            </w:r>
            <w:r>
              <w:rPr>
                <w:noProof/>
                <w:webHidden/>
              </w:rPr>
              <w:t>625</w:t>
            </w:r>
            <w:r>
              <w:rPr>
                <w:noProof/>
                <w:webHidden/>
              </w:rPr>
              <w:fldChar w:fldCharType="end"/>
            </w:r>
          </w:hyperlink>
        </w:p>
        <w:p w14:paraId="40BE3276" w14:textId="1C323446" w:rsidR="00E35F1F" w:rsidRDefault="00E35F1F">
          <w:pPr>
            <w:pStyle w:val="TOC3"/>
            <w:tabs>
              <w:tab w:val="right" w:leader="dot" w:pos="8846"/>
            </w:tabs>
            <w:rPr>
              <w:rFonts w:asciiTheme="minorHAnsi" w:eastAsiaTheme="minorEastAsia" w:hAnsiTheme="minorHAnsi"/>
              <w:noProof/>
              <w:sz w:val="22"/>
              <w:lang w:val="en-US"/>
            </w:rPr>
          </w:pPr>
          <w:hyperlink w:anchor="_Toc448227490" w:history="1">
            <w:r w:rsidRPr="003E54FF">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_Toc448227490 \h </w:instrText>
            </w:r>
            <w:r>
              <w:rPr>
                <w:noProof/>
                <w:webHidden/>
              </w:rPr>
            </w:r>
            <w:r>
              <w:rPr>
                <w:noProof/>
                <w:webHidden/>
              </w:rPr>
              <w:fldChar w:fldCharType="separate"/>
            </w:r>
            <w:r>
              <w:rPr>
                <w:noProof/>
                <w:webHidden/>
              </w:rPr>
              <w:t>626</w:t>
            </w:r>
            <w:r>
              <w:rPr>
                <w:noProof/>
                <w:webHidden/>
              </w:rPr>
              <w:fldChar w:fldCharType="end"/>
            </w:r>
          </w:hyperlink>
        </w:p>
        <w:p w14:paraId="5BA2BFE4" w14:textId="15F752A7" w:rsidR="00E35F1F" w:rsidRDefault="00E35F1F">
          <w:pPr>
            <w:pStyle w:val="TOC3"/>
            <w:tabs>
              <w:tab w:val="right" w:leader="dot" w:pos="8846"/>
            </w:tabs>
            <w:rPr>
              <w:rFonts w:asciiTheme="minorHAnsi" w:eastAsiaTheme="minorEastAsia" w:hAnsiTheme="minorHAnsi"/>
              <w:noProof/>
              <w:sz w:val="22"/>
              <w:lang w:val="en-US"/>
            </w:rPr>
          </w:pPr>
          <w:hyperlink w:anchor="_Toc448227491" w:history="1">
            <w:r w:rsidRPr="003E54FF">
              <w:rPr>
                <w:rStyle w:val="Hyperlink"/>
                <w:noProof/>
              </w:rPr>
              <w:t>October 18 (19) / Paopi 21: Also St. Teji (Reweiss)</w:t>
            </w:r>
            <w:r>
              <w:rPr>
                <w:noProof/>
                <w:webHidden/>
              </w:rPr>
              <w:tab/>
            </w:r>
            <w:r>
              <w:rPr>
                <w:noProof/>
                <w:webHidden/>
              </w:rPr>
              <w:fldChar w:fldCharType="begin"/>
            </w:r>
            <w:r>
              <w:rPr>
                <w:noProof/>
                <w:webHidden/>
              </w:rPr>
              <w:instrText xml:space="preserve"> PAGEREF _Toc448227491 \h </w:instrText>
            </w:r>
            <w:r>
              <w:rPr>
                <w:noProof/>
                <w:webHidden/>
              </w:rPr>
            </w:r>
            <w:r>
              <w:rPr>
                <w:noProof/>
                <w:webHidden/>
              </w:rPr>
              <w:fldChar w:fldCharType="separate"/>
            </w:r>
            <w:r>
              <w:rPr>
                <w:noProof/>
                <w:webHidden/>
              </w:rPr>
              <w:t>627</w:t>
            </w:r>
            <w:r>
              <w:rPr>
                <w:noProof/>
                <w:webHidden/>
              </w:rPr>
              <w:fldChar w:fldCharType="end"/>
            </w:r>
          </w:hyperlink>
        </w:p>
        <w:p w14:paraId="0DA884AB" w14:textId="78977231" w:rsidR="00E35F1F" w:rsidRDefault="00E35F1F">
          <w:pPr>
            <w:pStyle w:val="TOC3"/>
            <w:tabs>
              <w:tab w:val="right" w:leader="dot" w:pos="8846"/>
            </w:tabs>
            <w:rPr>
              <w:rFonts w:asciiTheme="minorHAnsi" w:eastAsiaTheme="minorEastAsia" w:hAnsiTheme="minorHAnsi"/>
              <w:noProof/>
              <w:sz w:val="22"/>
              <w:lang w:val="en-US"/>
            </w:rPr>
          </w:pPr>
          <w:hyperlink w:anchor="_Toc448227492" w:history="1">
            <w:r w:rsidRPr="003E54FF">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_Toc448227492 \h </w:instrText>
            </w:r>
            <w:r>
              <w:rPr>
                <w:noProof/>
                <w:webHidden/>
              </w:rPr>
            </w:r>
            <w:r>
              <w:rPr>
                <w:noProof/>
                <w:webHidden/>
              </w:rPr>
              <w:fldChar w:fldCharType="separate"/>
            </w:r>
            <w:r>
              <w:rPr>
                <w:noProof/>
                <w:webHidden/>
              </w:rPr>
              <w:t>628</w:t>
            </w:r>
            <w:r>
              <w:rPr>
                <w:noProof/>
                <w:webHidden/>
              </w:rPr>
              <w:fldChar w:fldCharType="end"/>
            </w:r>
          </w:hyperlink>
        </w:p>
        <w:p w14:paraId="14F64ABF" w14:textId="74C93D66" w:rsidR="00E35F1F" w:rsidRDefault="00E35F1F">
          <w:pPr>
            <w:pStyle w:val="TOC3"/>
            <w:tabs>
              <w:tab w:val="right" w:leader="dot" w:pos="8846"/>
            </w:tabs>
            <w:rPr>
              <w:rFonts w:asciiTheme="minorHAnsi" w:eastAsiaTheme="minorEastAsia" w:hAnsiTheme="minorHAnsi"/>
              <w:noProof/>
              <w:sz w:val="22"/>
              <w:lang w:val="en-US"/>
            </w:rPr>
          </w:pPr>
          <w:hyperlink w:anchor="_Toc448227493" w:history="1">
            <w:r w:rsidRPr="003E54FF">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_Toc448227493 \h </w:instrText>
            </w:r>
            <w:r>
              <w:rPr>
                <w:noProof/>
                <w:webHidden/>
              </w:rPr>
            </w:r>
            <w:r>
              <w:rPr>
                <w:noProof/>
                <w:webHidden/>
              </w:rPr>
              <w:fldChar w:fldCharType="separate"/>
            </w:r>
            <w:r>
              <w:rPr>
                <w:noProof/>
                <w:webHidden/>
              </w:rPr>
              <w:t>629</w:t>
            </w:r>
            <w:r>
              <w:rPr>
                <w:noProof/>
                <w:webHidden/>
              </w:rPr>
              <w:fldChar w:fldCharType="end"/>
            </w:r>
          </w:hyperlink>
        </w:p>
        <w:p w14:paraId="479E44D2" w14:textId="404A699E" w:rsidR="00E35F1F" w:rsidRDefault="00E35F1F">
          <w:pPr>
            <w:pStyle w:val="TOC3"/>
            <w:tabs>
              <w:tab w:val="right" w:leader="dot" w:pos="8846"/>
            </w:tabs>
            <w:rPr>
              <w:rFonts w:asciiTheme="minorHAnsi" w:eastAsiaTheme="minorEastAsia" w:hAnsiTheme="minorHAnsi"/>
              <w:noProof/>
              <w:sz w:val="22"/>
              <w:lang w:val="en-US"/>
            </w:rPr>
          </w:pPr>
          <w:hyperlink w:anchor="_Toc448227494" w:history="1">
            <w:r w:rsidRPr="003E54FF">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_Toc448227494 \h </w:instrText>
            </w:r>
            <w:r>
              <w:rPr>
                <w:noProof/>
                <w:webHidden/>
              </w:rPr>
            </w:r>
            <w:r>
              <w:rPr>
                <w:noProof/>
                <w:webHidden/>
              </w:rPr>
              <w:fldChar w:fldCharType="separate"/>
            </w:r>
            <w:r>
              <w:rPr>
                <w:noProof/>
                <w:webHidden/>
              </w:rPr>
              <w:t>629</w:t>
            </w:r>
            <w:r>
              <w:rPr>
                <w:noProof/>
                <w:webHidden/>
              </w:rPr>
              <w:fldChar w:fldCharType="end"/>
            </w:r>
          </w:hyperlink>
        </w:p>
        <w:p w14:paraId="1DC3186A" w14:textId="3B8F7DB6" w:rsidR="00E35F1F" w:rsidRDefault="00E35F1F">
          <w:pPr>
            <w:pStyle w:val="TOC3"/>
            <w:tabs>
              <w:tab w:val="right" w:leader="dot" w:pos="8846"/>
            </w:tabs>
            <w:rPr>
              <w:rFonts w:asciiTheme="minorHAnsi" w:eastAsiaTheme="minorEastAsia" w:hAnsiTheme="minorHAnsi"/>
              <w:noProof/>
              <w:sz w:val="22"/>
              <w:lang w:val="en-US"/>
            </w:rPr>
          </w:pPr>
          <w:hyperlink w:anchor="_Toc448227495" w:history="1">
            <w:r w:rsidRPr="003E54FF">
              <w:rPr>
                <w:rStyle w:val="Hyperlink"/>
                <w:noProof/>
              </w:rPr>
              <w:t>October 26 (27) / Paopi 29: Commemoration of the Annunciation, Nativity, and Resurrection on the 29</w:t>
            </w:r>
            <w:r w:rsidRPr="003E54FF">
              <w:rPr>
                <w:rStyle w:val="Hyperlink"/>
                <w:noProof/>
                <w:vertAlign w:val="superscript"/>
              </w:rPr>
              <w:t>th</w:t>
            </w:r>
            <w:r w:rsidRPr="003E54FF">
              <w:rPr>
                <w:rStyle w:val="Hyperlink"/>
                <w:noProof/>
              </w:rPr>
              <w:t xml:space="preserve"> of Every Month</w:t>
            </w:r>
            <w:r>
              <w:rPr>
                <w:noProof/>
                <w:webHidden/>
              </w:rPr>
              <w:tab/>
            </w:r>
            <w:r>
              <w:rPr>
                <w:noProof/>
                <w:webHidden/>
              </w:rPr>
              <w:fldChar w:fldCharType="begin"/>
            </w:r>
            <w:r>
              <w:rPr>
                <w:noProof/>
                <w:webHidden/>
              </w:rPr>
              <w:instrText xml:space="preserve"> PAGEREF _Toc448227495 \h </w:instrText>
            </w:r>
            <w:r>
              <w:rPr>
                <w:noProof/>
                <w:webHidden/>
              </w:rPr>
            </w:r>
            <w:r>
              <w:rPr>
                <w:noProof/>
                <w:webHidden/>
              </w:rPr>
              <w:fldChar w:fldCharType="separate"/>
            </w:r>
            <w:r>
              <w:rPr>
                <w:noProof/>
                <w:webHidden/>
              </w:rPr>
              <w:t>630</w:t>
            </w:r>
            <w:r>
              <w:rPr>
                <w:noProof/>
                <w:webHidden/>
              </w:rPr>
              <w:fldChar w:fldCharType="end"/>
            </w:r>
          </w:hyperlink>
        </w:p>
        <w:p w14:paraId="608C521A" w14:textId="71F41231" w:rsidR="00E35F1F" w:rsidRDefault="00E35F1F">
          <w:pPr>
            <w:pStyle w:val="TOC3"/>
            <w:tabs>
              <w:tab w:val="right" w:leader="dot" w:pos="8846"/>
            </w:tabs>
            <w:rPr>
              <w:rFonts w:asciiTheme="minorHAnsi" w:eastAsiaTheme="minorEastAsia" w:hAnsiTheme="minorHAnsi"/>
              <w:noProof/>
              <w:sz w:val="22"/>
              <w:lang w:val="en-US"/>
            </w:rPr>
          </w:pPr>
          <w:hyperlink w:anchor="_Toc448227496" w:history="1">
            <w:r w:rsidRPr="003E54FF">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_Toc448227496 \h </w:instrText>
            </w:r>
            <w:r>
              <w:rPr>
                <w:noProof/>
                <w:webHidden/>
              </w:rPr>
            </w:r>
            <w:r>
              <w:rPr>
                <w:noProof/>
                <w:webHidden/>
              </w:rPr>
              <w:fldChar w:fldCharType="separate"/>
            </w:r>
            <w:r>
              <w:rPr>
                <w:noProof/>
                <w:webHidden/>
              </w:rPr>
              <w:t>630</w:t>
            </w:r>
            <w:r>
              <w:rPr>
                <w:noProof/>
                <w:webHidden/>
              </w:rPr>
              <w:fldChar w:fldCharType="end"/>
            </w:r>
          </w:hyperlink>
        </w:p>
        <w:p w14:paraId="0236A71C" w14:textId="1E85B993" w:rsidR="00E35F1F" w:rsidRDefault="00E35F1F">
          <w:pPr>
            <w:pStyle w:val="TOC3"/>
            <w:tabs>
              <w:tab w:val="right" w:leader="dot" w:pos="8846"/>
            </w:tabs>
            <w:rPr>
              <w:rFonts w:asciiTheme="minorHAnsi" w:eastAsiaTheme="minorEastAsia" w:hAnsiTheme="minorHAnsi"/>
              <w:noProof/>
              <w:sz w:val="22"/>
              <w:lang w:val="en-US"/>
            </w:rPr>
          </w:pPr>
          <w:hyperlink w:anchor="_Toc448227497" w:history="1">
            <w:r w:rsidRPr="003E54FF">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_Toc448227497 \h </w:instrText>
            </w:r>
            <w:r>
              <w:rPr>
                <w:noProof/>
                <w:webHidden/>
              </w:rPr>
            </w:r>
            <w:r>
              <w:rPr>
                <w:noProof/>
                <w:webHidden/>
              </w:rPr>
              <w:fldChar w:fldCharType="separate"/>
            </w:r>
            <w:r>
              <w:rPr>
                <w:noProof/>
                <w:webHidden/>
              </w:rPr>
              <w:t>630</w:t>
            </w:r>
            <w:r>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4" w:name="_Ref436250096"/>
      <w:bookmarkStart w:id="1185" w:name="_Ref436250168"/>
      <w:bookmarkStart w:id="1186" w:name="_Toc448227485"/>
      <w:r>
        <w:lastRenderedPageBreak/>
        <w:t>October 1 (2) / Paopi 4: St. Bacchus</w:t>
      </w:r>
      <w:bookmarkEnd w:id="1183"/>
      <w:bookmarkEnd w:id="1184"/>
      <w:bookmarkEnd w:id="1185"/>
      <w:bookmarkEnd w:id="1186"/>
    </w:p>
    <w:p w14:paraId="7EAFB97D" w14:textId="77777777" w:rsidR="0081710C" w:rsidRDefault="0081710C" w:rsidP="0081710C">
      <w:pPr>
        <w:pStyle w:val="Heading4"/>
      </w:pPr>
      <w:bookmarkStart w:id="1187" w:name="_Ref434489638"/>
      <w:r>
        <w:t>The Doxology</w:t>
      </w:r>
      <w:r w:rsidR="00B46E6E">
        <w:t xml:space="preserve"> for Sts. Sergius and Bacchus</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8"/>
            <w:r>
              <w:t>heroes</w:t>
            </w:r>
            <w:commentRangeEnd w:id="1188"/>
            <w:r>
              <w:rPr>
                <w:rStyle w:val="CommentReference"/>
                <w:rFonts w:ascii="Times New Roman" w:eastAsiaTheme="minorHAnsi" w:hAnsi="Times New Roman" w:cstheme="minorBidi"/>
                <w:color w:val="auto"/>
              </w:rPr>
              <w:commentReference w:id="118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9" w:name="_Toc448227486"/>
      <w:r>
        <w:t>October 4 (5) / Paopi 7: St. Paul of Tammoh</w:t>
      </w:r>
      <w:bookmarkEnd w:id="1189"/>
    </w:p>
    <w:p w14:paraId="307B5F3B" w14:textId="77777777" w:rsidR="0039635A" w:rsidRDefault="0039635A" w:rsidP="0039635A">
      <w:pPr>
        <w:pStyle w:val="Heading4"/>
      </w:pPr>
      <w:r>
        <w:t>The Doxology</w:t>
      </w:r>
    </w:p>
    <w:p w14:paraId="08012657" w14:textId="0C425860" w:rsidR="00FB36D8" w:rsidRPr="00FB36D8" w:rsidRDefault="00191A26" w:rsidP="00FB36D8">
      <w:pPr>
        <w:pStyle w:val="Rubric"/>
      </w:pPr>
      <w:r>
        <w:t xml:space="preserve">See </w:t>
      </w:r>
      <w:r>
        <w:fldChar w:fldCharType="begin"/>
      </w:r>
      <w:r>
        <w:instrText xml:space="preserve"> REF _Ref434490826 \h </w:instrText>
      </w:r>
      <w:r>
        <w:fldChar w:fldCharType="separate"/>
      </w:r>
      <w:r w:rsidR="00E35F1F">
        <w:t>The Doxology of St. Pishoy and St. Paul of Tammah</w:t>
      </w:r>
      <w:r>
        <w:fldChar w:fldCharType="end"/>
      </w:r>
      <w:r>
        <w:t xml:space="preserve">, page </w:t>
      </w:r>
      <w:r>
        <w:fldChar w:fldCharType="begin"/>
      </w:r>
      <w:r>
        <w:instrText xml:space="preserve"> PAGEREF _Ref434490826 \h </w:instrText>
      </w:r>
      <w:r>
        <w:fldChar w:fldCharType="separate"/>
      </w:r>
      <w:r w:rsidR="00E35F1F">
        <w:rPr>
          <w:noProof/>
        </w:rPr>
        <w:t>579</w:t>
      </w:r>
      <w:r>
        <w:fldChar w:fldCharType="end"/>
      </w:r>
      <w:r w:rsidR="00FB36D8">
        <w:t>.</w:t>
      </w:r>
    </w:p>
    <w:p w14:paraId="2F2896A9" w14:textId="77777777" w:rsidR="0081710C" w:rsidRDefault="0081710C" w:rsidP="0081710C">
      <w:pPr>
        <w:pStyle w:val="Heading3"/>
      </w:pPr>
      <w:bookmarkStart w:id="1190" w:name="_Toc448227487"/>
      <w:r>
        <w:t>October 7 (8) / Paopi 10: St. Sergius</w:t>
      </w:r>
      <w:bookmarkEnd w:id="1190"/>
    </w:p>
    <w:p w14:paraId="43289252" w14:textId="51C11356"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35F1F">
        <w:t>October 1 (2) / Paopi 4: St. Bacchus</w:t>
      </w:r>
      <w:r w:rsidR="00336170">
        <w:fldChar w:fldCharType="end"/>
      </w:r>
      <w:r>
        <w:t xml:space="preserve">, page </w:t>
      </w:r>
      <w:r>
        <w:fldChar w:fldCharType="begin"/>
      </w:r>
      <w:r>
        <w:instrText xml:space="preserve"> PAGEREF _Ref434561633 \h </w:instrText>
      </w:r>
      <w:r>
        <w:fldChar w:fldCharType="separate"/>
      </w:r>
      <w:r w:rsidR="00E35F1F">
        <w:rPr>
          <w:noProof/>
        </w:rPr>
        <w:t>623</w:t>
      </w:r>
      <w:r>
        <w:fldChar w:fldCharType="end"/>
      </w:r>
      <w:r w:rsidR="0081710C">
        <w:t>.</w:t>
      </w:r>
    </w:p>
    <w:p w14:paraId="06822979" w14:textId="77777777" w:rsidR="00B637D8" w:rsidRDefault="00B637D8" w:rsidP="00B637D8">
      <w:pPr>
        <w:pStyle w:val="Heading3"/>
      </w:pPr>
      <w:bookmarkStart w:id="1191" w:name="_Toc448227488"/>
      <w:r>
        <w:t>October 9 (10) / Paopi 12: Commemoration of Archangel Michael</w:t>
      </w:r>
      <w:bookmarkEnd w:id="1191"/>
    </w:p>
    <w:p w14:paraId="4A7DC24D" w14:textId="3FF72779"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5593D86A" w14:textId="77777777" w:rsidR="0039635A" w:rsidRDefault="0039635A" w:rsidP="0039635A">
      <w:pPr>
        <w:pStyle w:val="Heading3"/>
      </w:pPr>
      <w:bookmarkStart w:id="1192" w:name="_Ref434564830"/>
      <w:bookmarkStart w:id="1193" w:name="_Toc448227489"/>
      <w:r>
        <w:t>October 17 (18) Paopi 20: St. John the Short</w:t>
      </w:r>
      <w:bookmarkEnd w:id="1192"/>
      <w:bookmarkEnd w:id="1193"/>
    </w:p>
    <w:p w14:paraId="23E24F8C" w14:textId="77777777" w:rsidR="0039635A" w:rsidRDefault="0039635A" w:rsidP="0039635A">
      <w:pPr>
        <w:pStyle w:val="Heading4"/>
      </w:pPr>
      <w:bookmarkStart w:id="1194" w:name="_Ref434490715"/>
      <w:r>
        <w:t>The Doxology</w:t>
      </w:r>
      <w:r w:rsidR="00B46E6E">
        <w:t xml:space="preserve"> for St. John the Short</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5" w:name="_Toc448227490"/>
      <w:r>
        <w:t>October 18 (19) / Paopi</w:t>
      </w:r>
      <w:r w:rsidR="00FE0AE4">
        <w:t xml:space="preserve"> </w:t>
      </w:r>
      <w:r>
        <w:t>21: Commemoration of the Theotokos</w:t>
      </w:r>
      <w:bookmarkEnd w:id="1195"/>
    </w:p>
    <w:p w14:paraId="60A7D882" w14:textId="653EFB9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2229EA11" w14:textId="77777777" w:rsidR="00BF2674" w:rsidRDefault="00BF2674" w:rsidP="00BF2674">
      <w:pPr>
        <w:pStyle w:val="Heading3"/>
      </w:pPr>
      <w:bookmarkStart w:id="1196" w:name="_Toc448227491"/>
      <w:r>
        <w:lastRenderedPageBreak/>
        <w:t>October 18 (19) / Paopi</w:t>
      </w:r>
      <w:r w:rsidR="00FE0AE4">
        <w:t xml:space="preserve"> </w:t>
      </w:r>
      <w:r>
        <w:t>21: Also St. Teji (Reweiss)</w:t>
      </w:r>
      <w:bookmarkEnd w:id="1196"/>
    </w:p>
    <w:p w14:paraId="3D0544CD" w14:textId="77777777" w:rsidR="00BF2674" w:rsidRPr="00137929" w:rsidRDefault="00BF2674" w:rsidP="00BF2674">
      <w:pPr>
        <w:pStyle w:val="Heading4"/>
      </w:pPr>
      <w:bookmarkStart w:id="1197" w:name="_Ref434491337"/>
      <w:r>
        <w:t>The Doxology</w:t>
      </w:r>
      <w:r w:rsidR="00810F04">
        <w:t xml:space="preserve"> for St. Teji (Reweiss)</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8" w:name="_Ref434563347"/>
      <w:bookmarkStart w:id="1199" w:name="_Toc448227492"/>
      <w:r>
        <w:t>October 23 (24) / Paopi</w:t>
      </w:r>
      <w:r w:rsidR="00FE0AE4">
        <w:t xml:space="preserve"> </w:t>
      </w:r>
      <w:r>
        <w:t>26: St. Apip the Friend of St. Apollo</w:t>
      </w:r>
      <w:bookmarkEnd w:id="1198"/>
      <w:bookmarkEnd w:id="1199"/>
    </w:p>
    <w:p w14:paraId="69CDA95A" w14:textId="77777777" w:rsidR="00E30E2D" w:rsidRPr="00137929" w:rsidRDefault="00E30E2D" w:rsidP="00E30E2D">
      <w:pPr>
        <w:pStyle w:val="Heading4"/>
      </w:pPr>
      <w:bookmarkStart w:id="1200" w:name="_Ref434492837"/>
      <w:r>
        <w:t>The Doxology</w:t>
      </w:r>
      <w:r w:rsidR="00B82753">
        <w:t xml:space="preserve"> for Sts. Apollo and Apip</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1" w:name="_Toc448227493"/>
      <w:r>
        <w:t>October 23 (24) / Paopi</w:t>
      </w:r>
      <w:r w:rsidR="00FE0AE4">
        <w:t xml:space="preserve"> </w:t>
      </w:r>
      <w:r>
        <w:t>26: The Martyrdom of St. Timothy the Apostle</w:t>
      </w:r>
      <w:bookmarkEnd w:id="1201"/>
    </w:p>
    <w:p w14:paraId="4D4E33D6" w14:textId="77D950F3" w:rsidR="00013EB0"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C276672" w14:textId="77777777" w:rsidR="00137929" w:rsidRDefault="00137929" w:rsidP="00137929">
      <w:pPr>
        <w:pStyle w:val="Heading3"/>
      </w:pPr>
      <w:bookmarkStart w:id="1202" w:name="_Toc448227494"/>
      <w:r>
        <w:t>October 24 (25) / Paopi</w:t>
      </w:r>
      <w:r w:rsidR="00FE0AE4">
        <w:t xml:space="preserve"> </w:t>
      </w:r>
      <w:r>
        <w:t>27: St. Macarius the Bishop of Edkow</w:t>
      </w:r>
      <w:bookmarkEnd w:id="1202"/>
    </w:p>
    <w:p w14:paraId="1E91FBC2" w14:textId="77777777" w:rsidR="00137929" w:rsidRPr="00137929" w:rsidRDefault="00137929" w:rsidP="00137929">
      <w:pPr>
        <w:pStyle w:val="Heading4"/>
      </w:pPr>
      <w:bookmarkStart w:id="1203" w:name="_Ref434490474"/>
      <w:r>
        <w:t>The Doxology</w:t>
      </w:r>
      <w:r w:rsidR="00B46E6E">
        <w:t xml:space="preserve"> for St. Macarius the Bishop of Edkow</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4" w:name="_Toc448227495"/>
      <w:r>
        <w:t>October 26 (27) / Paopi 29: Commemoration of the Annunciation, Nativity, and Resurrection on the 29</w:t>
      </w:r>
      <w:r w:rsidRPr="00C0205C">
        <w:rPr>
          <w:vertAlign w:val="superscript"/>
        </w:rPr>
        <w:t>th</w:t>
      </w:r>
      <w:r>
        <w:t xml:space="preserve"> of Every Month</w:t>
      </w:r>
      <w:bookmarkEnd w:id="1204"/>
    </w:p>
    <w:p w14:paraId="7511E0D5" w14:textId="5CADC1FA"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9EB3135" w14:textId="77777777" w:rsidR="00205EA4" w:rsidRDefault="00205EA4" w:rsidP="00205EA4">
      <w:pPr>
        <w:pStyle w:val="Heading3"/>
      </w:pPr>
      <w:bookmarkStart w:id="1205" w:name="_Toc448227496"/>
      <w:r>
        <w:t>October 27 (28) / Paopi 30: St. Mark</w:t>
      </w:r>
      <w:r w:rsidR="00F20BBD">
        <w:t xml:space="preserve"> (Consecration and Appearance of Head)</w:t>
      </w:r>
      <w:bookmarkEnd w:id="1205"/>
    </w:p>
    <w:p w14:paraId="5ECB9266" w14:textId="2F501A6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35F1F">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35F1F">
        <w:rPr>
          <w:noProof/>
        </w:rPr>
        <w:t>796</w:t>
      </w:r>
      <w:r w:rsidR="00191A26">
        <w:fldChar w:fldCharType="end"/>
      </w:r>
      <w:r>
        <w:t>.</w:t>
      </w:r>
    </w:p>
    <w:p w14:paraId="42BC2C38" w14:textId="77777777" w:rsidR="006E370D" w:rsidRPr="007F571C" w:rsidRDefault="007F571C" w:rsidP="007F571C">
      <w:pPr>
        <w:pStyle w:val="Heading3"/>
      </w:pPr>
      <w:bookmarkStart w:id="1206" w:name="_Toc448227497"/>
      <w:r>
        <w:t>October 28 (29) / Athor 1: St. Cleopas and His Companion, Two of the Seventy Two Apostles</w:t>
      </w:r>
      <w:bookmarkEnd w:id="1206"/>
    </w:p>
    <w:p w14:paraId="47F94007" w14:textId="699C884D" w:rsidR="006E370D" w:rsidRPr="006E370D"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7" w:name="_Toc410196201"/>
      <w:bookmarkStart w:id="1208" w:name="_Toc410196443"/>
      <w:bookmarkStart w:id="1209" w:name="_Toc410196945"/>
      <w:bookmarkStart w:id="1210" w:name="November"/>
      <w:bookmarkStart w:id="1211" w:name="_Toc448227700"/>
      <w:bookmarkEnd w:id="1181"/>
      <w:r>
        <w:lastRenderedPageBreak/>
        <w:t>November</w:t>
      </w:r>
      <w:r w:rsidR="00495F1A">
        <w:t xml:space="preserve"> or </w:t>
      </w:r>
      <w:bookmarkEnd w:id="1207"/>
      <w:bookmarkEnd w:id="1208"/>
      <w:bookmarkEnd w:id="1209"/>
      <w:r w:rsidRPr="00FB5E62">
        <w:rPr>
          <w:rFonts w:ascii="FreeSerifAvvaShenouda" w:eastAsia="Arial Unicode MS" w:hAnsi="FreeSerifAvvaShenouda" w:cs="FreeSerifAvvaShenouda"/>
        </w:rPr>
        <w:t>Ⲁⲑⲟⲣ</w:t>
      </w:r>
      <w:bookmarkEnd w:id="1211"/>
    </w:p>
    <w:sdt>
      <w:sdtPr>
        <w:id w:val="254490828"/>
        <w:docPartObj>
          <w:docPartGallery w:val="Table of Contents"/>
          <w:docPartUnique/>
        </w:docPartObj>
      </w:sdtPr>
      <w:sdtEndPr>
        <w:rPr>
          <w:b/>
          <w:bCs/>
          <w:noProof/>
        </w:rPr>
      </w:sdtEndPr>
      <w:sdtContent>
        <w:p w14:paraId="4CABC828" w14:textId="33D38C8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52A8AA2" w14:textId="2DCEC667" w:rsidR="00E35F1F" w:rsidRDefault="00E35F1F">
          <w:pPr>
            <w:pStyle w:val="TOC3"/>
            <w:tabs>
              <w:tab w:val="right" w:leader="dot" w:pos="8846"/>
            </w:tabs>
            <w:rPr>
              <w:rFonts w:asciiTheme="minorHAnsi" w:eastAsiaTheme="minorEastAsia" w:hAnsiTheme="minorHAnsi"/>
              <w:noProof/>
              <w:sz w:val="22"/>
              <w:lang w:val="en-US"/>
            </w:rPr>
          </w:pPr>
          <w:hyperlink w:anchor="_Toc448227499" w:history="1">
            <w:r w:rsidRPr="006B124B">
              <w:rPr>
                <w:rStyle w:val="Hyperlink"/>
                <w:noProof/>
              </w:rPr>
              <w:t>November 4 (5) / Athor 8: The Four Incorporeal Beasts</w:t>
            </w:r>
            <w:r>
              <w:rPr>
                <w:noProof/>
                <w:webHidden/>
              </w:rPr>
              <w:tab/>
            </w:r>
            <w:r>
              <w:rPr>
                <w:noProof/>
                <w:webHidden/>
              </w:rPr>
              <w:fldChar w:fldCharType="begin"/>
            </w:r>
            <w:r>
              <w:rPr>
                <w:noProof/>
                <w:webHidden/>
              </w:rPr>
              <w:instrText xml:space="preserve"> PAGEREF _Toc448227499 \h </w:instrText>
            </w:r>
            <w:r>
              <w:rPr>
                <w:noProof/>
                <w:webHidden/>
              </w:rPr>
            </w:r>
            <w:r>
              <w:rPr>
                <w:noProof/>
                <w:webHidden/>
              </w:rPr>
              <w:fldChar w:fldCharType="separate"/>
            </w:r>
            <w:r>
              <w:rPr>
                <w:noProof/>
                <w:webHidden/>
              </w:rPr>
              <w:t>632</w:t>
            </w:r>
            <w:r>
              <w:rPr>
                <w:noProof/>
                <w:webHidden/>
              </w:rPr>
              <w:fldChar w:fldCharType="end"/>
            </w:r>
          </w:hyperlink>
        </w:p>
        <w:p w14:paraId="7C155C76" w14:textId="0B167F38" w:rsidR="00E35F1F" w:rsidRDefault="00E35F1F">
          <w:pPr>
            <w:pStyle w:val="TOC3"/>
            <w:tabs>
              <w:tab w:val="right" w:leader="dot" w:pos="8846"/>
            </w:tabs>
            <w:rPr>
              <w:rFonts w:asciiTheme="minorHAnsi" w:eastAsiaTheme="minorEastAsia" w:hAnsiTheme="minorHAnsi"/>
              <w:noProof/>
              <w:sz w:val="22"/>
              <w:lang w:val="en-US"/>
            </w:rPr>
          </w:pPr>
          <w:hyperlink w:anchor="_Toc448227500" w:history="1">
            <w:r w:rsidRPr="006B124B">
              <w:rPr>
                <w:rStyle w:val="Hyperlink"/>
                <w:noProof/>
              </w:rPr>
              <w:t>November 8 (9) / Athor 12: Archangel Michael</w:t>
            </w:r>
            <w:r>
              <w:rPr>
                <w:noProof/>
                <w:webHidden/>
              </w:rPr>
              <w:tab/>
            </w:r>
            <w:r>
              <w:rPr>
                <w:noProof/>
                <w:webHidden/>
              </w:rPr>
              <w:fldChar w:fldCharType="begin"/>
            </w:r>
            <w:r>
              <w:rPr>
                <w:noProof/>
                <w:webHidden/>
              </w:rPr>
              <w:instrText xml:space="preserve"> PAGEREF _Toc448227500 \h </w:instrText>
            </w:r>
            <w:r>
              <w:rPr>
                <w:noProof/>
                <w:webHidden/>
              </w:rPr>
            </w:r>
            <w:r>
              <w:rPr>
                <w:noProof/>
                <w:webHidden/>
              </w:rPr>
              <w:fldChar w:fldCharType="separate"/>
            </w:r>
            <w:r>
              <w:rPr>
                <w:noProof/>
                <w:webHidden/>
              </w:rPr>
              <w:t>633</w:t>
            </w:r>
            <w:r>
              <w:rPr>
                <w:noProof/>
                <w:webHidden/>
              </w:rPr>
              <w:fldChar w:fldCharType="end"/>
            </w:r>
          </w:hyperlink>
        </w:p>
        <w:p w14:paraId="5A89258F" w14:textId="14357421" w:rsidR="00E35F1F" w:rsidRDefault="00E35F1F">
          <w:pPr>
            <w:pStyle w:val="TOC3"/>
            <w:tabs>
              <w:tab w:val="right" w:leader="dot" w:pos="8846"/>
            </w:tabs>
            <w:rPr>
              <w:rFonts w:asciiTheme="minorHAnsi" w:eastAsiaTheme="minorEastAsia" w:hAnsiTheme="minorHAnsi"/>
              <w:noProof/>
              <w:sz w:val="22"/>
              <w:lang w:val="en-US"/>
            </w:rPr>
          </w:pPr>
          <w:hyperlink w:anchor="_Toc448227501" w:history="1">
            <w:r w:rsidRPr="006B124B">
              <w:rPr>
                <w:rStyle w:val="Hyperlink"/>
                <w:noProof/>
              </w:rPr>
              <w:t>November 10 (11) / Athor 14: St. Martin of Tours</w:t>
            </w:r>
            <w:r>
              <w:rPr>
                <w:noProof/>
                <w:webHidden/>
              </w:rPr>
              <w:tab/>
            </w:r>
            <w:r>
              <w:rPr>
                <w:noProof/>
                <w:webHidden/>
              </w:rPr>
              <w:fldChar w:fldCharType="begin"/>
            </w:r>
            <w:r>
              <w:rPr>
                <w:noProof/>
                <w:webHidden/>
              </w:rPr>
              <w:instrText xml:space="preserve"> PAGEREF _Toc448227501 \h </w:instrText>
            </w:r>
            <w:r>
              <w:rPr>
                <w:noProof/>
                <w:webHidden/>
              </w:rPr>
            </w:r>
            <w:r>
              <w:rPr>
                <w:noProof/>
                <w:webHidden/>
              </w:rPr>
              <w:fldChar w:fldCharType="separate"/>
            </w:r>
            <w:r>
              <w:rPr>
                <w:noProof/>
                <w:webHidden/>
              </w:rPr>
              <w:t>635</w:t>
            </w:r>
            <w:r>
              <w:rPr>
                <w:noProof/>
                <w:webHidden/>
              </w:rPr>
              <w:fldChar w:fldCharType="end"/>
            </w:r>
          </w:hyperlink>
        </w:p>
        <w:p w14:paraId="5A72C12E" w14:textId="3DA70572" w:rsidR="00E35F1F" w:rsidRDefault="00E35F1F">
          <w:pPr>
            <w:pStyle w:val="TOC3"/>
            <w:tabs>
              <w:tab w:val="right" w:leader="dot" w:pos="8846"/>
            </w:tabs>
            <w:rPr>
              <w:rFonts w:asciiTheme="minorHAnsi" w:eastAsiaTheme="minorEastAsia" w:hAnsiTheme="minorHAnsi"/>
              <w:noProof/>
              <w:sz w:val="22"/>
              <w:lang w:val="en-US"/>
            </w:rPr>
          </w:pPr>
          <w:hyperlink w:anchor="_Toc448227502" w:history="1">
            <w:r w:rsidRPr="006B124B">
              <w:rPr>
                <w:rStyle w:val="Hyperlink"/>
                <w:noProof/>
              </w:rPr>
              <w:t>November 11 (12) / Athor 15: St. Mena the Martyr</w:t>
            </w:r>
            <w:r>
              <w:rPr>
                <w:noProof/>
                <w:webHidden/>
              </w:rPr>
              <w:tab/>
            </w:r>
            <w:r>
              <w:rPr>
                <w:noProof/>
                <w:webHidden/>
              </w:rPr>
              <w:fldChar w:fldCharType="begin"/>
            </w:r>
            <w:r>
              <w:rPr>
                <w:noProof/>
                <w:webHidden/>
              </w:rPr>
              <w:instrText xml:space="preserve"> PAGEREF _Toc448227502 \h </w:instrText>
            </w:r>
            <w:r>
              <w:rPr>
                <w:noProof/>
                <w:webHidden/>
              </w:rPr>
            </w:r>
            <w:r>
              <w:rPr>
                <w:noProof/>
                <w:webHidden/>
              </w:rPr>
              <w:fldChar w:fldCharType="separate"/>
            </w:r>
            <w:r>
              <w:rPr>
                <w:noProof/>
                <w:webHidden/>
              </w:rPr>
              <w:t>637</w:t>
            </w:r>
            <w:r>
              <w:rPr>
                <w:noProof/>
                <w:webHidden/>
              </w:rPr>
              <w:fldChar w:fldCharType="end"/>
            </w:r>
          </w:hyperlink>
        </w:p>
        <w:p w14:paraId="7F69E091" w14:textId="1C95E0EB" w:rsidR="00E35F1F" w:rsidRDefault="00E35F1F">
          <w:pPr>
            <w:pStyle w:val="TOC3"/>
            <w:tabs>
              <w:tab w:val="right" w:leader="dot" w:pos="8846"/>
            </w:tabs>
            <w:rPr>
              <w:rFonts w:asciiTheme="minorHAnsi" w:eastAsiaTheme="minorEastAsia" w:hAnsiTheme="minorHAnsi"/>
              <w:noProof/>
              <w:sz w:val="22"/>
              <w:lang w:val="en-US"/>
            </w:rPr>
          </w:pPr>
          <w:hyperlink w:anchor="_Toc448227503" w:history="1">
            <w:r w:rsidRPr="006B124B">
              <w:rPr>
                <w:rStyle w:val="Hyperlink"/>
                <w:noProof/>
              </w:rPr>
              <w:t>November 14 (15) / Athor 18: St. Philip the Apostle</w:t>
            </w:r>
            <w:r>
              <w:rPr>
                <w:noProof/>
                <w:webHidden/>
              </w:rPr>
              <w:tab/>
            </w:r>
            <w:r>
              <w:rPr>
                <w:noProof/>
                <w:webHidden/>
              </w:rPr>
              <w:fldChar w:fldCharType="begin"/>
            </w:r>
            <w:r>
              <w:rPr>
                <w:noProof/>
                <w:webHidden/>
              </w:rPr>
              <w:instrText xml:space="preserve"> PAGEREF _Toc448227503 \h </w:instrText>
            </w:r>
            <w:r>
              <w:rPr>
                <w:noProof/>
                <w:webHidden/>
              </w:rPr>
            </w:r>
            <w:r>
              <w:rPr>
                <w:noProof/>
                <w:webHidden/>
              </w:rPr>
              <w:fldChar w:fldCharType="separate"/>
            </w:r>
            <w:r>
              <w:rPr>
                <w:noProof/>
                <w:webHidden/>
              </w:rPr>
              <w:t>638</w:t>
            </w:r>
            <w:r>
              <w:rPr>
                <w:noProof/>
                <w:webHidden/>
              </w:rPr>
              <w:fldChar w:fldCharType="end"/>
            </w:r>
          </w:hyperlink>
        </w:p>
        <w:p w14:paraId="1BD9193B" w14:textId="3F69E61F" w:rsidR="00E35F1F" w:rsidRDefault="00E35F1F">
          <w:pPr>
            <w:pStyle w:val="TOC3"/>
            <w:tabs>
              <w:tab w:val="right" w:leader="dot" w:pos="8846"/>
            </w:tabs>
            <w:rPr>
              <w:rFonts w:asciiTheme="minorHAnsi" w:eastAsiaTheme="minorEastAsia" w:hAnsiTheme="minorHAnsi"/>
              <w:noProof/>
              <w:sz w:val="22"/>
              <w:lang w:val="en-US"/>
            </w:rPr>
          </w:pPr>
          <w:hyperlink w:anchor="_Toc448227504" w:history="1">
            <w:r w:rsidRPr="006B124B">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_Toc448227504 \h </w:instrText>
            </w:r>
            <w:r>
              <w:rPr>
                <w:noProof/>
                <w:webHidden/>
              </w:rPr>
            </w:r>
            <w:r>
              <w:rPr>
                <w:noProof/>
                <w:webHidden/>
              </w:rPr>
              <w:fldChar w:fldCharType="separate"/>
            </w:r>
            <w:r>
              <w:rPr>
                <w:noProof/>
                <w:webHidden/>
              </w:rPr>
              <w:t>638</w:t>
            </w:r>
            <w:r>
              <w:rPr>
                <w:noProof/>
                <w:webHidden/>
              </w:rPr>
              <w:fldChar w:fldCharType="end"/>
            </w:r>
          </w:hyperlink>
        </w:p>
        <w:p w14:paraId="72A9BE54" w14:textId="59EFE8EA" w:rsidR="00E35F1F" w:rsidRDefault="00E35F1F">
          <w:pPr>
            <w:pStyle w:val="TOC3"/>
            <w:tabs>
              <w:tab w:val="right" w:leader="dot" w:pos="8846"/>
            </w:tabs>
            <w:rPr>
              <w:rFonts w:asciiTheme="minorHAnsi" w:eastAsiaTheme="minorEastAsia" w:hAnsiTheme="minorHAnsi"/>
              <w:noProof/>
              <w:sz w:val="22"/>
              <w:lang w:val="en-US"/>
            </w:rPr>
          </w:pPr>
          <w:hyperlink w:anchor="_Toc448227505" w:history="1">
            <w:r w:rsidRPr="006B124B">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_Toc448227505 \h </w:instrText>
            </w:r>
            <w:r>
              <w:rPr>
                <w:noProof/>
                <w:webHidden/>
              </w:rPr>
            </w:r>
            <w:r>
              <w:rPr>
                <w:noProof/>
                <w:webHidden/>
              </w:rPr>
              <w:fldChar w:fldCharType="separate"/>
            </w:r>
            <w:r>
              <w:rPr>
                <w:noProof/>
                <w:webHidden/>
              </w:rPr>
              <w:t>638</w:t>
            </w:r>
            <w:r>
              <w:rPr>
                <w:noProof/>
                <w:webHidden/>
              </w:rPr>
              <w:fldChar w:fldCharType="end"/>
            </w:r>
          </w:hyperlink>
        </w:p>
        <w:p w14:paraId="74F78ACF" w14:textId="23F361EB" w:rsidR="00E35F1F" w:rsidRDefault="00E35F1F">
          <w:pPr>
            <w:pStyle w:val="TOC3"/>
            <w:tabs>
              <w:tab w:val="right" w:leader="dot" w:pos="8846"/>
            </w:tabs>
            <w:rPr>
              <w:rFonts w:asciiTheme="minorHAnsi" w:eastAsiaTheme="minorEastAsia" w:hAnsiTheme="minorHAnsi"/>
              <w:noProof/>
              <w:sz w:val="22"/>
              <w:lang w:val="en-US"/>
            </w:rPr>
          </w:pPr>
          <w:hyperlink w:anchor="_Toc448227506" w:history="1">
            <w:r w:rsidRPr="006B124B">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_Toc448227506 \h </w:instrText>
            </w:r>
            <w:r>
              <w:rPr>
                <w:noProof/>
                <w:webHidden/>
              </w:rPr>
            </w:r>
            <w:r>
              <w:rPr>
                <w:noProof/>
                <w:webHidden/>
              </w:rPr>
              <w:fldChar w:fldCharType="separate"/>
            </w:r>
            <w:r>
              <w:rPr>
                <w:noProof/>
                <w:webHidden/>
              </w:rPr>
              <w:t>638</w:t>
            </w:r>
            <w:r>
              <w:rPr>
                <w:noProof/>
                <w:webHidden/>
              </w:rPr>
              <w:fldChar w:fldCharType="end"/>
            </w:r>
          </w:hyperlink>
        </w:p>
        <w:p w14:paraId="57950F6C" w14:textId="5A17C9DC" w:rsidR="00E35F1F" w:rsidRDefault="00E35F1F">
          <w:pPr>
            <w:pStyle w:val="TOC3"/>
            <w:tabs>
              <w:tab w:val="right" w:leader="dot" w:pos="8846"/>
            </w:tabs>
            <w:rPr>
              <w:rFonts w:asciiTheme="minorHAnsi" w:eastAsiaTheme="minorEastAsia" w:hAnsiTheme="minorHAnsi"/>
              <w:noProof/>
              <w:sz w:val="22"/>
              <w:lang w:val="en-US"/>
            </w:rPr>
          </w:pPr>
          <w:hyperlink w:anchor="_Toc448227507" w:history="1">
            <w:r w:rsidRPr="006B124B">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_Toc448227507 \h </w:instrText>
            </w:r>
            <w:r>
              <w:rPr>
                <w:noProof/>
                <w:webHidden/>
              </w:rPr>
            </w:r>
            <w:r>
              <w:rPr>
                <w:noProof/>
                <w:webHidden/>
              </w:rPr>
              <w:fldChar w:fldCharType="separate"/>
            </w:r>
            <w:r>
              <w:rPr>
                <w:noProof/>
                <w:webHidden/>
              </w:rPr>
              <w:t>638</w:t>
            </w:r>
            <w:r>
              <w:rPr>
                <w:noProof/>
                <w:webHidden/>
              </w:rPr>
              <w:fldChar w:fldCharType="end"/>
            </w:r>
          </w:hyperlink>
        </w:p>
        <w:p w14:paraId="0C7D958D" w14:textId="320A5B70" w:rsidR="00E35F1F" w:rsidRDefault="00E35F1F">
          <w:pPr>
            <w:pStyle w:val="TOC3"/>
            <w:tabs>
              <w:tab w:val="right" w:leader="dot" w:pos="8846"/>
            </w:tabs>
            <w:rPr>
              <w:rFonts w:asciiTheme="minorHAnsi" w:eastAsiaTheme="minorEastAsia" w:hAnsiTheme="minorHAnsi"/>
              <w:noProof/>
              <w:sz w:val="22"/>
              <w:lang w:val="en-US"/>
            </w:rPr>
          </w:pPr>
          <w:hyperlink w:anchor="_Toc448227508" w:history="1">
            <w:r w:rsidRPr="006B124B">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_Toc448227508 \h </w:instrText>
            </w:r>
            <w:r>
              <w:rPr>
                <w:noProof/>
                <w:webHidden/>
              </w:rPr>
            </w:r>
            <w:r>
              <w:rPr>
                <w:noProof/>
                <w:webHidden/>
              </w:rPr>
              <w:fldChar w:fldCharType="separate"/>
            </w:r>
            <w:r>
              <w:rPr>
                <w:noProof/>
                <w:webHidden/>
              </w:rPr>
              <w:t>639</w:t>
            </w:r>
            <w:r>
              <w:rPr>
                <w:noProof/>
                <w:webHidden/>
              </w:rPr>
              <w:fldChar w:fldCharType="end"/>
            </w:r>
          </w:hyperlink>
        </w:p>
        <w:p w14:paraId="48DF0A9A" w14:textId="4534AED3" w:rsidR="00E35F1F" w:rsidRDefault="00E35F1F">
          <w:pPr>
            <w:pStyle w:val="TOC3"/>
            <w:tabs>
              <w:tab w:val="right" w:leader="dot" w:pos="8846"/>
            </w:tabs>
            <w:rPr>
              <w:rFonts w:asciiTheme="minorHAnsi" w:eastAsiaTheme="minorEastAsia" w:hAnsiTheme="minorHAnsi"/>
              <w:noProof/>
              <w:sz w:val="22"/>
              <w:lang w:val="en-US"/>
            </w:rPr>
          </w:pPr>
          <w:hyperlink w:anchor="_Toc448227509" w:history="1">
            <w:r w:rsidRPr="006B124B">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_Toc448227509 \h </w:instrText>
            </w:r>
            <w:r>
              <w:rPr>
                <w:noProof/>
                <w:webHidden/>
              </w:rPr>
            </w:r>
            <w:r>
              <w:rPr>
                <w:noProof/>
                <w:webHidden/>
              </w:rPr>
              <w:fldChar w:fldCharType="separate"/>
            </w:r>
            <w:r>
              <w:rPr>
                <w:noProof/>
                <w:webHidden/>
              </w:rPr>
              <w:t>640</w:t>
            </w:r>
            <w:r>
              <w:rPr>
                <w:noProof/>
                <w:webHidden/>
              </w:rPr>
              <w:fldChar w:fldCharType="end"/>
            </w:r>
          </w:hyperlink>
        </w:p>
        <w:p w14:paraId="2FA6A19E" w14:textId="0C42C356" w:rsidR="00E35F1F" w:rsidRDefault="00E35F1F">
          <w:pPr>
            <w:pStyle w:val="TOC3"/>
            <w:tabs>
              <w:tab w:val="right" w:leader="dot" w:pos="8846"/>
            </w:tabs>
            <w:rPr>
              <w:rFonts w:asciiTheme="minorHAnsi" w:eastAsiaTheme="minorEastAsia" w:hAnsiTheme="minorHAnsi"/>
              <w:noProof/>
              <w:sz w:val="22"/>
              <w:lang w:val="en-US"/>
            </w:rPr>
          </w:pPr>
          <w:hyperlink w:anchor="_Toc448227510" w:history="1">
            <w:r w:rsidRPr="006B124B">
              <w:rPr>
                <w:rStyle w:val="Hyperlink"/>
                <w:noProof/>
              </w:rPr>
              <w:t>November 20 (21) / Athor 24: The Twenty Four Presbyters</w:t>
            </w:r>
            <w:r>
              <w:rPr>
                <w:noProof/>
                <w:webHidden/>
              </w:rPr>
              <w:tab/>
            </w:r>
            <w:r>
              <w:rPr>
                <w:noProof/>
                <w:webHidden/>
              </w:rPr>
              <w:fldChar w:fldCharType="begin"/>
            </w:r>
            <w:r>
              <w:rPr>
                <w:noProof/>
                <w:webHidden/>
              </w:rPr>
              <w:instrText xml:space="preserve"> PAGEREF _Toc448227510 \h </w:instrText>
            </w:r>
            <w:r>
              <w:rPr>
                <w:noProof/>
                <w:webHidden/>
              </w:rPr>
            </w:r>
            <w:r>
              <w:rPr>
                <w:noProof/>
                <w:webHidden/>
              </w:rPr>
              <w:fldChar w:fldCharType="separate"/>
            </w:r>
            <w:r>
              <w:rPr>
                <w:noProof/>
                <w:webHidden/>
              </w:rPr>
              <w:t>640</w:t>
            </w:r>
            <w:r>
              <w:rPr>
                <w:noProof/>
                <w:webHidden/>
              </w:rPr>
              <w:fldChar w:fldCharType="end"/>
            </w:r>
          </w:hyperlink>
        </w:p>
        <w:p w14:paraId="269304EA" w14:textId="2FD6902F" w:rsidR="00E35F1F" w:rsidRDefault="00E35F1F">
          <w:pPr>
            <w:pStyle w:val="TOC3"/>
            <w:tabs>
              <w:tab w:val="right" w:leader="dot" w:pos="8846"/>
            </w:tabs>
            <w:rPr>
              <w:rFonts w:asciiTheme="minorHAnsi" w:eastAsiaTheme="minorEastAsia" w:hAnsiTheme="minorHAnsi"/>
              <w:noProof/>
              <w:sz w:val="22"/>
              <w:lang w:val="en-US"/>
            </w:rPr>
          </w:pPr>
          <w:hyperlink w:anchor="_Toc448227511" w:history="1">
            <w:r w:rsidRPr="006B124B">
              <w:rPr>
                <w:rStyle w:val="Hyperlink"/>
                <w:noProof/>
              </w:rPr>
              <w:t>November 21 (22) / Athor 25: St. Philopater Mercurius</w:t>
            </w:r>
            <w:r>
              <w:rPr>
                <w:noProof/>
                <w:webHidden/>
              </w:rPr>
              <w:tab/>
            </w:r>
            <w:r>
              <w:rPr>
                <w:noProof/>
                <w:webHidden/>
              </w:rPr>
              <w:fldChar w:fldCharType="begin"/>
            </w:r>
            <w:r>
              <w:rPr>
                <w:noProof/>
                <w:webHidden/>
              </w:rPr>
              <w:instrText xml:space="preserve"> PAGEREF _Toc448227511 \h </w:instrText>
            </w:r>
            <w:r>
              <w:rPr>
                <w:noProof/>
                <w:webHidden/>
              </w:rPr>
            </w:r>
            <w:r>
              <w:rPr>
                <w:noProof/>
                <w:webHidden/>
              </w:rPr>
              <w:fldChar w:fldCharType="separate"/>
            </w:r>
            <w:r>
              <w:rPr>
                <w:noProof/>
                <w:webHidden/>
              </w:rPr>
              <w:t>641</w:t>
            </w:r>
            <w:r>
              <w:rPr>
                <w:noProof/>
                <w:webHidden/>
              </w:rPr>
              <w:fldChar w:fldCharType="end"/>
            </w:r>
          </w:hyperlink>
        </w:p>
        <w:p w14:paraId="713048AA" w14:textId="39A676B6" w:rsidR="00E35F1F" w:rsidRDefault="00E35F1F">
          <w:pPr>
            <w:pStyle w:val="TOC3"/>
            <w:tabs>
              <w:tab w:val="right" w:leader="dot" w:pos="8846"/>
            </w:tabs>
            <w:rPr>
              <w:rFonts w:asciiTheme="minorHAnsi" w:eastAsiaTheme="minorEastAsia" w:hAnsiTheme="minorHAnsi"/>
              <w:noProof/>
              <w:sz w:val="22"/>
              <w:lang w:val="en-US"/>
            </w:rPr>
          </w:pPr>
          <w:hyperlink w:anchor="_Toc448227512" w:history="1">
            <w:r w:rsidRPr="006B124B">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_Toc448227512 \h </w:instrText>
            </w:r>
            <w:r>
              <w:rPr>
                <w:noProof/>
                <w:webHidden/>
              </w:rPr>
            </w:r>
            <w:r>
              <w:rPr>
                <w:noProof/>
                <w:webHidden/>
              </w:rPr>
              <w:fldChar w:fldCharType="separate"/>
            </w:r>
            <w:r>
              <w:rPr>
                <w:noProof/>
                <w:webHidden/>
              </w:rPr>
              <w:t>643</w:t>
            </w:r>
            <w:r>
              <w:rPr>
                <w:noProof/>
                <w:webHidden/>
              </w:rPr>
              <w:fldChar w:fldCharType="end"/>
            </w:r>
          </w:hyperlink>
        </w:p>
        <w:p w14:paraId="6460A2C8" w14:textId="38B2E07B" w:rsidR="00E35F1F" w:rsidRDefault="00E35F1F">
          <w:pPr>
            <w:pStyle w:val="TOC3"/>
            <w:tabs>
              <w:tab w:val="right" w:leader="dot" w:pos="8846"/>
            </w:tabs>
            <w:rPr>
              <w:rFonts w:asciiTheme="minorHAnsi" w:eastAsiaTheme="minorEastAsia" w:hAnsiTheme="minorHAnsi"/>
              <w:noProof/>
              <w:sz w:val="22"/>
              <w:lang w:val="en-US"/>
            </w:rPr>
          </w:pPr>
          <w:hyperlink w:anchor="_Toc448227513" w:history="1">
            <w:r w:rsidRPr="006B124B">
              <w:rPr>
                <w:rStyle w:val="Hyperlink"/>
                <w:noProof/>
              </w:rPr>
              <w:t>November 25 (26) / Athor 29: Commemoration of the Annunciation, Nativity, and Resurrection on the 29</w:t>
            </w:r>
            <w:r w:rsidRPr="006B124B">
              <w:rPr>
                <w:rStyle w:val="Hyperlink"/>
                <w:noProof/>
                <w:vertAlign w:val="superscript"/>
              </w:rPr>
              <w:t>th</w:t>
            </w:r>
            <w:r w:rsidRPr="006B124B">
              <w:rPr>
                <w:rStyle w:val="Hyperlink"/>
                <w:noProof/>
              </w:rPr>
              <w:t xml:space="preserve"> of Every Month</w:t>
            </w:r>
            <w:r>
              <w:rPr>
                <w:noProof/>
                <w:webHidden/>
              </w:rPr>
              <w:tab/>
            </w:r>
            <w:r>
              <w:rPr>
                <w:noProof/>
                <w:webHidden/>
              </w:rPr>
              <w:fldChar w:fldCharType="begin"/>
            </w:r>
            <w:r>
              <w:rPr>
                <w:noProof/>
                <w:webHidden/>
              </w:rPr>
              <w:instrText xml:space="preserve"> PAGEREF _Toc448227513 \h </w:instrText>
            </w:r>
            <w:r>
              <w:rPr>
                <w:noProof/>
                <w:webHidden/>
              </w:rPr>
            </w:r>
            <w:r>
              <w:rPr>
                <w:noProof/>
                <w:webHidden/>
              </w:rPr>
              <w:fldChar w:fldCharType="separate"/>
            </w:r>
            <w:r>
              <w:rPr>
                <w:noProof/>
                <w:webHidden/>
              </w:rPr>
              <w:t>644</w:t>
            </w:r>
            <w:r>
              <w:rPr>
                <w:noProof/>
                <w:webHidden/>
              </w:rPr>
              <w:fldChar w:fldCharType="end"/>
            </w:r>
          </w:hyperlink>
        </w:p>
        <w:p w14:paraId="6A51CAC4" w14:textId="03E94B7D" w:rsidR="00E35F1F" w:rsidRDefault="00E35F1F">
          <w:pPr>
            <w:pStyle w:val="TOC3"/>
            <w:tabs>
              <w:tab w:val="right" w:leader="dot" w:pos="8846"/>
            </w:tabs>
            <w:rPr>
              <w:rFonts w:asciiTheme="minorHAnsi" w:eastAsiaTheme="minorEastAsia" w:hAnsiTheme="minorHAnsi"/>
              <w:noProof/>
              <w:sz w:val="22"/>
              <w:lang w:val="en-US"/>
            </w:rPr>
          </w:pPr>
          <w:hyperlink w:anchor="_Toc448227514" w:history="1">
            <w:r w:rsidRPr="006B124B">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_Toc448227514 \h </w:instrText>
            </w:r>
            <w:r>
              <w:rPr>
                <w:noProof/>
                <w:webHidden/>
              </w:rPr>
            </w:r>
            <w:r>
              <w:rPr>
                <w:noProof/>
                <w:webHidden/>
              </w:rPr>
              <w:fldChar w:fldCharType="separate"/>
            </w:r>
            <w:r>
              <w:rPr>
                <w:noProof/>
                <w:webHidden/>
              </w:rPr>
              <w:t>644</w:t>
            </w:r>
            <w:r>
              <w:rPr>
                <w:noProof/>
                <w:webHidden/>
              </w:rPr>
              <w:fldChar w:fldCharType="end"/>
            </w:r>
          </w:hyperlink>
        </w:p>
        <w:p w14:paraId="5EDCA18F" w14:textId="28A1F7BF" w:rsidR="00E35F1F" w:rsidRDefault="00E35F1F">
          <w:pPr>
            <w:pStyle w:val="TOC3"/>
            <w:tabs>
              <w:tab w:val="right" w:leader="dot" w:pos="8846"/>
            </w:tabs>
            <w:rPr>
              <w:rFonts w:asciiTheme="minorHAnsi" w:eastAsiaTheme="minorEastAsia" w:hAnsiTheme="minorHAnsi"/>
              <w:noProof/>
              <w:sz w:val="22"/>
              <w:lang w:val="en-US"/>
            </w:rPr>
          </w:pPr>
          <w:hyperlink w:anchor="_Toc448227515" w:history="1">
            <w:r w:rsidRPr="006B124B">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_Toc448227515 \h </w:instrText>
            </w:r>
            <w:r>
              <w:rPr>
                <w:noProof/>
                <w:webHidden/>
              </w:rPr>
            </w:r>
            <w:r>
              <w:rPr>
                <w:noProof/>
                <w:webHidden/>
              </w:rPr>
              <w:fldChar w:fldCharType="separate"/>
            </w:r>
            <w:r>
              <w:rPr>
                <w:noProof/>
                <w:webHidden/>
              </w:rPr>
              <w:t>644</w:t>
            </w:r>
            <w:r>
              <w:rPr>
                <w:noProof/>
                <w:webHidden/>
              </w:rPr>
              <w:fldChar w:fldCharType="end"/>
            </w:r>
          </w:hyperlink>
        </w:p>
        <w:p w14:paraId="512EDB6A" w14:textId="06B6885F" w:rsidR="00E35F1F" w:rsidRDefault="00E35F1F">
          <w:pPr>
            <w:pStyle w:val="TOC3"/>
            <w:tabs>
              <w:tab w:val="right" w:leader="dot" w:pos="8846"/>
            </w:tabs>
            <w:rPr>
              <w:rFonts w:asciiTheme="minorHAnsi" w:eastAsiaTheme="minorEastAsia" w:hAnsiTheme="minorHAnsi"/>
              <w:noProof/>
              <w:sz w:val="22"/>
              <w:lang w:val="en-US"/>
            </w:rPr>
          </w:pPr>
          <w:hyperlink w:anchor="_Toc448227516" w:history="1">
            <w:r w:rsidRPr="006B124B">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_Toc448227516 \h </w:instrText>
            </w:r>
            <w:r>
              <w:rPr>
                <w:noProof/>
                <w:webHidden/>
              </w:rPr>
            </w:r>
            <w:r>
              <w:rPr>
                <w:noProof/>
                <w:webHidden/>
              </w:rPr>
              <w:fldChar w:fldCharType="separate"/>
            </w:r>
            <w:r>
              <w:rPr>
                <w:noProof/>
                <w:webHidden/>
              </w:rPr>
              <w:t>645</w:t>
            </w:r>
            <w:r>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2" w:name="_Toc448227498"/>
      <w:r>
        <w:lastRenderedPageBreak/>
        <w:t>November 3 (4) / Athor 7</w:t>
      </w:r>
      <w:r w:rsidR="00205EA4">
        <w:t>: St. George</w:t>
      </w:r>
      <w:bookmarkEnd w:id="121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3" w:name="_Toc448227499"/>
      <w:r>
        <w:t>November 4 (5) / Athor 8</w:t>
      </w:r>
      <w:r w:rsidR="00205EA4">
        <w:t>: The Four Incorporeal Beasts</w:t>
      </w:r>
      <w:bookmarkEnd w:id="1213"/>
    </w:p>
    <w:p w14:paraId="0FEBB939" w14:textId="77777777" w:rsidR="00205EA4" w:rsidRDefault="00205EA4" w:rsidP="00205EA4">
      <w:pPr>
        <w:pStyle w:val="Heading4"/>
      </w:pPr>
      <w:bookmarkStart w:id="1214" w:name="_Ref434488301"/>
      <w:r>
        <w:t>The Doxology</w:t>
      </w:r>
      <w:r w:rsidR="00B46E6E">
        <w:t xml:space="preserve"> for the Four Incorporeal Beasts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5"/>
            <w:r>
              <w:t>Bea</w:t>
            </w:r>
            <w:r w:rsidR="001D2DF6">
              <w:t>s</w:t>
            </w:r>
            <w:r>
              <w:t>ts</w:t>
            </w:r>
            <w:commentRangeEnd w:id="1215"/>
            <w:r>
              <w:rPr>
                <w:rStyle w:val="CommentReference"/>
                <w:rFonts w:ascii="Times New Roman" w:eastAsiaTheme="minorHAnsi" w:hAnsi="Times New Roman" w:cstheme="minorBidi"/>
                <w:color w:val="auto"/>
              </w:rPr>
              <w:commentReference w:id="121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6"/>
            <w:r>
              <w:t xml:space="preserve">incessant </w:t>
            </w:r>
            <w:commentRangeEnd w:id="1216"/>
            <w:r>
              <w:rPr>
                <w:rStyle w:val="CommentReference"/>
                <w:rFonts w:ascii="Times New Roman" w:eastAsiaTheme="minorHAnsi" w:hAnsi="Times New Roman" w:cstheme="minorBidi"/>
                <w:color w:val="auto"/>
              </w:rPr>
              <w:commentReference w:id="121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7"/>
            <w:r>
              <w:t>The ministering flames of fire,</w:t>
            </w:r>
            <w:commentRangeEnd w:id="1217"/>
            <w:r>
              <w:rPr>
                <w:rStyle w:val="CommentReference"/>
                <w:rFonts w:ascii="Times New Roman" w:eastAsiaTheme="minorHAnsi" w:hAnsi="Times New Roman" w:cstheme="minorBidi"/>
                <w:color w:val="auto"/>
              </w:rPr>
              <w:commentReference w:id="121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8" w:name="_Ref434561114"/>
      <w:bookmarkStart w:id="1219" w:name="_Toc448227500"/>
      <w:r>
        <w:t>November 8 (9) / Athor 12: Archangel Michael</w:t>
      </w:r>
      <w:bookmarkEnd w:id="1218"/>
      <w:bookmarkEnd w:id="1219"/>
    </w:p>
    <w:p w14:paraId="7E078728" w14:textId="77777777" w:rsidR="004750F8" w:rsidRDefault="004750F8" w:rsidP="004750F8">
      <w:pPr>
        <w:pStyle w:val="Heading4"/>
      </w:pPr>
      <w:bookmarkStart w:id="1220" w:name="_Ref434487967"/>
      <w:r>
        <w:t>The Doxology</w:t>
      </w:r>
      <w:r w:rsidR="009D0B24">
        <w:t xml:space="preserve"> for Archangel Michael</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1"/>
            <w:r w:rsidRPr="004764BD">
              <w:t xml:space="preserve">before </w:t>
            </w:r>
            <w:commentRangeEnd w:id="1221"/>
            <w:r>
              <w:rPr>
                <w:rStyle w:val="CommentReference"/>
                <w:rFonts w:ascii="Times New Roman" w:eastAsiaTheme="minorHAnsi" w:hAnsi="Times New Roman" w:cstheme="minorBidi"/>
                <w:color w:val="auto"/>
              </w:rPr>
              <w:commentReference w:id="122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0" w:name="_Ref434487984"/>
      <w:r>
        <w:t>The Doxology for Michael and Gabriel</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1" w:name="_Toc448227501"/>
      <w:r>
        <w:t>November 10 (11) / Athor 14: St. Martin of Tours</w:t>
      </w:r>
      <w:bookmarkEnd w:id="1231"/>
    </w:p>
    <w:p w14:paraId="098FEB00" w14:textId="77777777" w:rsidR="00056020" w:rsidRDefault="00056020" w:rsidP="00056020">
      <w:pPr>
        <w:pStyle w:val="Heading4"/>
      </w:pPr>
      <w:bookmarkStart w:id="1232" w:name="_Ref439518461"/>
      <w:r>
        <w:t>The Doxology for St. Martin of Tours</w:t>
      </w:r>
      <w:r>
        <w:rPr>
          <w:rStyle w:val="FootnoteReference"/>
        </w:rPr>
        <w:footnoteReference w:id="855"/>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3" w:name="_Toc448227502"/>
      <w:r>
        <w:t>November 11 (12) / Athor 15: St</w:t>
      </w:r>
      <w:r w:rsidR="004750F8">
        <w:t>. Me</w:t>
      </w:r>
      <w:r>
        <w:t>na the Martyr</w:t>
      </w:r>
      <w:bookmarkEnd w:id="1233"/>
    </w:p>
    <w:p w14:paraId="5E17B349" w14:textId="77777777" w:rsidR="00205EA4" w:rsidRDefault="00205EA4" w:rsidP="00205EA4">
      <w:pPr>
        <w:pStyle w:val="Heading4"/>
      </w:pPr>
      <w:bookmarkStart w:id="1234" w:name="_Ref434489493"/>
      <w:r>
        <w:t>The Doxology</w:t>
      </w:r>
      <w:r w:rsidR="00B46E6E">
        <w:t xml:space="preserve"> for St. Mena</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5"/>
            <w:r w:rsidRPr="004764BD">
              <w:t>Voice Divine</w:t>
            </w:r>
            <w:commentRangeEnd w:id="1235"/>
            <w:r>
              <w:rPr>
                <w:rStyle w:val="CommentReference"/>
                <w:rFonts w:ascii="Times New Roman" w:eastAsiaTheme="minorHAnsi" w:hAnsi="Times New Roman" w:cstheme="minorBidi"/>
                <w:color w:val="auto"/>
              </w:rPr>
              <w:commentReference w:id="123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6"/>
            <w:r w:rsidRPr="004764BD">
              <w:t xml:space="preserve">received </w:t>
            </w:r>
            <w:commentRangeEnd w:id="1236"/>
            <w:r>
              <w:rPr>
                <w:rStyle w:val="CommentReference"/>
                <w:rFonts w:ascii="Times New Roman" w:eastAsiaTheme="minorHAnsi" w:hAnsi="Times New Roman" w:cstheme="minorBidi"/>
                <w:color w:val="auto"/>
              </w:rPr>
              <w:commentReference w:id="123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7" w:name="_Toc448227503"/>
      <w:r>
        <w:t>November 14 (15) / Athor 18: St. Philip the Apostle</w:t>
      </w:r>
      <w:bookmarkEnd w:id="1237"/>
    </w:p>
    <w:p w14:paraId="0DF27E19" w14:textId="3C774D2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ADC4A64" w14:textId="77777777" w:rsidR="007F571C" w:rsidRDefault="007F571C" w:rsidP="007F571C">
      <w:pPr>
        <w:pStyle w:val="Heading3"/>
      </w:pPr>
      <w:bookmarkStart w:id="1238" w:name="_Toc448227504"/>
      <w:r>
        <w:t>November 15 (16) / Athor 19: The Preaching of St. Bartholomew</w:t>
      </w:r>
      <w:bookmarkEnd w:id="1238"/>
    </w:p>
    <w:p w14:paraId="601EB8D7" w14:textId="39BCA7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A5FA22" w14:textId="77777777" w:rsidR="009F6E07" w:rsidRDefault="009F6E07" w:rsidP="009F6E07">
      <w:pPr>
        <w:pStyle w:val="Heading3"/>
      </w:pPr>
      <w:bookmarkStart w:id="1239" w:name="_Toc448227505"/>
      <w:r>
        <w:t>November 15 (16) / Athor 19: Also the Consecration of the Church of Sts. Sergius and Bacchus.</w:t>
      </w:r>
      <w:bookmarkEnd w:id="1239"/>
    </w:p>
    <w:p w14:paraId="1B799EA7" w14:textId="7C14D540"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35F1F">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35F1F">
        <w:rPr>
          <w:noProof/>
        </w:rPr>
        <w:t>623</w:t>
      </w:r>
      <w:r w:rsidR="00191A26">
        <w:fldChar w:fldCharType="end"/>
      </w:r>
      <w:r>
        <w:t>.</w:t>
      </w:r>
    </w:p>
    <w:p w14:paraId="23C83E44" w14:textId="77777777" w:rsidR="002F1988" w:rsidRDefault="002F1988" w:rsidP="002F1988">
      <w:pPr>
        <w:pStyle w:val="Heading3"/>
      </w:pPr>
      <w:bookmarkStart w:id="1240" w:name="_Toc448227506"/>
      <w:r>
        <w:t>November 16 (17) / Athor 20: Consecration of Sts. Theodore and Theodore</w:t>
      </w:r>
      <w:bookmarkEnd w:id="1240"/>
    </w:p>
    <w:p w14:paraId="54098920" w14:textId="76BBADC4"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35F1F">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35F1F">
        <w:rPr>
          <w:noProof/>
        </w:rPr>
        <w:t>853</w:t>
      </w:r>
      <w:r w:rsidR="00191A26">
        <w:fldChar w:fldCharType="end"/>
      </w:r>
      <w:r>
        <w:t xml:space="preserve">, and </w:t>
      </w:r>
      <w:commentRangeStart w:id="1241"/>
      <w:r w:rsidR="00191A26">
        <w:fldChar w:fldCharType="begin"/>
      </w:r>
      <w:r w:rsidR="00191A26">
        <w:instrText xml:space="preserve"> REF _Ref434562461 \h </w:instrText>
      </w:r>
      <w:r w:rsidR="00191A26">
        <w:fldChar w:fldCharType="separate"/>
      </w:r>
      <w:r w:rsidR="00E35F1F">
        <w:t>January 7 (8) / Tobi 12: Also St. Theodore Anatoly</w:t>
      </w:r>
      <w:r w:rsidR="00191A26">
        <w:fldChar w:fldCharType="end"/>
      </w:r>
      <w:r w:rsidR="00191A26">
        <w:t>,</w:t>
      </w:r>
      <w:commentRangeEnd w:id="1241"/>
      <w:r w:rsidR="00191A26">
        <w:rPr>
          <w:rStyle w:val="CommentReference"/>
          <w:i w:val="0"/>
        </w:rPr>
        <w:commentReference w:id="1241"/>
      </w:r>
      <w:r w:rsidR="00191A26">
        <w:t xml:space="preserve"> page </w:t>
      </w:r>
      <w:r w:rsidR="00191A26">
        <w:fldChar w:fldCharType="begin"/>
      </w:r>
      <w:r w:rsidR="00191A26">
        <w:instrText xml:space="preserve"> PAGEREF _Ref434562461 \h </w:instrText>
      </w:r>
      <w:r w:rsidR="00191A26">
        <w:fldChar w:fldCharType="separate"/>
      </w:r>
      <w:r w:rsidR="00E35F1F">
        <w:rPr>
          <w:noProof/>
        </w:rPr>
        <w:t>752</w:t>
      </w:r>
      <w:r w:rsidR="00191A26">
        <w:fldChar w:fldCharType="end"/>
      </w:r>
      <w:r>
        <w:t>.</w:t>
      </w:r>
    </w:p>
    <w:p w14:paraId="0CDE62FA" w14:textId="77777777" w:rsidR="005329C1" w:rsidRDefault="005329C1" w:rsidP="005329C1">
      <w:pPr>
        <w:pStyle w:val="Heading3"/>
      </w:pPr>
      <w:bookmarkStart w:id="1242" w:name="_Toc448227507"/>
      <w:r>
        <w:t>November 17 (18) / Athor 21: Commemoration of the Theotokos</w:t>
      </w:r>
      <w:bookmarkEnd w:id="1242"/>
    </w:p>
    <w:p w14:paraId="4A87B5D6" w14:textId="6EEEE7D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357A23E" w14:textId="77777777" w:rsidR="0059166B" w:rsidRDefault="0059166B" w:rsidP="0059166B">
      <w:pPr>
        <w:pStyle w:val="Heading3"/>
      </w:pPr>
      <w:bookmarkStart w:id="1243" w:name="_Ref434562715"/>
      <w:bookmarkStart w:id="1244" w:name="_Toc448227508"/>
      <w:r>
        <w:lastRenderedPageBreak/>
        <w:t>November 18 (19) / Athor 22: Martyrdom of Sts. Cosmas, Damian, and their Brothers</w:t>
      </w:r>
      <w:bookmarkEnd w:id="1243"/>
      <w:bookmarkEnd w:id="1244"/>
    </w:p>
    <w:p w14:paraId="63F7F3A5" w14:textId="77777777" w:rsidR="0059166B" w:rsidRDefault="0059166B" w:rsidP="0059166B">
      <w:pPr>
        <w:pStyle w:val="Heading4"/>
      </w:pPr>
      <w:bookmarkStart w:id="1245" w:name="_Ref434489688"/>
      <w:r>
        <w:t>The Doxology</w:t>
      </w:r>
      <w:r w:rsidR="00B46E6E">
        <w:t xml:space="preserve"> for Sts. Cosmas, Damian, their Brothers and their Mother</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6"/>
            <w:r>
              <w:t>Prabioc</w:t>
            </w:r>
            <w:commentRangeEnd w:id="1246"/>
            <w:r>
              <w:rPr>
                <w:rStyle w:val="CommentReference"/>
                <w:rFonts w:ascii="Times New Roman" w:eastAsiaTheme="minorHAnsi" w:hAnsi="Times New Roman" w:cstheme="minorBidi"/>
                <w:color w:val="auto"/>
              </w:rPr>
              <w:commentReference w:id="124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7"/>
            <w:r>
              <w:t xml:space="preserve">confirming </w:t>
            </w:r>
            <w:commentRangeEnd w:id="1247"/>
            <w:r>
              <w:rPr>
                <w:rStyle w:val="CommentReference"/>
                <w:rFonts w:ascii="Times New Roman" w:eastAsiaTheme="minorHAnsi" w:hAnsi="Times New Roman" w:cstheme="minorBidi"/>
                <w:color w:val="auto"/>
              </w:rPr>
              <w:commentReference w:id="124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8" w:name="_Toc448227509"/>
      <w:r>
        <w:t>November 19 (20) / Athor 23: Consecration of the Church of St. Marina</w:t>
      </w:r>
      <w:bookmarkEnd w:id="1248"/>
    </w:p>
    <w:p w14:paraId="793F580E" w14:textId="0CDFD48B"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35F1F">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35F1F">
        <w:rPr>
          <w:noProof/>
        </w:rPr>
        <w:t>855</w:t>
      </w:r>
      <w:r w:rsidR="00191A26">
        <w:fldChar w:fldCharType="end"/>
      </w:r>
      <w:r>
        <w:t>.</w:t>
      </w:r>
    </w:p>
    <w:p w14:paraId="0E22041B" w14:textId="77777777" w:rsidR="00205EA4" w:rsidRDefault="00205EA4" w:rsidP="00205EA4">
      <w:pPr>
        <w:pStyle w:val="Heading3"/>
      </w:pPr>
      <w:bookmarkStart w:id="1249" w:name="_Toc448227510"/>
      <w:r>
        <w:t>November 20 (21) / Athor 24: The Twenty Four Presbyters</w:t>
      </w:r>
      <w:bookmarkEnd w:id="1249"/>
    </w:p>
    <w:p w14:paraId="4A042C64" w14:textId="77777777" w:rsidR="00205EA4" w:rsidRDefault="00205EA4" w:rsidP="00205EA4">
      <w:pPr>
        <w:pStyle w:val="Heading4"/>
      </w:pPr>
      <w:bookmarkStart w:id="1250" w:name="_Ref434488339"/>
      <w:r>
        <w:t>The Doxology</w:t>
      </w:r>
      <w:r w:rsidR="00B46E6E">
        <w:t xml:space="preserve"> for the Twenty Four Presbyters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1" w:name="_Toc448227511"/>
      <w:r>
        <w:t>November 21 (22) / Athor 25: St. Philopater Mercurius</w:t>
      </w:r>
      <w:bookmarkEnd w:id="1251"/>
    </w:p>
    <w:p w14:paraId="1868DD24" w14:textId="77777777" w:rsidR="00205EA4" w:rsidRDefault="00205EA4" w:rsidP="00205EA4">
      <w:pPr>
        <w:pStyle w:val="Heading4"/>
      </w:pPr>
      <w:bookmarkStart w:id="1252" w:name="_Ref434489457"/>
      <w:r>
        <w:t>The Doxology</w:t>
      </w:r>
      <w:r w:rsidR="00B46E6E">
        <w:t xml:space="preserve"> for St. Philopater Mercurius</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7"/>
            <w:r>
              <w:t>Placed</w:t>
            </w:r>
            <w:commentRangeEnd w:id="1257"/>
            <w:r>
              <w:rPr>
                <w:rStyle w:val="CommentReference"/>
                <w:rFonts w:ascii="Times New Roman" w:eastAsiaTheme="minorHAnsi" w:hAnsi="Times New Roman" w:cstheme="minorBidi"/>
                <w:color w:val="auto"/>
              </w:rPr>
              <w:commentReference w:id="125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8"/>
            <w:r>
              <w:t>emperate</w:t>
            </w:r>
            <w:r w:rsidRPr="004764BD">
              <w:t xml:space="preserve"> </w:t>
            </w:r>
            <w:r>
              <w:t>with</w:t>
            </w:r>
            <w:commentRangeEnd w:id="1258"/>
            <w:r>
              <w:rPr>
                <w:rStyle w:val="CommentReference"/>
                <w:rFonts w:ascii="Times New Roman" w:eastAsiaTheme="minorHAnsi" w:hAnsi="Times New Roman" w:cstheme="minorBidi"/>
                <w:color w:val="auto"/>
              </w:rPr>
              <w:commentReference w:id="125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2" w:name="_Toc448227512"/>
      <w:r>
        <w:t>November 24 (25) / Athor 28: Martyrdom of St. Serapamon, the bishop of Nikiou</w:t>
      </w:r>
      <w:bookmarkEnd w:id="1262"/>
    </w:p>
    <w:p w14:paraId="764EF4A2" w14:textId="77777777" w:rsidR="00DF43CA" w:rsidRDefault="00DF43CA" w:rsidP="00DF43CA">
      <w:pPr>
        <w:pStyle w:val="Heading4"/>
      </w:pPr>
      <w:bookmarkStart w:id="1263" w:name="_Ref434489794"/>
      <w:r>
        <w:t>The Doxology</w:t>
      </w:r>
      <w:r w:rsidR="00B46E6E">
        <w:t xml:space="preserve"> for St. Serapamon</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4"/>
            <w:r>
              <w:t>sprang forth</w:t>
            </w:r>
            <w:commentRangeEnd w:id="1264"/>
            <w:r>
              <w:rPr>
                <w:rStyle w:val="CommentReference"/>
                <w:rFonts w:ascii="Times New Roman" w:eastAsiaTheme="minorHAnsi" w:hAnsi="Times New Roman" w:cstheme="minorBidi"/>
                <w:color w:val="auto"/>
              </w:rPr>
              <w:commentReference w:id="126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5" w:name="_Toc448227513"/>
      <w:r>
        <w:t>November 25 (26) / Athor 29: Commemoration of the Annunciation, Nativity, and Resurrection on the 29</w:t>
      </w:r>
      <w:r w:rsidRPr="00C0205C">
        <w:rPr>
          <w:vertAlign w:val="superscript"/>
        </w:rPr>
        <w:t>th</w:t>
      </w:r>
      <w:r>
        <w:t xml:space="preserve"> of Every Month</w:t>
      </w:r>
      <w:bookmarkEnd w:id="1265"/>
    </w:p>
    <w:p w14:paraId="38FF89F6" w14:textId="599D1CF8"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3E5C7085" w14:textId="77777777" w:rsidR="00027E5B" w:rsidRDefault="00027E5B" w:rsidP="00027E5B">
      <w:pPr>
        <w:pStyle w:val="Heading3"/>
      </w:pPr>
      <w:bookmarkStart w:id="1266" w:name="_Toc448227514"/>
      <w:r>
        <w:t>November 26 (27) / Athor 30: Consecration of a Church of St. Cosmas and Damian, Their Brothers and Their Mother</w:t>
      </w:r>
      <w:bookmarkEnd w:id="1266"/>
    </w:p>
    <w:p w14:paraId="7B556319" w14:textId="7E1A31C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35F1F">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35F1F">
        <w:rPr>
          <w:noProof/>
        </w:rPr>
        <w:t>639</w:t>
      </w:r>
      <w:r w:rsidR="00191A26">
        <w:fldChar w:fldCharType="end"/>
      </w:r>
      <w:r>
        <w:t>.</w:t>
      </w:r>
    </w:p>
    <w:p w14:paraId="15C7AC8C" w14:textId="77777777" w:rsidR="00F67B89" w:rsidRDefault="00F67B89" w:rsidP="00F67B89">
      <w:pPr>
        <w:pStyle w:val="Heading3"/>
      </w:pPr>
      <w:bookmarkStart w:id="1267" w:name="_Toc448227515"/>
      <w:r>
        <w:t>November 27 (28) / Koiak 1: Consecration of the Church of St. Shenoute</w:t>
      </w:r>
      <w:bookmarkEnd w:id="1267"/>
    </w:p>
    <w:p w14:paraId="28333115" w14:textId="4A5F508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35F1F">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35F1F">
        <w:rPr>
          <w:noProof/>
        </w:rPr>
        <w:t>848</w:t>
      </w:r>
      <w:r w:rsidR="00191A26">
        <w:fldChar w:fldCharType="end"/>
      </w:r>
      <w:r>
        <w:t>.</w:t>
      </w:r>
    </w:p>
    <w:p w14:paraId="4EEEAB46" w14:textId="77777777" w:rsidR="007F571C" w:rsidRDefault="007F571C" w:rsidP="007F571C">
      <w:pPr>
        <w:pStyle w:val="Heading3"/>
      </w:pPr>
      <w:bookmarkStart w:id="1268" w:name="_Toc448227516"/>
      <w:r>
        <w:lastRenderedPageBreak/>
        <w:t>November 30 (December 1) / Koiak 4: Martyrdom of St. Andrew the Apostle</w:t>
      </w:r>
      <w:bookmarkEnd w:id="1268"/>
    </w:p>
    <w:p w14:paraId="352D828F" w14:textId="014EFADF" w:rsidR="00205EA4" w:rsidRPr="00205EA4"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9" w:name="_Toc410196202"/>
      <w:bookmarkStart w:id="1270" w:name="_Toc410196444"/>
      <w:bookmarkStart w:id="1271" w:name="_Toc410196946"/>
      <w:bookmarkStart w:id="1272" w:name="December"/>
      <w:bookmarkStart w:id="1273" w:name="_Toc448227517"/>
      <w:bookmarkStart w:id="1274" w:name="_Toc448227701"/>
      <w:r>
        <w:lastRenderedPageBreak/>
        <w:t>December</w:t>
      </w:r>
      <w:bookmarkEnd w:id="1269"/>
      <w:bookmarkEnd w:id="1270"/>
      <w:bookmarkEnd w:id="1271"/>
      <w:r w:rsidR="00205EA4">
        <w:t xml:space="preserve"> or </w:t>
      </w:r>
      <w:r w:rsidR="00205EA4">
        <w:rPr>
          <w:rFonts w:ascii="FreeSerifAvvaShenouda" w:hAnsi="FreeSerifAvvaShenouda" w:cs="FreeSerifAvvaShenouda"/>
        </w:rPr>
        <w:t>Ⲕⲟⲓⲁϩⲕ</w:t>
      </w:r>
      <w:bookmarkEnd w:id="1273"/>
      <w:bookmarkEnd w:id="1274"/>
    </w:p>
    <w:sdt>
      <w:sdtPr>
        <w:id w:val="1691259792"/>
        <w:docPartObj>
          <w:docPartGallery w:val="Table of Contents"/>
          <w:docPartUnique/>
        </w:docPartObj>
      </w:sdtPr>
      <w:sdtEndPr>
        <w:rPr>
          <w:b/>
          <w:bCs/>
          <w:noProof/>
        </w:rPr>
      </w:sdtEndPr>
      <w:sdtContent>
        <w:p w14:paraId="52E61CAC" w14:textId="38E83D01"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35F1F">
              <w:rPr>
                <w:noProof/>
                <w:webHidden/>
              </w:rPr>
              <w:t>646</w:t>
            </w:r>
            <w:r w:rsidR="00E35F1F">
              <w:rPr>
                <w:noProof/>
                <w:webHidden/>
              </w:rPr>
              <w:fldChar w:fldCharType="end"/>
            </w:r>
          </w:hyperlink>
        </w:p>
        <w:p w14:paraId="60E6C7E7" w14:textId="239FC2E9" w:rsidR="00E35F1F" w:rsidRDefault="00E35F1F">
          <w:pPr>
            <w:pStyle w:val="TOC3"/>
            <w:tabs>
              <w:tab w:val="right" w:leader="dot" w:pos="8846"/>
            </w:tabs>
            <w:rPr>
              <w:rFonts w:asciiTheme="minorHAnsi" w:eastAsiaTheme="minorEastAsia" w:hAnsiTheme="minorHAnsi"/>
              <w:noProof/>
              <w:sz w:val="22"/>
              <w:lang w:val="en-US"/>
            </w:rPr>
          </w:pPr>
          <w:hyperlink w:anchor="_Toc448227518" w:history="1">
            <w:r w:rsidRPr="00E023D2">
              <w:rPr>
                <w:rStyle w:val="Hyperlink"/>
                <w:noProof/>
              </w:rPr>
              <w:t>December 1 (2) / Koiak 5: Martyrdom of St. Victor</w:t>
            </w:r>
            <w:r>
              <w:rPr>
                <w:noProof/>
                <w:webHidden/>
              </w:rPr>
              <w:tab/>
            </w:r>
            <w:r>
              <w:rPr>
                <w:noProof/>
                <w:webHidden/>
              </w:rPr>
              <w:fldChar w:fldCharType="begin"/>
            </w:r>
            <w:r>
              <w:rPr>
                <w:noProof/>
                <w:webHidden/>
              </w:rPr>
              <w:instrText xml:space="preserve"> PAGEREF _Toc448227518 \h </w:instrText>
            </w:r>
            <w:r>
              <w:rPr>
                <w:noProof/>
                <w:webHidden/>
              </w:rPr>
            </w:r>
            <w:r>
              <w:rPr>
                <w:noProof/>
                <w:webHidden/>
              </w:rPr>
              <w:fldChar w:fldCharType="separate"/>
            </w:r>
            <w:r>
              <w:rPr>
                <w:noProof/>
                <w:webHidden/>
              </w:rPr>
              <w:t>662</w:t>
            </w:r>
            <w:r>
              <w:rPr>
                <w:noProof/>
                <w:webHidden/>
              </w:rPr>
              <w:fldChar w:fldCharType="end"/>
            </w:r>
          </w:hyperlink>
        </w:p>
        <w:p w14:paraId="108FC575" w14:textId="3FE39B63" w:rsidR="00E35F1F" w:rsidRDefault="00E35F1F">
          <w:pPr>
            <w:pStyle w:val="TOC3"/>
            <w:tabs>
              <w:tab w:val="right" w:leader="dot" w:pos="8846"/>
            </w:tabs>
            <w:rPr>
              <w:rFonts w:asciiTheme="minorHAnsi" w:eastAsiaTheme="minorEastAsia" w:hAnsiTheme="minorHAnsi"/>
              <w:noProof/>
              <w:sz w:val="22"/>
              <w:lang w:val="en-US"/>
            </w:rPr>
          </w:pPr>
          <w:hyperlink w:anchor="_Toc448227519" w:history="1">
            <w:r w:rsidRPr="00E023D2">
              <w:rPr>
                <w:rStyle w:val="Hyperlink"/>
                <w:noProof/>
              </w:rPr>
              <w:t>December 2 (3) / Koiak 6: Pope Abraam the Syrian</w:t>
            </w:r>
            <w:r>
              <w:rPr>
                <w:noProof/>
                <w:webHidden/>
              </w:rPr>
              <w:tab/>
            </w:r>
            <w:r>
              <w:rPr>
                <w:noProof/>
                <w:webHidden/>
              </w:rPr>
              <w:fldChar w:fldCharType="begin"/>
            </w:r>
            <w:r>
              <w:rPr>
                <w:noProof/>
                <w:webHidden/>
              </w:rPr>
              <w:instrText xml:space="preserve"> PAGEREF _Toc448227519 \h </w:instrText>
            </w:r>
            <w:r>
              <w:rPr>
                <w:noProof/>
                <w:webHidden/>
              </w:rPr>
            </w:r>
            <w:r>
              <w:rPr>
                <w:noProof/>
                <w:webHidden/>
              </w:rPr>
              <w:fldChar w:fldCharType="separate"/>
            </w:r>
            <w:r>
              <w:rPr>
                <w:noProof/>
                <w:webHidden/>
              </w:rPr>
              <w:t>663</w:t>
            </w:r>
            <w:r>
              <w:rPr>
                <w:noProof/>
                <w:webHidden/>
              </w:rPr>
              <w:fldChar w:fldCharType="end"/>
            </w:r>
          </w:hyperlink>
        </w:p>
        <w:p w14:paraId="7696D97D" w14:textId="69EA4F0E" w:rsidR="00E35F1F" w:rsidRDefault="00E35F1F">
          <w:pPr>
            <w:pStyle w:val="TOC3"/>
            <w:tabs>
              <w:tab w:val="right" w:leader="dot" w:pos="8846"/>
            </w:tabs>
            <w:rPr>
              <w:rFonts w:asciiTheme="minorHAnsi" w:eastAsiaTheme="minorEastAsia" w:hAnsiTheme="minorHAnsi"/>
              <w:noProof/>
              <w:sz w:val="22"/>
              <w:lang w:val="en-US"/>
            </w:rPr>
          </w:pPr>
          <w:hyperlink w:anchor="_Toc448227520" w:history="1">
            <w:r w:rsidRPr="00E023D2">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_Toc448227520 \h </w:instrText>
            </w:r>
            <w:r>
              <w:rPr>
                <w:noProof/>
                <w:webHidden/>
              </w:rPr>
            </w:r>
            <w:r>
              <w:rPr>
                <w:noProof/>
                <w:webHidden/>
              </w:rPr>
              <w:fldChar w:fldCharType="separate"/>
            </w:r>
            <w:r>
              <w:rPr>
                <w:noProof/>
                <w:webHidden/>
              </w:rPr>
              <w:t>664</w:t>
            </w:r>
            <w:r>
              <w:rPr>
                <w:noProof/>
                <w:webHidden/>
              </w:rPr>
              <w:fldChar w:fldCharType="end"/>
            </w:r>
          </w:hyperlink>
        </w:p>
        <w:p w14:paraId="14229543" w14:textId="39958144" w:rsidR="00E35F1F" w:rsidRDefault="00E35F1F">
          <w:pPr>
            <w:pStyle w:val="TOC3"/>
            <w:tabs>
              <w:tab w:val="right" w:leader="dot" w:pos="8846"/>
            </w:tabs>
            <w:rPr>
              <w:rFonts w:asciiTheme="minorHAnsi" w:eastAsiaTheme="minorEastAsia" w:hAnsiTheme="minorHAnsi"/>
              <w:noProof/>
              <w:sz w:val="22"/>
              <w:lang w:val="en-US"/>
            </w:rPr>
          </w:pPr>
          <w:hyperlink w:anchor="_Toc448227521" w:history="1">
            <w:r w:rsidRPr="00E023D2">
              <w:rPr>
                <w:rStyle w:val="Hyperlink"/>
                <w:noProof/>
              </w:rPr>
              <w:t>December 4 (5) / Koiak 8: Also St. Samuel the Confessor</w:t>
            </w:r>
            <w:r>
              <w:rPr>
                <w:noProof/>
                <w:webHidden/>
              </w:rPr>
              <w:tab/>
            </w:r>
            <w:r>
              <w:rPr>
                <w:noProof/>
                <w:webHidden/>
              </w:rPr>
              <w:fldChar w:fldCharType="begin"/>
            </w:r>
            <w:r>
              <w:rPr>
                <w:noProof/>
                <w:webHidden/>
              </w:rPr>
              <w:instrText xml:space="preserve"> PAGEREF _Toc448227521 \h </w:instrText>
            </w:r>
            <w:r>
              <w:rPr>
                <w:noProof/>
                <w:webHidden/>
              </w:rPr>
            </w:r>
            <w:r>
              <w:rPr>
                <w:noProof/>
                <w:webHidden/>
              </w:rPr>
              <w:fldChar w:fldCharType="separate"/>
            </w:r>
            <w:r>
              <w:rPr>
                <w:noProof/>
                <w:webHidden/>
              </w:rPr>
              <w:t>665</w:t>
            </w:r>
            <w:r>
              <w:rPr>
                <w:noProof/>
                <w:webHidden/>
              </w:rPr>
              <w:fldChar w:fldCharType="end"/>
            </w:r>
          </w:hyperlink>
        </w:p>
        <w:p w14:paraId="0DC4E0C4" w14:textId="1A6B605A" w:rsidR="00E35F1F" w:rsidRDefault="00E35F1F">
          <w:pPr>
            <w:pStyle w:val="TOC3"/>
            <w:tabs>
              <w:tab w:val="right" w:leader="dot" w:pos="8846"/>
            </w:tabs>
            <w:rPr>
              <w:rFonts w:asciiTheme="minorHAnsi" w:eastAsiaTheme="minorEastAsia" w:hAnsiTheme="minorHAnsi"/>
              <w:noProof/>
              <w:sz w:val="22"/>
              <w:lang w:val="en-US"/>
            </w:rPr>
          </w:pPr>
          <w:hyperlink w:anchor="_Toc448227522" w:history="1">
            <w:r w:rsidRPr="00E023D2">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_Toc448227522 \h </w:instrText>
            </w:r>
            <w:r>
              <w:rPr>
                <w:noProof/>
                <w:webHidden/>
              </w:rPr>
            </w:r>
            <w:r>
              <w:rPr>
                <w:noProof/>
                <w:webHidden/>
              </w:rPr>
              <w:fldChar w:fldCharType="separate"/>
            </w:r>
            <w:r>
              <w:rPr>
                <w:noProof/>
                <w:webHidden/>
              </w:rPr>
              <w:t>666</w:t>
            </w:r>
            <w:r>
              <w:rPr>
                <w:noProof/>
                <w:webHidden/>
              </w:rPr>
              <w:fldChar w:fldCharType="end"/>
            </w:r>
          </w:hyperlink>
        </w:p>
        <w:p w14:paraId="54EF863C" w14:textId="3E28B982" w:rsidR="00E35F1F" w:rsidRDefault="00E35F1F">
          <w:pPr>
            <w:pStyle w:val="TOC3"/>
            <w:tabs>
              <w:tab w:val="right" w:leader="dot" w:pos="8846"/>
            </w:tabs>
            <w:rPr>
              <w:rFonts w:asciiTheme="minorHAnsi" w:eastAsiaTheme="minorEastAsia" w:hAnsiTheme="minorHAnsi"/>
              <w:noProof/>
              <w:sz w:val="22"/>
              <w:lang w:val="en-US"/>
            </w:rPr>
          </w:pPr>
          <w:hyperlink w:anchor="_Toc448227523" w:history="1">
            <w:r w:rsidRPr="00E023D2">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_Toc448227523 \h </w:instrText>
            </w:r>
            <w:r>
              <w:rPr>
                <w:noProof/>
                <w:webHidden/>
              </w:rPr>
            </w:r>
            <w:r>
              <w:rPr>
                <w:noProof/>
                <w:webHidden/>
              </w:rPr>
              <w:fldChar w:fldCharType="separate"/>
            </w:r>
            <w:r>
              <w:rPr>
                <w:noProof/>
                <w:webHidden/>
              </w:rPr>
              <w:t>666</w:t>
            </w:r>
            <w:r>
              <w:rPr>
                <w:noProof/>
                <w:webHidden/>
              </w:rPr>
              <w:fldChar w:fldCharType="end"/>
            </w:r>
          </w:hyperlink>
        </w:p>
        <w:p w14:paraId="03FD8D22" w14:textId="56A63B0D" w:rsidR="00E35F1F" w:rsidRDefault="00E35F1F">
          <w:pPr>
            <w:pStyle w:val="TOC3"/>
            <w:tabs>
              <w:tab w:val="right" w:leader="dot" w:pos="8846"/>
            </w:tabs>
            <w:rPr>
              <w:rFonts w:asciiTheme="minorHAnsi" w:eastAsiaTheme="minorEastAsia" w:hAnsiTheme="minorHAnsi"/>
              <w:noProof/>
              <w:sz w:val="22"/>
              <w:lang w:val="en-US"/>
            </w:rPr>
          </w:pPr>
          <w:hyperlink w:anchor="_Toc448227524" w:history="1">
            <w:r w:rsidRPr="00E023D2">
              <w:rPr>
                <w:rStyle w:val="Hyperlink"/>
                <w:noProof/>
              </w:rPr>
              <w:t>December 12 (13) / Koiak 16: Saint Spyridon</w:t>
            </w:r>
            <w:r>
              <w:rPr>
                <w:noProof/>
                <w:webHidden/>
              </w:rPr>
              <w:tab/>
            </w:r>
            <w:r>
              <w:rPr>
                <w:noProof/>
                <w:webHidden/>
              </w:rPr>
              <w:fldChar w:fldCharType="begin"/>
            </w:r>
            <w:r>
              <w:rPr>
                <w:noProof/>
                <w:webHidden/>
              </w:rPr>
              <w:instrText xml:space="preserve"> PAGEREF _Toc448227524 \h </w:instrText>
            </w:r>
            <w:r>
              <w:rPr>
                <w:noProof/>
                <w:webHidden/>
              </w:rPr>
            </w:r>
            <w:r>
              <w:rPr>
                <w:noProof/>
                <w:webHidden/>
              </w:rPr>
              <w:fldChar w:fldCharType="separate"/>
            </w:r>
            <w:r>
              <w:rPr>
                <w:noProof/>
                <w:webHidden/>
              </w:rPr>
              <w:t>666</w:t>
            </w:r>
            <w:r>
              <w:rPr>
                <w:noProof/>
                <w:webHidden/>
              </w:rPr>
              <w:fldChar w:fldCharType="end"/>
            </w:r>
          </w:hyperlink>
        </w:p>
        <w:p w14:paraId="311C02F5" w14:textId="6AA308E0" w:rsidR="00E35F1F" w:rsidRDefault="00E35F1F">
          <w:pPr>
            <w:pStyle w:val="TOC3"/>
            <w:tabs>
              <w:tab w:val="right" w:leader="dot" w:pos="8846"/>
            </w:tabs>
            <w:rPr>
              <w:rFonts w:asciiTheme="minorHAnsi" w:eastAsiaTheme="minorEastAsia" w:hAnsiTheme="minorHAnsi"/>
              <w:noProof/>
              <w:sz w:val="22"/>
              <w:lang w:val="en-US"/>
            </w:rPr>
          </w:pPr>
          <w:hyperlink w:anchor="_Toc448227525" w:history="1">
            <w:r w:rsidRPr="00E023D2">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_Toc448227525 \h </w:instrText>
            </w:r>
            <w:r>
              <w:rPr>
                <w:noProof/>
                <w:webHidden/>
              </w:rPr>
            </w:r>
            <w:r>
              <w:rPr>
                <w:noProof/>
                <w:webHidden/>
              </w:rPr>
              <w:fldChar w:fldCharType="separate"/>
            </w:r>
            <w:r>
              <w:rPr>
                <w:noProof/>
                <w:webHidden/>
              </w:rPr>
              <w:t>666</w:t>
            </w:r>
            <w:r>
              <w:rPr>
                <w:noProof/>
                <w:webHidden/>
              </w:rPr>
              <w:fldChar w:fldCharType="end"/>
            </w:r>
          </w:hyperlink>
        </w:p>
        <w:p w14:paraId="1AAA2DEC" w14:textId="6D38534E" w:rsidR="00E35F1F" w:rsidRDefault="00E35F1F">
          <w:pPr>
            <w:pStyle w:val="TOC3"/>
            <w:tabs>
              <w:tab w:val="right" w:leader="dot" w:pos="8846"/>
            </w:tabs>
            <w:rPr>
              <w:rFonts w:asciiTheme="minorHAnsi" w:eastAsiaTheme="minorEastAsia" w:hAnsiTheme="minorHAnsi"/>
              <w:noProof/>
              <w:sz w:val="22"/>
              <w:lang w:val="en-US"/>
            </w:rPr>
          </w:pPr>
          <w:hyperlink w:anchor="_Toc448227526" w:history="1">
            <w:r w:rsidRPr="00E023D2">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_Toc448227526 \h </w:instrText>
            </w:r>
            <w:r>
              <w:rPr>
                <w:noProof/>
                <w:webHidden/>
              </w:rPr>
            </w:r>
            <w:r>
              <w:rPr>
                <w:noProof/>
                <w:webHidden/>
              </w:rPr>
              <w:fldChar w:fldCharType="separate"/>
            </w:r>
            <w:r>
              <w:rPr>
                <w:noProof/>
                <w:webHidden/>
              </w:rPr>
              <w:t>667</w:t>
            </w:r>
            <w:r>
              <w:rPr>
                <w:noProof/>
                <w:webHidden/>
              </w:rPr>
              <w:fldChar w:fldCharType="end"/>
            </w:r>
          </w:hyperlink>
        </w:p>
        <w:p w14:paraId="0DB08410" w14:textId="51B51399" w:rsidR="00E35F1F" w:rsidRDefault="00E35F1F">
          <w:pPr>
            <w:pStyle w:val="TOC3"/>
            <w:tabs>
              <w:tab w:val="right" w:leader="dot" w:pos="8846"/>
            </w:tabs>
            <w:rPr>
              <w:rFonts w:asciiTheme="minorHAnsi" w:eastAsiaTheme="minorEastAsia" w:hAnsiTheme="minorHAnsi"/>
              <w:noProof/>
              <w:sz w:val="22"/>
              <w:lang w:val="en-US"/>
            </w:rPr>
          </w:pPr>
          <w:hyperlink w:anchor="_Toc448227527" w:history="1">
            <w:r w:rsidRPr="00E023D2">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_Toc448227527 \h </w:instrText>
            </w:r>
            <w:r>
              <w:rPr>
                <w:noProof/>
                <w:webHidden/>
              </w:rPr>
            </w:r>
            <w:r>
              <w:rPr>
                <w:noProof/>
                <w:webHidden/>
              </w:rPr>
              <w:fldChar w:fldCharType="separate"/>
            </w:r>
            <w:r>
              <w:rPr>
                <w:noProof/>
                <w:webHidden/>
              </w:rPr>
              <w:t>667</w:t>
            </w:r>
            <w:r>
              <w:rPr>
                <w:noProof/>
                <w:webHidden/>
              </w:rPr>
              <w:fldChar w:fldCharType="end"/>
            </w:r>
          </w:hyperlink>
        </w:p>
        <w:p w14:paraId="47C71EAC" w14:textId="6773A95E" w:rsidR="00E35F1F" w:rsidRDefault="00E35F1F">
          <w:pPr>
            <w:pStyle w:val="TOC3"/>
            <w:tabs>
              <w:tab w:val="right" w:leader="dot" w:pos="8846"/>
            </w:tabs>
            <w:rPr>
              <w:rFonts w:asciiTheme="minorHAnsi" w:eastAsiaTheme="minorEastAsia" w:hAnsiTheme="minorHAnsi"/>
              <w:noProof/>
              <w:sz w:val="22"/>
              <w:lang w:val="en-US"/>
            </w:rPr>
          </w:pPr>
          <w:hyperlink w:anchor="_Toc448227528" w:history="1">
            <w:r w:rsidRPr="00E023D2">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_Toc448227528 \h </w:instrText>
            </w:r>
            <w:r>
              <w:rPr>
                <w:noProof/>
                <w:webHidden/>
              </w:rPr>
            </w:r>
            <w:r>
              <w:rPr>
                <w:noProof/>
                <w:webHidden/>
              </w:rPr>
              <w:fldChar w:fldCharType="separate"/>
            </w:r>
            <w:r>
              <w:rPr>
                <w:noProof/>
                <w:webHidden/>
              </w:rPr>
              <w:t>667</w:t>
            </w:r>
            <w:r>
              <w:rPr>
                <w:noProof/>
                <w:webHidden/>
              </w:rPr>
              <w:fldChar w:fldCharType="end"/>
            </w:r>
          </w:hyperlink>
        </w:p>
        <w:p w14:paraId="3CF0838D" w14:textId="43FDE232" w:rsidR="00E35F1F" w:rsidRDefault="00E35F1F">
          <w:pPr>
            <w:pStyle w:val="TOC3"/>
            <w:tabs>
              <w:tab w:val="right" w:leader="dot" w:pos="8846"/>
            </w:tabs>
            <w:rPr>
              <w:rFonts w:asciiTheme="minorHAnsi" w:eastAsiaTheme="minorEastAsia" w:hAnsiTheme="minorHAnsi"/>
              <w:noProof/>
              <w:sz w:val="22"/>
              <w:lang w:val="en-US"/>
            </w:rPr>
          </w:pPr>
          <w:hyperlink w:anchor="_Toc448227529" w:history="1">
            <w:r w:rsidRPr="00E023D2">
              <w:rPr>
                <w:rStyle w:val="Hyperlink"/>
                <w:noProof/>
              </w:rPr>
              <w:t>December 21 (22) / Koiak 25: St. John Kami</w:t>
            </w:r>
            <w:r>
              <w:rPr>
                <w:noProof/>
                <w:webHidden/>
              </w:rPr>
              <w:tab/>
            </w:r>
            <w:r>
              <w:rPr>
                <w:noProof/>
                <w:webHidden/>
              </w:rPr>
              <w:fldChar w:fldCharType="begin"/>
            </w:r>
            <w:r>
              <w:rPr>
                <w:noProof/>
                <w:webHidden/>
              </w:rPr>
              <w:instrText xml:space="preserve"> PAGEREF _Toc448227529 \h </w:instrText>
            </w:r>
            <w:r>
              <w:rPr>
                <w:noProof/>
                <w:webHidden/>
              </w:rPr>
            </w:r>
            <w:r>
              <w:rPr>
                <w:noProof/>
                <w:webHidden/>
              </w:rPr>
              <w:fldChar w:fldCharType="separate"/>
            </w:r>
            <w:r>
              <w:rPr>
                <w:noProof/>
                <w:webHidden/>
              </w:rPr>
              <w:t>667</w:t>
            </w:r>
            <w:r>
              <w:rPr>
                <w:noProof/>
                <w:webHidden/>
              </w:rPr>
              <w:fldChar w:fldCharType="end"/>
            </w:r>
          </w:hyperlink>
        </w:p>
        <w:p w14:paraId="71F3949B" w14:textId="6C81F1D6" w:rsidR="00E35F1F" w:rsidRDefault="00E35F1F">
          <w:pPr>
            <w:pStyle w:val="TOC3"/>
            <w:tabs>
              <w:tab w:val="right" w:leader="dot" w:pos="8846"/>
            </w:tabs>
            <w:rPr>
              <w:rFonts w:asciiTheme="minorHAnsi" w:eastAsiaTheme="minorEastAsia" w:hAnsiTheme="minorHAnsi"/>
              <w:noProof/>
              <w:sz w:val="22"/>
              <w:lang w:val="en-US"/>
            </w:rPr>
          </w:pPr>
          <w:hyperlink w:anchor="_Toc448227530" w:history="1">
            <w:r w:rsidRPr="00E023D2">
              <w:rPr>
                <w:rStyle w:val="Hyperlink"/>
                <w:noProof/>
              </w:rPr>
              <w:t>December 24 (25) / Koiak 28: Nativity Preparation Day</w:t>
            </w:r>
            <w:r>
              <w:rPr>
                <w:noProof/>
                <w:webHidden/>
              </w:rPr>
              <w:tab/>
            </w:r>
            <w:r>
              <w:rPr>
                <w:noProof/>
                <w:webHidden/>
              </w:rPr>
              <w:fldChar w:fldCharType="begin"/>
            </w:r>
            <w:r>
              <w:rPr>
                <w:noProof/>
                <w:webHidden/>
              </w:rPr>
              <w:instrText xml:space="preserve"> PAGEREF _Toc448227530 \h </w:instrText>
            </w:r>
            <w:r>
              <w:rPr>
                <w:noProof/>
                <w:webHidden/>
              </w:rPr>
            </w:r>
            <w:r>
              <w:rPr>
                <w:noProof/>
                <w:webHidden/>
              </w:rPr>
              <w:fldChar w:fldCharType="separate"/>
            </w:r>
            <w:r>
              <w:rPr>
                <w:noProof/>
                <w:webHidden/>
              </w:rPr>
              <w:t>668</w:t>
            </w:r>
            <w:r>
              <w:rPr>
                <w:noProof/>
                <w:webHidden/>
              </w:rPr>
              <w:fldChar w:fldCharType="end"/>
            </w:r>
          </w:hyperlink>
        </w:p>
        <w:p w14:paraId="2898FD17" w14:textId="7B25BF29" w:rsidR="00E35F1F" w:rsidRDefault="00E35F1F">
          <w:pPr>
            <w:pStyle w:val="TOC3"/>
            <w:tabs>
              <w:tab w:val="right" w:leader="dot" w:pos="8846"/>
            </w:tabs>
            <w:rPr>
              <w:rFonts w:asciiTheme="minorHAnsi" w:eastAsiaTheme="minorEastAsia" w:hAnsiTheme="minorHAnsi"/>
              <w:noProof/>
              <w:sz w:val="22"/>
              <w:lang w:val="en-US"/>
            </w:rPr>
          </w:pPr>
          <w:hyperlink w:anchor="_Toc448227531" w:history="1">
            <w:r w:rsidRPr="00E023D2">
              <w:rPr>
                <w:rStyle w:val="Hyperlink"/>
                <w:noProof/>
              </w:rPr>
              <w:t>December 25 (26) / Koiak 29: The Feast of the Nativity</w:t>
            </w:r>
            <w:r>
              <w:rPr>
                <w:noProof/>
                <w:webHidden/>
              </w:rPr>
              <w:tab/>
            </w:r>
            <w:r>
              <w:rPr>
                <w:noProof/>
                <w:webHidden/>
              </w:rPr>
              <w:fldChar w:fldCharType="begin"/>
            </w:r>
            <w:r>
              <w:rPr>
                <w:noProof/>
                <w:webHidden/>
              </w:rPr>
              <w:instrText xml:space="preserve"> PAGEREF _Toc448227531 \h </w:instrText>
            </w:r>
            <w:r>
              <w:rPr>
                <w:noProof/>
                <w:webHidden/>
              </w:rPr>
            </w:r>
            <w:r>
              <w:rPr>
                <w:noProof/>
                <w:webHidden/>
              </w:rPr>
              <w:fldChar w:fldCharType="separate"/>
            </w:r>
            <w:r>
              <w:rPr>
                <w:noProof/>
                <w:webHidden/>
              </w:rPr>
              <w:t>670</w:t>
            </w:r>
            <w:r>
              <w:rPr>
                <w:noProof/>
                <w:webHidden/>
              </w:rPr>
              <w:fldChar w:fldCharType="end"/>
            </w:r>
          </w:hyperlink>
        </w:p>
        <w:p w14:paraId="10321BB9" w14:textId="5AA96DAD" w:rsidR="00E35F1F" w:rsidRDefault="00E35F1F">
          <w:pPr>
            <w:pStyle w:val="TOC3"/>
            <w:tabs>
              <w:tab w:val="right" w:leader="dot" w:pos="8846"/>
            </w:tabs>
            <w:rPr>
              <w:rFonts w:asciiTheme="minorHAnsi" w:eastAsiaTheme="minorEastAsia" w:hAnsiTheme="minorHAnsi"/>
              <w:noProof/>
              <w:sz w:val="22"/>
              <w:lang w:val="en-US"/>
            </w:rPr>
          </w:pPr>
          <w:hyperlink w:anchor="_Toc448227532" w:history="1">
            <w:r w:rsidRPr="00E023D2">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_Toc448227532 \h </w:instrText>
            </w:r>
            <w:r>
              <w:rPr>
                <w:noProof/>
                <w:webHidden/>
              </w:rPr>
            </w:r>
            <w:r>
              <w:rPr>
                <w:noProof/>
                <w:webHidden/>
              </w:rPr>
              <w:fldChar w:fldCharType="separate"/>
            </w:r>
            <w:r>
              <w:rPr>
                <w:noProof/>
                <w:webHidden/>
              </w:rPr>
              <w:t>706</w:t>
            </w:r>
            <w:r>
              <w:rPr>
                <w:noProof/>
                <w:webHidden/>
              </w:rPr>
              <w:fldChar w:fldCharType="end"/>
            </w:r>
          </w:hyperlink>
        </w:p>
        <w:p w14:paraId="6D5E3CCE" w14:textId="237C2EAA" w:rsidR="00E35F1F" w:rsidRDefault="00E35F1F">
          <w:pPr>
            <w:pStyle w:val="TOC3"/>
            <w:tabs>
              <w:tab w:val="right" w:leader="dot" w:pos="8846"/>
            </w:tabs>
            <w:rPr>
              <w:rFonts w:asciiTheme="minorHAnsi" w:eastAsiaTheme="minorEastAsia" w:hAnsiTheme="minorHAnsi"/>
              <w:noProof/>
              <w:sz w:val="22"/>
              <w:lang w:val="en-US"/>
            </w:rPr>
          </w:pPr>
          <w:hyperlink w:anchor="_Toc448227533" w:history="1">
            <w:r w:rsidRPr="00E023D2">
              <w:rPr>
                <w:rStyle w:val="Hyperlink"/>
                <w:noProof/>
              </w:rPr>
              <w:t>December 27 (28) / Tobi 1: St. Stephen Day</w:t>
            </w:r>
            <w:r>
              <w:rPr>
                <w:noProof/>
                <w:webHidden/>
              </w:rPr>
              <w:tab/>
            </w:r>
            <w:r>
              <w:rPr>
                <w:noProof/>
                <w:webHidden/>
              </w:rPr>
              <w:fldChar w:fldCharType="begin"/>
            </w:r>
            <w:r>
              <w:rPr>
                <w:noProof/>
                <w:webHidden/>
              </w:rPr>
              <w:instrText xml:space="preserve"> PAGEREF _Toc448227533 \h </w:instrText>
            </w:r>
            <w:r>
              <w:rPr>
                <w:noProof/>
                <w:webHidden/>
              </w:rPr>
            </w:r>
            <w:r>
              <w:rPr>
                <w:noProof/>
                <w:webHidden/>
              </w:rPr>
              <w:fldChar w:fldCharType="separate"/>
            </w:r>
            <w:r>
              <w:rPr>
                <w:noProof/>
                <w:webHidden/>
              </w:rPr>
              <w:t>706</w:t>
            </w:r>
            <w:r>
              <w:rPr>
                <w:noProof/>
                <w:webHidden/>
              </w:rPr>
              <w:fldChar w:fldCharType="end"/>
            </w:r>
          </w:hyperlink>
        </w:p>
        <w:p w14:paraId="534F984E" w14:textId="323FF281" w:rsidR="00E35F1F" w:rsidRDefault="00E35F1F">
          <w:pPr>
            <w:pStyle w:val="TOC3"/>
            <w:tabs>
              <w:tab w:val="right" w:leader="dot" w:pos="8846"/>
            </w:tabs>
            <w:rPr>
              <w:rFonts w:asciiTheme="minorHAnsi" w:eastAsiaTheme="minorEastAsia" w:hAnsiTheme="minorHAnsi"/>
              <w:noProof/>
              <w:sz w:val="22"/>
              <w:lang w:val="en-US"/>
            </w:rPr>
          </w:pPr>
          <w:hyperlink w:anchor="_Toc448227534" w:history="1">
            <w:r w:rsidRPr="00E023D2">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_Toc448227534 \h </w:instrText>
            </w:r>
            <w:r>
              <w:rPr>
                <w:noProof/>
                <w:webHidden/>
              </w:rPr>
            </w:r>
            <w:r>
              <w:rPr>
                <w:noProof/>
                <w:webHidden/>
              </w:rPr>
              <w:fldChar w:fldCharType="separate"/>
            </w:r>
            <w:r>
              <w:rPr>
                <w:noProof/>
                <w:webHidden/>
              </w:rPr>
              <w:t>706</w:t>
            </w:r>
            <w:r>
              <w:rPr>
                <w:noProof/>
                <w:webHidden/>
              </w:rPr>
              <w:fldChar w:fldCharType="end"/>
            </w:r>
          </w:hyperlink>
        </w:p>
        <w:p w14:paraId="2F92D0B6" w14:textId="7FE73633" w:rsidR="00E35F1F" w:rsidRDefault="00E35F1F">
          <w:pPr>
            <w:pStyle w:val="TOC3"/>
            <w:tabs>
              <w:tab w:val="right" w:leader="dot" w:pos="8846"/>
            </w:tabs>
            <w:rPr>
              <w:rFonts w:asciiTheme="minorHAnsi" w:eastAsiaTheme="minorEastAsia" w:hAnsiTheme="minorHAnsi"/>
              <w:noProof/>
              <w:sz w:val="22"/>
              <w:lang w:val="en-US"/>
            </w:rPr>
          </w:pPr>
          <w:hyperlink w:anchor="_Toc448227535" w:history="1">
            <w:r w:rsidRPr="00E023D2">
              <w:rPr>
                <w:rStyle w:val="Hyperlink"/>
                <w:noProof/>
              </w:rPr>
              <w:t>December 30 (31) / Tobi 4: St. John the Evangelist</w:t>
            </w:r>
            <w:r>
              <w:rPr>
                <w:noProof/>
                <w:webHidden/>
              </w:rPr>
              <w:tab/>
            </w:r>
            <w:r>
              <w:rPr>
                <w:noProof/>
                <w:webHidden/>
              </w:rPr>
              <w:fldChar w:fldCharType="begin"/>
            </w:r>
            <w:r>
              <w:rPr>
                <w:noProof/>
                <w:webHidden/>
              </w:rPr>
              <w:instrText xml:space="preserve"> PAGEREF _Toc448227535 \h </w:instrText>
            </w:r>
            <w:r>
              <w:rPr>
                <w:noProof/>
                <w:webHidden/>
              </w:rPr>
            </w:r>
            <w:r>
              <w:rPr>
                <w:noProof/>
                <w:webHidden/>
              </w:rPr>
              <w:fldChar w:fldCharType="separate"/>
            </w:r>
            <w:r>
              <w:rPr>
                <w:noProof/>
                <w:webHidden/>
              </w:rPr>
              <w:t>707</w:t>
            </w:r>
            <w:r>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6"/>
            <w:r>
              <w:rPr>
                <w:rStyle w:val="CommentReference"/>
                <w:rFonts w:ascii="Times New Roman" w:eastAsiaTheme="minorHAnsi" w:hAnsi="Times New Roman" w:cstheme="minorBidi"/>
                <w:color w:val="auto"/>
              </w:rPr>
              <w:commentReference w:id="127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7"/>
            <w:r>
              <w:t xml:space="preserve">Announced </w:t>
            </w:r>
            <w:commentRangeEnd w:id="1277"/>
            <w:r>
              <w:rPr>
                <w:rStyle w:val="CommentReference"/>
                <w:rFonts w:ascii="Times New Roman" w:eastAsiaTheme="minorHAnsi" w:hAnsi="Times New Roman" w:cstheme="minorBidi"/>
                <w:color w:val="auto"/>
              </w:rPr>
              <w:commentReference w:id="127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9" w:name="_Ref434478867"/>
      <w:r>
        <w:t xml:space="preserve">The Third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0" w:name="_Ref434478878"/>
      <w:r>
        <w:t xml:space="preserve">The Fourth Doxology of December or </w:t>
      </w:r>
      <w:r w:rsidRPr="006C0F49">
        <w:rPr>
          <w:rFonts w:ascii="FreeSerifAvvaShenouda" w:hAnsi="FreeSerifAvvaShenouda" w:cs="FreeSerifAvvaShenouda"/>
        </w:rPr>
        <w:t>Ⲕⲟⲓⲁϩⲕ</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1"/>
            <w:r>
              <w:t>He raised us with a new invitation.</w:t>
            </w:r>
            <w:commentRangeEnd w:id="1281"/>
            <w:r>
              <w:rPr>
                <w:rStyle w:val="CommentReference"/>
                <w:rFonts w:ascii="Times New Roman" w:eastAsiaTheme="minorHAnsi" w:hAnsi="Times New Roman" w:cstheme="minorBidi"/>
                <w:color w:val="auto"/>
              </w:rPr>
              <w:commentReference w:id="128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2"/>
            <w:r>
              <w:t>Bride</w:t>
            </w:r>
            <w:commentRangeEnd w:id="1282"/>
            <w:r>
              <w:rPr>
                <w:rStyle w:val="CommentReference"/>
                <w:rFonts w:ascii="Times New Roman" w:eastAsiaTheme="minorHAnsi" w:hAnsi="Times New Roman" w:cstheme="minorBidi"/>
                <w:color w:val="auto"/>
              </w:rPr>
              <w:commentReference w:id="128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3" w:name="_Ref434478888"/>
      <w:r>
        <w:t xml:space="preserve">The Fifth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4" w:name="_Ref434478907"/>
      <w:r>
        <w:t xml:space="preserve">The Sixth Doxology of December or </w:t>
      </w:r>
      <w:r w:rsidRPr="006C0F49">
        <w:rPr>
          <w:rFonts w:ascii="FreeSerifAvvaShenouda" w:hAnsi="FreeSerifAvvaShenouda" w:cs="FreeSerifAvvaShenouda"/>
        </w:rPr>
        <w:t>Ⲕⲟⲓⲁϩⲕ</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5"/>
            <w:r>
              <w:t xml:space="preserve">return </w:t>
            </w:r>
            <w:commentRangeEnd w:id="1285"/>
            <w:r>
              <w:rPr>
                <w:rStyle w:val="CommentReference"/>
              </w:rPr>
              <w:commentReference w:id="128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6"/>
            <w:r>
              <w:t xml:space="preserve">confirmation </w:t>
            </w:r>
            <w:commentRangeEnd w:id="1286"/>
            <w:r>
              <w:rPr>
                <w:rStyle w:val="CommentReference"/>
              </w:rPr>
              <w:commentReference w:id="128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8"/>
            <w:r>
              <w:t>Angel-evangel of Good News</w:t>
            </w:r>
            <w:commentRangeEnd w:id="1288"/>
            <w:r>
              <w:rPr>
                <w:rStyle w:val="CommentReference"/>
                <w:rFonts w:ascii="Times New Roman" w:eastAsiaTheme="minorHAnsi" w:hAnsi="Times New Roman" w:cstheme="minorBidi"/>
                <w:color w:val="auto"/>
              </w:rPr>
              <w:commentReference w:id="128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9"/>
            <w:r>
              <w:t>Hail, O full of grace</w:t>
            </w:r>
            <w:commentRangeEnd w:id="1289"/>
            <w:r>
              <w:rPr>
                <w:rStyle w:val="CommentReference"/>
                <w:rFonts w:ascii="Times New Roman" w:eastAsiaTheme="minorHAnsi" w:hAnsi="Times New Roman" w:cstheme="minorBidi"/>
                <w:color w:val="auto"/>
              </w:rPr>
              <w:commentReference w:id="128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0"/>
            <w:r>
              <w:t>Angel-Evangel</w:t>
            </w:r>
            <w:commentRangeEnd w:id="1290"/>
            <w:r>
              <w:rPr>
                <w:rStyle w:val="CommentReference"/>
                <w:rFonts w:ascii="Times New Roman" w:eastAsiaTheme="minorHAnsi" w:hAnsi="Times New Roman" w:cstheme="minorBidi"/>
                <w:color w:val="auto"/>
              </w:rPr>
              <w:commentReference w:id="129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1" w:name="_Ref434564112"/>
      <w:bookmarkStart w:id="1292" w:name="_Toc410196203"/>
      <w:bookmarkStart w:id="1293" w:name="_Toc410196445"/>
      <w:bookmarkStart w:id="1294" w:name="_Toc410196947"/>
      <w:bookmarkStart w:id="1295" w:name="_Toc448227518"/>
      <w:r>
        <w:lastRenderedPageBreak/>
        <w:t>December 1 (2) / Koiak 5: Martyrdom of St. Victor</w:t>
      </w:r>
      <w:bookmarkEnd w:id="1291"/>
      <w:bookmarkEnd w:id="1295"/>
    </w:p>
    <w:p w14:paraId="5851AA48" w14:textId="77777777" w:rsidR="00253C5F" w:rsidRDefault="00253C5F" w:rsidP="00253C5F">
      <w:pPr>
        <w:pStyle w:val="Heading4"/>
      </w:pPr>
      <w:bookmarkStart w:id="1296" w:name="_Ref434489590"/>
      <w:r>
        <w:t>The Doxology</w:t>
      </w:r>
      <w:r w:rsidR="00B46E6E">
        <w:t xml:space="preserve"> for St. Victor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7"/>
            <w:r>
              <w:t>saint</w:t>
            </w:r>
            <w:commentRangeEnd w:id="1297"/>
            <w:r>
              <w:rPr>
                <w:rStyle w:val="CommentReference"/>
                <w:rFonts w:ascii="Times New Roman" w:eastAsiaTheme="minorHAnsi" w:hAnsi="Times New Roman" w:cstheme="minorBidi"/>
                <w:color w:val="auto"/>
              </w:rPr>
              <w:commentReference w:id="129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8" w:name="_Toc448227519"/>
      <w:r>
        <w:lastRenderedPageBreak/>
        <w:t>December 2 (3) / Koiak 6: Pope Abraam the Syrian</w:t>
      </w:r>
      <w:bookmarkEnd w:id="1298"/>
    </w:p>
    <w:p w14:paraId="705AECE8" w14:textId="77777777" w:rsidR="00F416C6" w:rsidRDefault="00F416C6" w:rsidP="00F416C6">
      <w:pPr>
        <w:pStyle w:val="Heading4"/>
      </w:pPr>
      <w:bookmarkStart w:id="1299" w:name="_Ref434492343"/>
      <w:r>
        <w:t>The Doxology of St. Simon the Tanner</w:t>
      </w:r>
      <w:r>
        <w:rPr>
          <w:rStyle w:val="FootnoteReference"/>
        </w:rPr>
        <w:footnoteReference w:id="863"/>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0" w:name="_Toc448227520"/>
      <w:r>
        <w:t xml:space="preserve">December 4 (5) / Koiak 8: </w:t>
      </w:r>
      <w:r w:rsidR="00743CE8">
        <w:t xml:space="preserve">The Martyrdom of </w:t>
      </w:r>
      <w:r>
        <w:t>Sts. Barbara and Juliana</w:t>
      </w:r>
      <w:bookmarkEnd w:id="1300"/>
    </w:p>
    <w:p w14:paraId="1D4A5115" w14:textId="77777777" w:rsidR="00FF5FF3" w:rsidRDefault="00FF5FF3" w:rsidP="00FF5FF3">
      <w:pPr>
        <w:pStyle w:val="Heading4"/>
      </w:pPr>
      <w:bookmarkStart w:id="1301" w:name="_Ref434490169"/>
      <w:r>
        <w:t>The Doxology</w:t>
      </w:r>
      <w:r w:rsidR="00B46E6E">
        <w:t xml:space="preserve"> for Sts. Barbara and Juliana</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2" w:name="_Toc448227521"/>
      <w:r>
        <w:t>December 4 (5) / Koiak 8: Also St. Samuel the Confessor</w:t>
      </w:r>
      <w:bookmarkEnd w:id="1302"/>
    </w:p>
    <w:p w14:paraId="2EE78AB4" w14:textId="77777777" w:rsidR="00224925" w:rsidRDefault="00224925" w:rsidP="00224925">
      <w:pPr>
        <w:pStyle w:val="Heading4"/>
      </w:pPr>
      <w:bookmarkStart w:id="1303" w:name="_Ref434491260"/>
      <w:r>
        <w:t>The Doxology</w:t>
      </w:r>
      <w:r w:rsidR="00810F04">
        <w:t xml:space="preserve"> for St. Samuel the Confessor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4" w:name="_Toc448227522"/>
      <w:r>
        <w:t>December 6 (7) / Koiak 10: Relocation of St. Severus’ Relics</w:t>
      </w:r>
      <w:bookmarkEnd w:id="1314"/>
    </w:p>
    <w:p w14:paraId="34367220" w14:textId="6A3B6F8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35F1F">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35F1F">
        <w:rPr>
          <w:noProof/>
        </w:rPr>
        <w:t>621</w:t>
      </w:r>
      <w:r w:rsidR="00191A26">
        <w:fldChar w:fldCharType="end"/>
      </w:r>
      <w:r w:rsidR="00191A26">
        <w:t>.</w:t>
      </w:r>
    </w:p>
    <w:p w14:paraId="27C4F9E3" w14:textId="77777777" w:rsidR="00B637D8" w:rsidRDefault="00B637D8" w:rsidP="00B637D8">
      <w:pPr>
        <w:pStyle w:val="Heading3"/>
      </w:pPr>
      <w:bookmarkStart w:id="1315" w:name="_Toc448227523"/>
      <w:r>
        <w:t>December 8 (9) / Koiak 12: Commemoration of Archangel Michael</w:t>
      </w:r>
      <w:bookmarkEnd w:id="1315"/>
    </w:p>
    <w:p w14:paraId="4AB33F26" w14:textId="6482689C" w:rsidR="00191A26"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4602A440" w14:textId="34697C47" w:rsidR="00B52F78" w:rsidRPr="00B637D8" w:rsidRDefault="00B52F78" w:rsidP="00B52F78">
      <w:pPr>
        <w:pStyle w:val="Heading3"/>
      </w:pPr>
      <w:bookmarkStart w:id="1316" w:name="_Toc448227524"/>
      <w:r>
        <w:t>December 12 (13) / Koiak 16: Saint Spyridon</w:t>
      </w:r>
      <w:r>
        <w:rPr>
          <w:rStyle w:val="FootnoteReference"/>
        </w:rPr>
        <w:footnoteReference w:id="867"/>
      </w:r>
      <w:bookmarkEnd w:id="1316"/>
    </w:p>
    <w:p w14:paraId="598A6BCC" w14:textId="77777777" w:rsidR="005329C1" w:rsidRDefault="005329C1" w:rsidP="005329C1">
      <w:pPr>
        <w:pStyle w:val="Heading3"/>
      </w:pPr>
      <w:bookmarkStart w:id="1317" w:name="_Toc448227525"/>
      <w:r>
        <w:t>December 17 (18) / Koiak 21: Commemoration of the Theotokos</w:t>
      </w:r>
      <w:bookmarkEnd w:id="1317"/>
    </w:p>
    <w:p w14:paraId="2E564687" w14:textId="6E2C9051"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EDC8594" w14:textId="77777777" w:rsidR="007F571C" w:rsidRDefault="007F571C" w:rsidP="007F571C">
      <w:pPr>
        <w:pStyle w:val="Heading3"/>
      </w:pPr>
      <w:bookmarkStart w:id="1318" w:name="_Toc448227526"/>
      <w:r>
        <w:lastRenderedPageBreak/>
        <w:t>December 17 (18) / Koiak 21: Also the Martyrdom of St. Barnabas, on</w:t>
      </w:r>
      <w:r w:rsidR="00743CE8">
        <w:t>e</w:t>
      </w:r>
      <w:r>
        <w:t xml:space="preserve"> of the Seventy Two</w:t>
      </w:r>
      <w:bookmarkEnd w:id="1318"/>
    </w:p>
    <w:p w14:paraId="2CFD651F" w14:textId="7B9076E4" w:rsidR="007F571C" w:rsidRPr="007F571C"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01D0E63" w14:textId="77777777" w:rsidR="00CA0AB7" w:rsidRDefault="00CA0AB7" w:rsidP="00CA0AB7">
      <w:pPr>
        <w:pStyle w:val="Heading3"/>
      </w:pPr>
      <w:bookmarkStart w:id="1319" w:name="_Toc448227527"/>
      <w:r>
        <w:t>December 18 (19) / Koiak 22: Archangel Gabriel</w:t>
      </w:r>
      <w:r w:rsidR="00481AE5">
        <w:t xml:space="preserve"> (Consecration)</w:t>
      </w:r>
      <w:bookmarkEnd w:id="1319"/>
    </w:p>
    <w:p w14:paraId="45BDA150" w14:textId="50BEEE2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35F1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35F1F">
        <w:rPr>
          <w:noProof/>
        </w:rPr>
        <w:t>791</w:t>
      </w:r>
      <w:r w:rsidR="002409EF">
        <w:fldChar w:fldCharType="end"/>
      </w:r>
      <w:r>
        <w:t>.</w:t>
      </w:r>
    </w:p>
    <w:p w14:paraId="16E2607E" w14:textId="77777777" w:rsidR="009F60F1" w:rsidRDefault="009F60F1" w:rsidP="009F60F1">
      <w:pPr>
        <w:pStyle w:val="Heading3"/>
      </w:pPr>
      <w:bookmarkStart w:id="1320" w:name="_Toc448227528"/>
      <w:r>
        <w:t>December 20 (21) / Koiak 24: The Birth of St. Takle Haymanot</w:t>
      </w:r>
      <w:bookmarkEnd w:id="1320"/>
    </w:p>
    <w:p w14:paraId="059C80DE" w14:textId="08B44A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35F1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35F1F">
        <w:rPr>
          <w:noProof/>
        </w:rPr>
        <w:t>880</w:t>
      </w:r>
      <w:r w:rsidR="002409EF">
        <w:fldChar w:fldCharType="end"/>
      </w:r>
      <w:r>
        <w:t>.</w:t>
      </w:r>
    </w:p>
    <w:p w14:paraId="600875E0" w14:textId="77777777" w:rsidR="00FF5FF3" w:rsidRDefault="00FF5FF3" w:rsidP="00FF5FF3">
      <w:pPr>
        <w:pStyle w:val="Heading3"/>
      </w:pPr>
      <w:bookmarkStart w:id="1321" w:name="_Toc448227529"/>
      <w:r>
        <w:t>December 21 (22) / Koiak 25: St. John Kami</w:t>
      </w:r>
      <w:bookmarkEnd w:id="1321"/>
    </w:p>
    <w:p w14:paraId="3F9EF92D" w14:textId="77777777" w:rsidR="00810F04" w:rsidRPr="00810F04" w:rsidRDefault="00810F04" w:rsidP="00810F04">
      <w:pPr>
        <w:pStyle w:val="Heading4"/>
      </w:pPr>
      <w:bookmarkStart w:id="1322" w:name="_Ref434491108"/>
      <w:r>
        <w:t>The Doxology for St. John Kami</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3" w:name="_Toc448227530"/>
      <w:r>
        <w:t>December 24 (25) / Koiak 28: Nativity Preparation Day</w:t>
      </w:r>
      <w:bookmarkEnd w:id="132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4" w:name="_Ref434477504"/>
      <w:r>
        <w:t>The Doxology</w:t>
      </w:r>
      <w:r w:rsidR="00E21EA3">
        <w:t xml:space="preserve"> for the Preparation Day of Nativity</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5" w:name="_Toc448227531"/>
      <w:r>
        <w:t>December 25 (26) / Koiak 29: The Feast of the Nativity</w:t>
      </w:r>
      <w:bookmarkEnd w:id="132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6" w:name="_Ref434477532"/>
      <w:r>
        <w:t xml:space="preserve">The </w:t>
      </w:r>
      <w:r w:rsidR="00C33BEB">
        <w:t xml:space="preserve">First </w:t>
      </w:r>
      <w:r>
        <w:t>Doxology</w:t>
      </w:r>
      <w:r w:rsidR="00C33BEB">
        <w:t xml:space="preserve">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7" w:name="_Ref434477542"/>
      <w:r>
        <w:t>The Second Doxology for Nativity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8"/>
            <w:r>
              <w:t xml:space="preserve">rescued </w:t>
            </w:r>
            <w:commentRangeEnd w:id="1328"/>
            <w:r>
              <w:rPr>
                <w:rStyle w:val="CommentReference"/>
                <w:rFonts w:ascii="Times New Roman" w:eastAsiaTheme="minorHAnsi" w:hAnsi="Times New Roman" w:cstheme="minorBidi"/>
                <w:color w:val="auto"/>
              </w:rPr>
              <w:commentReference w:id="1328"/>
            </w:r>
            <w:r>
              <w:t>and saved us,</w:t>
            </w:r>
          </w:p>
          <w:p w14:paraId="372D1056" w14:textId="77777777" w:rsidR="00C33BEB" w:rsidRDefault="00C33BEB" w:rsidP="00C33BEB">
            <w:pPr>
              <w:pStyle w:val="EngHangEnd"/>
            </w:pPr>
            <w:commentRangeStart w:id="1329"/>
            <w:r>
              <w:t xml:space="preserve">We </w:t>
            </w:r>
            <w:commentRangeEnd w:id="1329"/>
            <w:r>
              <w:rPr>
                <w:rStyle w:val="CommentReference"/>
                <w:rFonts w:ascii="Times New Roman" w:eastAsiaTheme="minorHAnsi" w:hAnsi="Times New Roman" w:cstheme="minorBidi"/>
                <w:color w:val="auto"/>
              </w:rPr>
              <w:commentReference w:id="132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0" w:name="_Ref434477554"/>
      <w:r>
        <w:lastRenderedPageBreak/>
        <w:t>The Third Doxology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1" w:name="_Ref434475057"/>
      <w:r>
        <w:t>The Sunday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2" w:name="_Ref434475083"/>
      <w:r>
        <w:lastRenderedPageBreak/>
        <w:t>The Monday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3" w:name="_Ref434475102"/>
      <w:r>
        <w:lastRenderedPageBreak/>
        <w:t>The Tuesday Psali Adam</w:t>
      </w:r>
      <w:r w:rsidR="006C1B94">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4"/>
            <w:r>
              <w:t xml:space="preserve">Shone </w:t>
            </w:r>
            <w:commentRangeEnd w:id="1334"/>
            <w:r>
              <w:rPr>
                <w:rStyle w:val="CommentReference"/>
              </w:rPr>
              <w:commentReference w:id="133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5"/>
            <w:r>
              <w:t>All</w:t>
            </w:r>
            <w:commentRangeEnd w:id="1335"/>
            <w:r>
              <w:rPr>
                <w:rStyle w:val="CommentReference"/>
              </w:rPr>
              <w:commentReference w:id="133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6"/>
            <w:r>
              <w:t>seals</w:t>
            </w:r>
            <w:commentRangeEnd w:id="1336"/>
            <w:r>
              <w:rPr>
                <w:rStyle w:val="CommentReference"/>
              </w:rPr>
              <w:commentReference w:id="133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7"/>
            <w:r>
              <w:t>Tetra</w:t>
            </w:r>
            <w:commentRangeEnd w:id="1337"/>
            <w:r>
              <w:rPr>
                <w:rStyle w:val="CommentReference"/>
              </w:rPr>
              <w:commentReference w:id="133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8"/>
            <w:r>
              <w:t xml:space="preserve">flaming </w:t>
            </w:r>
            <w:commentRangeEnd w:id="1338"/>
            <w:r>
              <w:rPr>
                <w:rStyle w:val="CommentReference"/>
              </w:rPr>
              <w:commentReference w:id="133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9"/>
            <w:r>
              <w:t>disease</w:t>
            </w:r>
            <w:commentRangeEnd w:id="1339"/>
            <w:r>
              <w:rPr>
                <w:rStyle w:val="CommentReference"/>
              </w:rPr>
              <w:commentReference w:id="133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0" w:name="_Ref434475128"/>
      <w:r>
        <w:lastRenderedPageBreak/>
        <w:t>The Wednesday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1" w:name="_Ref434475150"/>
      <w:r>
        <w:t>The Thursday Psali Batos</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2"/>
            <w:r>
              <w:t xml:space="preserve">Isaiah </w:t>
            </w:r>
            <w:commentRangeEnd w:id="1342"/>
            <w:r>
              <w:rPr>
                <w:rStyle w:val="CommentReference"/>
              </w:rPr>
              <w:commentReference w:id="134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3" w:name="_Ref434475177"/>
      <w:r>
        <w:t>The Friday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4" w:name="_Ref434475196"/>
      <w:r>
        <w:t>The Saturday Psali Batos</w:t>
      </w:r>
      <w:r w:rsidR="006C1B94">
        <w:t xml:space="preserve"> for Nativity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5"/>
            <w:r>
              <w:t>For I cannot speak.</w:t>
            </w:r>
            <w:commentRangeEnd w:id="1345"/>
            <w:r>
              <w:rPr>
                <w:rStyle w:val="CommentReference"/>
              </w:rPr>
              <w:commentReference w:id="134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6" w:name="_Toc448227532"/>
      <w:r>
        <w:t>December 26 (27) / Koiak 30: The Second Day of the Feast of the Nativity</w:t>
      </w:r>
      <w:bookmarkEnd w:id="134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7" w:name="_Ref434561401"/>
      <w:bookmarkStart w:id="1348" w:name="_Toc448227533"/>
      <w:r>
        <w:t>December 27 (28) / Tobi 1: St. Stephen Day</w:t>
      </w:r>
      <w:bookmarkEnd w:id="1347"/>
      <w:bookmarkEnd w:id="1348"/>
    </w:p>
    <w:p w14:paraId="1250AF95" w14:textId="62B19755"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35F1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35F1F">
        <w:rPr>
          <w:noProof/>
        </w:rPr>
        <w:t>568</w:t>
      </w:r>
      <w:r w:rsidR="002409EF">
        <w:fldChar w:fldCharType="end"/>
      </w:r>
      <w:r w:rsidR="002409EF">
        <w:t>.</w:t>
      </w:r>
    </w:p>
    <w:p w14:paraId="3C6CAB04" w14:textId="77777777" w:rsidR="00073003" w:rsidRDefault="00073003" w:rsidP="00073003">
      <w:pPr>
        <w:pStyle w:val="Heading3"/>
      </w:pPr>
      <w:bookmarkStart w:id="1349" w:name="_Toc448227534"/>
      <w:r>
        <w:t>December 29 (30) / Tobi 3: The One Hundred and Forty Four Thousand</w:t>
      </w:r>
      <w:bookmarkEnd w:id="1349"/>
    </w:p>
    <w:p w14:paraId="2FE981A9" w14:textId="77777777" w:rsidR="00073003" w:rsidRDefault="00073003" w:rsidP="00073003">
      <w:pPr>
        <w:pStyle w:val="Heading4"/>
      </w:pPr>
      <w:bookmarkStart w:id="1350" w:name="_Ref434488616"/>
      <w:r>
        <w:t>The Doxology</w:t>
      </w:r>
      <w:r w:rsidR="00B46E6E">
        <w:t xml:space="preserve"> for the One Hundred and Forty Four Thousand</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1" w:name="_Ref434564016"/>
      <w:bookmarkStart w:id="1352" w:name="_Toc448227535"/>
      <w:r>
        <w:t>December 30 (31) / Tobi 4: St. John the Evangelist</w:t>
      </w:r>
      <w:bookmarkEnd w:id="1351"/>
      <w:bookmarkEnd w:id="1352"/>
    </w:p>
    <w:p w14:paraId="3C0BCC81" w14:textId="77777777" w:rsidR="00FF5FF3" w:rsidRDefault="00FF5FF3" w:rsidP="00FF5FF3">
      <w:pPr>
        <w:pStyle w:val="Heading4"/>
      </w:pPr>
      <w:bookmarkStart w:id="1353" w:name="_Ref434488768"/>
      <w:r>
        <w:t>The Doxology</w:t>
      </w:r>
      <w:r w:rsidR="00B46E6E">
        <w:t xml:space="preserve"> for</w:t>
      </w:r>
      <w:r w:rsidR="00BC160E">
        <w:t xml:space="preserve"> St. John the Evangelist</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4"/>
            <w:r>
              <w:t>Zebulun</w:t>
            </w:r>
            <w:commentRangeEnd w:id="1354"/>
            <w:r>
              <w:rPr>
                <w:rStyle w:val="FootnoteReference"/>
              </w:rPr>
              <w:footnoteReference w:id="871"/>
            </w:r>
            <w:r>
              <w:rPr>
                <w:rStyle w:val="CommentReference"/>
                <w:rFonts w:ascii="Times New Roman" w:eastAsiaTheme="minorHAnsi" w:hAnsi="Times New Roman" w:cstheme="minorBidi"/>
                <w:color w:val="auto"/>
              </w:rPr>
              <w:commentReference w:id="135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5" w:name="_Toc410196204"/>
      <w:bookmarkStart w:id="1356" w:name="_Toc410196446"/>
      <w:bookmarkStart w:id="1357" w:name="_Toc410196948"/>
      <w:bookmarkStart w:id="1358" w:name="January"/>
      <w:bookmarkStart w:id="1359" w:name="_Toc448227702"/>
      <w:bookmarkEnd w:id="1272"/>
      <w:bookmarkEnd w:id="1292"/>
      <w:bookmarkEnd w:id="1293"/>
      <w:bookmarkEnd w:id="1294"/>
      <w:r>
        <w:lastRenderedPageBreak/>
        <w:t>January</w:t>
      </w:r>
      <w:bookmarkEnd w:id="1355"/>
      <w:bookmarkEnd w:id="1356"/>
      <w:bookmarkEnd w:id="1357"/>
      <w:r w:rsidR="00FF5FF3">
        <w:t xml:space="preserve"> or </w:t>
      </w:r>
      <w:r w:rsidR="00FF5FF3">
        <w:rPr>
          <w:rFonts w:ascii="FreeSerifAvvaShenouda" w:hAnsi="FreeSerifAvvaShenouda" w:cs="FreeSerifAvvaShenouda"/>
        </w:rPr>
        <w:t>Ⲧⲱⲃⲓ</w:t>
      </w:r>
      <w:bookmarkEnd w:id="1359"/>
    </w:p>
    <w:bookmarkStart w:id="1360" w:name="_Toc410196205" w:displacedByCustomXml="next"/>
    <w:bookmarkStart w:id="1361" w:name="_Toc410196447" w:displacedByCustomXml="next"/>
    <w:bookmarkStart w:id="1362" w:name="_Toc410196949" w:displacedByCustomXml="next"/>
    <w:sdt>
      <w:sdtPr>
        <w:id w:val="-286434970"/>
        <w:docPartObj>
          <w:docPartGallery w:val="Table of Contents"/>
          <w:docPartUnique/>
        </w:docPartObj>
      </w:sdtPr>
      <w:sdtEndPr>
        <w:rPr>
          <w:b/>
          <w:bCs/>
          <w:noProof/>
        </w:rPr>
      </w:sdtEndPr>
      <w:sdtContent>
        <w:p w14:paraId="3201AE1E" w14:textId="0FD7FAB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35F1F">
              <w:rPr>
                <w:noProof/>
                <w:webHidden/>
              </w:rPr>
              <w:t>710</w:t>
            </w:r>
            <w:r w:rsidR="00E35F1F">
              <w:rPr>
                <w:noProof/>
                <w:webHidden/>
              </w:rPr>
              <w:fldChar w:fldCharType="end"/>
            </w:r>
          </w:hyperlink>
        </w:p>
        <w:p w14:paraId="05817EC8" w14:textId="7A2D0CE7" w:rsidR="00E35F1F" w:rsidRDefault="00E35F1F">
          <w:pPr>
            <w:pStyle w:val="TOC3"/>
            <w:tabs>
              <w:tab w:val="right" w:leader="dot" w:pos="8846"/>
            </w:tabs>
            <w:rPr>
              <w:rFonts w:asciiTheme="minorHAnsi" w:eastAsiaTheme="minorEastAsia" w:hAnsiTheme="minorHAnsi"/>
              <w:noProof/>
              <w:sz w:val="22"/>
              <w:lang w:val="en-US"/>
            </w:rPr>
          </w:pPr>
          <w:hyperlink w:anchor="_Toc448227537" w:history="1">
            <w:r w:rsidRPr="00F56B42">
              <w:rPr>
                <w:rStyle w:val="Hyperlink"/>
                <w:noProof/>
              </w:rPr>
              <w:t>January 6 (7) / Tobi 11: The Feast of Theophany</w:t>
            </w:r>
            <w:r>
              <w:rPr>
                <w:noProof/>
                <w:webHidden/>
              </w:rPr>
              <w:tab/>
            </w:r>
            <w:r>
              <w:rPr>
                <w:noProof/>
                <w:webHidden/>
              </w:rPr>
              <w:fldChar w:fldCharType="begin"/>
            </w:r>
            <w:r>
              <w:rPr>
                <w:noProof/>
                <w:webHidden/>
              </w:rPr>
              <w:instrText xml:space="preserve"> PAGEREF _Toc448227537 \h </w:instrText>
            </w:r>
            <w:r>
              <w:rPr>
                <w:noProof/>
                <w:webHidden/>
              </w:rPr>
            </w:r>
            <w:r>
              <w:rPr>
                <w:noProof/>
                <w:webHidden/>
              </w:rPr>
              <w:fldChar w:fldCharType="separate"/>
            </w:r>
            <w:r>
              <w:rPr>
                <w:noProof/>
                <w:webHidden/>
              </w:rPr>
              <w:t>719</w:t>
            </w:r>
            <w:r>
              <w:rPr>
                <w:noProof/>
                <w:webHidden/>
              </w:rPr>
              <w:fldChar w:fldCharType="end"/>
            </w:r>
          </w:hyperlink>
        </w:p>
        <w:p w14:paraId="53E975E1" w14:textId="2A13B853" w:rsidR="00E35F1F" w:rsidRDefault="00E35F1F">
          <w:pPr>
            <w:pStyle w:val="TOC3"/>
            <w:tabs>
              <w:tab w:val="right" w:leader="dot" w:pos="8846"/>
            </w:tabs>
            <w:rPr>
              <w:rFonts w:asciiTheme="minorHAnsi" w:eastAsiaTheme="minorEastAsia" w:hAnsiTheme="minorHAnsi"/>
              <w:noProof/>
              <w:sz w:val="22"/>
              <w:lang w:val="en-US"/>
            </w:rPr>
          </w:pPr>
          <w:hyperlink w:anchor="_Toc448227538" w:history="1">
            <w:r w:rsidRPr="00F56B42">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_Toc448227538 \h </w:instrText>
            </w:r>
            <w:r>
              <w:rPr>
                <w:noProof/>
                <w:webHidden/>
              </w:rPr>
            </w:r>
            <w:r>
              <w:rPr>
                <w:noProof/>
                <w:webHidden/>
              </w:rPr>
              <w:fldChar w:fldCharType="separate"/>
            </w:r>
            <w:r>
              <w:rPr>
                <w:noProof/>
                <w:webHidden/>
              </w:rPr>
              <w:t>751</w:t>
            </w:r>
            <w:r>
              <w:rPr>
                <w:noProof/>
                <w:webHidden/>
              </w:rPr>
              <w:fldChar w:fldCharType="end"/>
            </w:r>
          </w:hyperlink>
        </w:p>
        <w:p w14:paraId="3E5C0D8F" w14:textId="5E99B5FB" w:rsidR="00E35F1F" w:rsidRDefault="00E35F1F">
          <w:pPr>
            <w:pStyle w:val="TOC3"/>
            <w:tabs>
              <w:tab w:val="right" w:leader="dot" w:pos="8846"/>
            </w:tabs>
            <w:rPr>
              <w:rFonts w:asciiTheme="minorHAnsi" w:eastAsiaTheme="minorEastAsia" w:hAnsiTheme="minorHAnsi"/>
              <w:noProof/>
              <w:sz w:val="22"/>
              <w:lang w:val="en-US"/>
            </w:rPr>
          </w:pPr>
          <w:hyperlink w:anchor="_Toc448227539" w:history="1">
            <w:r w:rsidRPr="00F56B42">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_Toc448227539 \h </w:instrText>
            </w:r>
            <w:r>
              <w:rPr>
                <w:noProof/>
                <w:webHidden/>
              </w:rPr>
            </w:r>
            <w:r>
              <w:rPr>
                <w:noProof/>
                <w:webHidden/>
              </w:rPr>
              <w:fldChar w:fldCharType="separate"/>
            </w:r>
            <w:r>
              <w:rPr>
                <w:noProof/>
                <w:webHidden/>
              </w:rPr>
              <w:t>752</w:t>
            </w:r>
            <w:r>
              <w:rPr>
                <w:noProof/>
                <w:webHidden/>
              </w:rPr>
              <w:fldChar w:fldCharType="end"/>
            </w:r>
          </w:hyperlink>
        </w:p>
        <w:p w14:paraId="6C80F21A" w14:textId="52EE3D94" w:rsidR="00E35F1F" w:rsidRDefault="00E35F1F">
          <w:pPr>
            <w:pStyle w:val="TOC3"/>
            <w:tabs>
              <w:tab w:val="right" w:leader="dot" w:pos="8846"/>
            </w:tabs>
            <w:rPr>
              <w:rFonts w:asciiTheme="minorHAnsi" w:eastAsiaTheme="minorEastAsia" w:hAnsiTheme="minorHAnsi"/>
              <w:noProof/>
              <w:sz w:val="22"/>
              <w:lang w:val="en-US"/>
            </w:rPr>
          </w:pPr>
          <w:hyperlink w:anchor="_Toc448227540" w:history="1">
            <w:r w:rsidRPr="00F56B42">
              <w:rPr>
                <w:rStyle w:val="Hyperlink"/>
                <w:noProof/>
              </w:rPr>
              <w:t>January 7 (8) / Tobi 12: Also St. Theodore Anatoly</w:t>
            </w:r>
            <w:r>
              <w:rPr>
                <w:noProof/>
                <w:webHidden/>
              </w:rPr>
              <w:tab/>
            </w:r>
            <w:r>
              <w:rPr>
                <w:noProof/>
                <w:webHidden/>
              </w:rPr>
              <w:fldChar w:fldCharType="begin"/>
            </w:r>
            <w:r>
              <w:rPr>
                <w:noProof/>
                <w:webHidden/>
              </w:rPr>
              <w:instrText xml:space="preserve"> PAGEREF _Toc448227540 \h </w:instrText>
            </w:r>
            <w:r>
              <w:rPr>
                <w:noProof/>
                <w:webHidden/>
              </w:rPr>
            </w:r>
            <w:r>
              <w:rPr>
                <w:noProof/>
                <w:webHidden/>
              </w:rPr>
              <w:fldChar w:fldCharType="separate"/>
            </w:r>
            <w:r>
              <w:rPr>
                <w:noProof/>
                <w:webHidden/>
              </w:rPr>
              <w:t>752</w:t>
            </w:r>
            <w:r>
              <w:rPr>
                <w:noProof/>
                <w:webHidden/>
              </w:rPr>
              <w:fldChar w:fldCharType="end"/>
            </w:r>
          </w:hyperlink>
        </w:p>
        <w:p w14:paraId="29D4B067" w14:textId="0E5C7E65" w:rsidR="00E35F1F" w:rsidRDefault="00E35F1F">
          <w:pPr>
            <w:pStyle w:val="TOC3"/>
            <w:tabs>
              <w:tab w:val="right" w:leader="dot" w:pos="8846"/>
            </w:tabs>
            <w:rPr>
              <w:rFonts w:asciiTheme="minorHAnsi" w:eastAsiaTheme="minorEastAsia" w:hAnsiTheme="minorHAnsi"/>
              <w:noProof/>
              <w:sz w:val="22"/>
              <w:lang w:val="en-US"/>
            </w:rPr>
          </w:pPr>
          <w:hyperlink w:anchor="_Toc448227541" w:history="1">
            <w:r w:rsidRPr="00F56B42">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_Toc448227541 \h </w:instrText>
            </w:r>
            <w:r>
              <w:rPr>
                <w:noProof/>
                <w:webHidden/>
              </w:rPr>
            </w:r>
            <w:r>
              <w:rPr>
                <w:noProof/>
                <w:webHidden/>
              </w:rPr>
              <w:fldChar w:fldCharType="separate"/>
            </w:r>
            <w:r>
              <w:rPr>
                <w:noProof/>
                <w:webHidden/>
              </w:rPr>
              <w:t>753</w:t>
            </w:r>
            <w:r>
              <w:rPr>
                <w:noProof/>
                <w:webHidden/>
              </w:rPr>
              <w:fldChar w:fldCharType="end"/>
            </w:r>
          </w:hyperlink>
        </w:p>
        <w:p w14:paraId="5F803B0E" w14:textId="0489D505" w:rsidR="00E35F1F" w:rsidRDefault="00E35F1F">
          <w:pPr>
            <w:pStyle w:val="TOC3"/>
            <w:tabs>
              <w:tab w:val="right" w:leader="dot" w:pos="8846"/>
            </w:tabs>
            <w:rPr>
              <w:rFonts w:asciiTheme="minorHAnsi" w:eastAsiaTheme="minorEastAsia" w:hAnsiTheme="minorHAnsi"/>
              <w:noProof/>
              <w:sz w:val="22"/>
              <w:lang w:val="en-US"/>
            </w:rPr>
          </w:pPr>
          <w:hyperlink w:anchor="_Toc448227542" w:history="1">
            <w:r w:rsidRPr="00F56B42">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_Toc448227542 \h </w:instrText>
            </w:r>
            <w:r>
              <w:rPr>
                <w:noProof/>
                <w:webHidden/>
              </w:rPr>
            </w:r>
            <w:r>
              <w:rPr>
                <w:noProof/>
                <w:webHidden/>
              </w:rPr>
              <w:fldChar w:fldCharType="separate"/>
            </w:r>
            <w:r>
              <w:rPr>
                <w:noProof/>
                <w:webHidden/>
              </w:rPr>
              <w:t>761</w:t>
            </w:r>
            <w:r>
              <w:rPr>
                <w:noProof/>
                <w:webHidden/>
              </w:rPr>
              <w:fldChar w:fldCharType="end"/>
            </w:r>
          </w:hyperlink>
        </w:p>
        <w:p w14:paraId="5566678B" w14:textId="78DAC836" w:rsidR="00E35F1F" w:rsidRDefault="00E35F1F">
          <w:pPr>
            <w:pStyle w:val="TOC3"/>
            <w:tabs>
              <w:tab w:val="right" w:leader="dot" w:pos="8846"/>
            </w:tabs>
            <w:rPr>
              <w:rFonts w:asciiTheme="minorHAnsi" w:eastAsiaTheme="minorEastAsia" w:hAnsiTheme="minorHAnsi"/>
              <w:noProof/>
              <w:sz w:val="22"/>
              <w:lang w:val="en-US"/>
            </w:rPr>
          </w:pPr>
          <w:hyperlink w:anchor="_Toc448227543" w:history="1">
            <w:r w:rsidRPr="00F56B42">
              <w:rPr>
                <w:rStyle w:val="Hyperlink"/>
                <w:noProof/>
              </w:rPr>
              <w:t>January 9 (10) / Tobi 14: St. Maximus</w:t>
            </w:r>
            <w:r>
              <w:rPr>
                <w:noProof/>
                <w:webHidden/>
              </w:rPr>
              <w:tab/>
            </w:r>
            <w:r>
              <w:rPr>
                <w:noProof/>
                <w:webHidden/>
              </w:rPr>
              <w:fldChar w:fldCharType="begin"/>
            </w:r>
            <w:r>
              <w:rPr>
                <w:noProof/>
                <w:webHidden/>
              </w:rPr>
              <w:instrText xml:space="preserve"> PAGEREF _Toc448227543 \h </w:instrText>
            </w:r>
            <w:r>
              <w:rPr>
                <w:noProof/>
                <w:webHidden/>
              </w:rPr>
            </w:r>
            <w:r>
              <w:rPr>
                <w:noProof/>
                <w:webHidden/>
              </w:rPr>
              <w:fldChar w:fldCharType="separate"/>
            </w:r>
            <w:r>
              <w:rPr>
                <w:noProof/>
                <w:webHidden/>
              </w:rPr>
              <w:t>764</w:t>
            </w:r>
            <w:r>
              <w:rPr>
                <w:noProof/>
                <w:webHidden/>
              </w:rPr>
              <w:fldChar w:fldCharType="end"/>
            </w:r>
          </w:hyperlink>
        </w:p>
        <w:p w14:paraId="549F2912" w14:textId="349B54D9" w:rsidR="00E35F1F" w:rsidRDefault="00E35F1F">
          <w:pPr>
            <w:pStyle w:val="TOC3"/>
            <w:tabs>
              <w:tab w:val="right" w:leader="dot" w:pos="8846"/>
            </w:tabs>
            <w:rPr>
              <w:rFonts w:asciiTheme="minorHAnsi" w:eastAsiaTheme="minorEastAsia" w:hAnsiTheme="minorHAnsi"/>
              <w:noProof/>
              <w:sz w:val="22"/>
              <w:lang w:val="en-US"/>
            </w:rPr>
          </w:pPr>
          <w:hyperlink w:anchor="_Toc448227544" w:history="1">
            <w:r w:rsidRPr="00F56B42">
              <w:rPr>
                <w:rStyle w:val="Hyperlink"/>
                <w:noProof/>
              </w:rPr>
              <w:t>January 12 (13) / Tobi 17: St. Dometius</w:t>
            </w:r>
            <w:r>
              <w:rPr>
                <w:noProof/>
                <w:webHidden/>
              </w:rPr>
              <w:tab/>
            </w:r>
            <w:r>
              <w:rPr>
                <w:noProof/>
                <w:webHidden/>
              </w:rPr>
              <w:fldChar w:fldCharType="begin"/>
            </w:r>
            <w:r>
              <w:rPr>
                <w:noProof/>
                <w:webHidden/>
              </w:rPr>
              <w:instrText xml:space="preserve"> PAGEREF _Toc448227544 \h </w:instrText>
            </w:r>
            <w:r>
              <w:rPr>
                <w:noProof/>
                <w:webHidden/>
              </w:rPr>
            </w:r>
            <w:r>
              <w:rPr>
                <w:noProof/>
                <w:webHidden/>
              </w:rPr>
              <w:fldChar w:fldCharType="separate"/>
            </w:r>
            <w:r>
              <w:rPr>
                <w:noProof/>
                <w:webHidden/>
              </w:rPr>
              <w:t>765</w:t>
            </w:r>
            <w:r>
              <w:rPr>
                <w:noProof/>
                <w:webHidden/>
              </w:rPr>
              <w:fldChar w:fldCharType="end"/>
            </w:r>
          </w:hyperlink>
        </w:p>
        <w:p w14:paraId="78F76EC1" w14:textId="0E8D7CEE" w:rsidR="00E35F1F" w:rsidRDefault="00E35F1F">
          <w:pPr>
            <w:pStyle w:val="TOC3"/>
            <w:tabs>
              <w:tab w:val="right" w:leader="dot" w:pos="8846"/>
            </w:tabs>
            <w:rPr>
              <w:rFonts w:asciiTheme="minorHAnsi" w:eastAsiaTheme="minorEastAsia" w:hAnsiTheme="minorHAnsi"/>
              <w:noProof/>
              <w:sz w:val="22"/>
              <w:lang w:val="en-US"/>
            </w:rPr>
          </w:pPr>
          <w:hyperlink w:anchor="_Toc448227545" w:history="1">
            <w:r w:rsidRPr="00F56B42">
              <w:rPr>
                <w:rStyle w:val="Hyperlink"/>
                <w:noProof/>
              </w:rPr>
              <w:t>January 13 (14) / Tobi 18: St. Hilary of Poitiers</w:t>
            </w:r>
            <w:r>
              <w:rPr>
                <w:noProof/>
                <w:webHidden/>
              </w:rPr>
              <w:tab/>
            </w:r>
            <w:r>
              <w:rPr>
                <w:noProof/>
                <w:webHidden/>
              </w:rPr>
              <w:fldChar w:fldCharType="begin"/>
            </w:r>
            <w:r>
              <w:rPr>
                <w:noProof/>
                <w:webHidden/>
              </w:rPr>
              <w:instrText xml:space="preserve"> PAGEREF _Toc448227545 \h </w:instrText>
            </w:r>
            <w:r>
              <w:rPr>
                <w:noProof/>
                <w:webHidden/>
              </w:rPr>
            </w:r>
            <w:r>
              <w:rPr>
                <w:noProof/>
                <w:webHidden/>
              </w:rPr>
              <w:fldChar w:fldCharType="separate"/>
            </w:r>
            <w:r>
              <w:rPr>
                <w:noProof/>
                <w:webHidden/>
              </w:rPr>
              <w:t>765</w:t>
            </w:r>
            <w:r>
              <w:rPr>
                <w:noProof/>
                <w:webHidden/>
              </w:rPr>
              <w:fldChar w:fldCharType="end"/>
            </w:r>
          </w:hyperlink>
        </w:p>
        <w:p w14:paraId="4760CC70" w14:textId="21CAB1E0" w:rsidR="00E35F1F" w:rsidRDefault="00E35F1F">
          <w:pPr>
            <w:pStyle w:val="TOC3"/>
            <w:tabs>
              <w:tab w:val="right" w:leader="dot" w:pos="8846"/>
            </w:tabs>
            <w:rPr>
              <w:rFonts w:asciiTheme="minorHAnsi" w:eastAsiaTheme="minorEastAsia" w:hAnsiTheme="minorHAnsi"/>
              <w:noProof/>
              <w:sz w:val="22"/>
              <w:lang w:val="en-US"/>
            </w:rPr>
          </w:pPr>
          <w:hyperlink w:anchor="_Toc448227546" w:history="1">
            <w:r w:rsidRPr="00F56B42">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_Toc448227546 \h </w:instrText>
            </w:r>
            <w:r>
              <w:rPr>
                <w:noProof/>
                <w:webHidden/>
              </w:rPr>
            </w:r>
            <w:r>
              <w:rPr>
                <w:noProof/>
                <w:webHidden/>
              </w:rPr>
              <w:fldChar w:fldCharType="separate"/>
            </w:r>
            <w:r>
              <w:rPr>
                <w:noProof/>
                <w:webHidden/>
              </w:rPr>
              <w:t>765</w:t>
            </w:r>
            <w:r>
              <w:rPr>
                <w:noProof/>
                <w:webHidden/>
              </w:rPr>
              <w:fldChar w:fldCharType="end"/>
            </w:r>
          </w:hyperlink>
        </w:p>
        <w:p w14:paraId="678FB4EF" w14:textId="59E410AF" w:rsidR="00E35F1F" w:rsidRDefault="00E35F1F">
          <w:pPr>
            <w:pStyle w:val="TOC3"/>
            <w:tabs>
              <w:tab w:val="right" w:leader="dot" w:pos="8846"/>
            </w:tabs>
            <w:rPr>
              <w:rFonts w:asciiTheme="minorHAnsi" w:eastAsiaTheme="minorEastAsia" w:hAnsiTheme="minorHAnsi"/>
              <w:noProof/>
              <w:sz w:val="22"/>
              <w:lang w:val="en-US"/>
            </w:rPr>
          </w:pPr>
          <w:hyperlink w:anchor="_Toc448227547" w:history="1">
            <w:r w:rsidRPr="00F56B42">
              <w:rPr>
                <w:rStyle w:val="Hyperlink"/>
                <w:noProof/>
              </w:rPr>
              <w:t>January 16 (17) / Tobi 21: The Dormition of the Virgin</w:t>
            </w:r>
            <w:r>
              <w:rPr>
                <w:noProof/>
                <w:webHidden/>
              </w:rPr>
              <w:tab/>
            </w:r>
            <w:r>
              <w:rPr>
                <w:noProof/>
                <w:webHidden/>
              </w:rPr>
              <w:fldChar w:fldCharType="begin"/>
            </w:r>
            <w:r>
              <w:rPr>
                <w:noProof/>
                <w:webHidden/>
              </w:rPr>
              <w:instrText xml:space="preserve"> PAGEREF _Toc448227547 \h </w:instrText>
            </w:r>
            <w:r>
              <w:rPr>
                <w:noProof/>
                <w:webHidden/>
              </w:rPr>
            </w:r>
            <w:r>
              <w:rPr>
                <w:noProof/>
                <w:webHidden/>
              </w:rPr>
              <w:fldChar w:fldCharType="separate"/>
            </w:r>
            <w:r>
              <w:rPr>
                <w:noProof/>
                <w:webHidden/>
              </w:rPr>
              <w:t>765</w:t>
            </w:r>
            <w:r>
              <w:rPr>
                <w:noProof/>
                <w:webHidden/>
              </w:rPr>
              <w:fldChar w:fldCharType="end"/>
            </w:r>
          </w:hyperlink>
        </w:p>
        <w:p w14:paraId="0F1D2346" w14:textId="0F397583" w:rsidR="00E35F1F" w:rsidRDefault="00E35F1F">
          <w:pPr>
            <w:pStyle w:val="TOC3"/>
            <w:tabs>
              <w:tab w:val="right" w:leader="dot" w:pos="8846"/>
            </w:tabs>
            <w:rPr>
              <w:rFonts w:asciiTheme="minorHAnsi" w:eastAsiaTheme="minorEastAsia" w:hAnsiTheme="minorHAnsi"/>
              <w:noProof/>
              <w:sz w:val="22"/>
              <w:lang w:val="en-US"/>
            </w:rPr>
          </w:pPr>
          <w:hyperlink w:anchor="_Toc448227548" w:history="1">
            <w:r w:rsidRPr="00F56B42">
              <w:rPr>
                <w:rStyle w:val="Hyperlink"/>
                <w:noProof/>
              </w:rPr>
              <w:t>January 17 (18) / Tobi 22: St. Anthony the Great</w:t>
            </w:r>
            <w:r>
              <w:rPr>
                <w:noProof/>
                <w:webHidden/>
              </w:rPr>
              <w:tab/>
            </w:r>
            <w:r>
              <w:rPr>
                <w:noProof/>
                <w:webHidden/>
              </w:rPr>
              <w:fldChar w:fldCharType="begin"/>
            </w:r>
            <w:r>
              <w:rPr>
                <w:noProof/>
                <w:webHidden/>
              </w:rPr>
              <w:instrText xml:space="preserve"> PAGEREF _Toc448227548 \h </w:instrText>
            </w:r>
            <w:r>
              <w:rPr>
                <w:noProof/>
                <w:webHidden/>
              </w:rPr>
            </w:r>
            <w:r>
              <w:rPr>
                <w:noProof/>
                <w:webHidden/>
              </w:rPr>
              <w:fldChar w:fldCharType="separate"/>
            </w:r>
            <w:r>
              <w:rPr>
                <w:noProof/>
                <w:webHidden/>
              </w:rPr>
              <w:t>765</w:t>
            </w:r>
            <w:r>
              <w:rPr>
                <w:noProof/>
                <w:webHidden/>
              </w:rPr>
              <w:fldChar w:fldCharType="end"/>
            </w:r>
          </w:hyperlink>
        </w:p>
        <w:p w14:paraId="6BDEDDDD" w14:textId="5E134FC5" w:rsidR="00E35F1F" w:rsidRDefault="00E35F1F">
          <w:pPr>
            <w:pStyle w:val="TOC3"/>
            <w:tabs>
              <w:tab w:val="right" w:leader="dot" w:pos="8846"/>
            </w:tabs>
            <w:rPr>
              <w:rFonts w:asciiTheme="minorHAnsi" w:eastAsiaTheme="minorEastAsia" w:hAnsiTheme="minorHAnsi"/>
              <w:noProof/>
              <w:sz w:val="22"/>
              <w:lang w:val="en-US"/>
            </w:rPr>
          </w:pPr>
          <w:hyperlink w:anchor="_Toc448227549" w:history="1">
            <w:r w:rsidRPr="00F56B42">
              <w:rPr>
                <w:rStyle w:val="Hyperlink"/>
                <w:noProof/>
              </w:rPr>
              <w:t>January 18 (19) / Tobi 23: St. Timothy the Apostle</w:t>
            </w:r>
            <w:r>
              <w:rPr>
                <w:noProof/>
                <w:webHidden/>
              </w:rPr>
              <w:tab/>
            </w:r>
            <w:r>
              <w:rPr>
                <w:noProof/>
                <w:webHidden/>
              </w:rPr>
              <w:fldChar w:fldCharType="begin"/>
            </w:r>
            <w:r>
              <w:rPr>
                <w:noProof/>
                <w:webHidden/>
              </w:rPr>
              <w:instrText xml:space="preserve"> PAGEREF _Toc448227549 \h </w:instrText>
            </w:r>
            <w:r>
              <w:rPr>
                <w:noProof/>
                <w:webHidden/>
              </w:rPr>
            </w:r>
            <w:r>
              <w:rPr>
                <w:noProof/>
                <w:webHidden/>
              </w:rPr>
              <w:fldChar w:fldCharType="separate"/>
            </w:r>
            <w:r>
              <w:rPr>
                <w:noProof/>
                <w:webHidden/>
              </w:rPr>
              <w:t>767</w:t>
            </w:r>
            <w:r>
              <w:rPr>
                <w:noProof/>
                <w:webHidden/>
              </w:rPr>
              <w:fldChar w:fldCharType="end"/>
            </w:r>
          </w:hyperlink>
        </w:p>
        <w:p w14:paraId="5FF25248" w14:textId="5399C0D0" w:rsidR="00E35F1F" w:rsidRDefault="00E35F1F">
          <w:pPr>
            <w:pStyle w:val="TOC3"/>
            <w:tabs>
              <w:tab w:val="right" w:leader="dot" w:pos="8846"/>
            </w:tabs>
            <w:rPr>
              <w:rFonts w:asciiTheme="minorHAnsi" w:eastAsiaTheme="minorEastAsia" w:hAnsiTheme="minorHAnsi"/>
              <w:noProof/>
              <w:sz w:val="22"/>
              <w:lang w:val="en-US"/>
            </w:rPr>
          </w:pPr>
          <w:hyperlink w:anchor="_Toc448227550" w:history="1">
            <w:r w:rsidRPr="00F56B42">
              <w:rPr>
                <w:rStyle w:val="Hyperlink"/>
                <w:noProof/>
              </w:rPr>
              <w:t>January 22 (23) / Tobi 27: Archangel Suriel</w:t>
            </w:r>
            <w:r>
              <w:rPr>
                <w:noProof/>
                <w:webHidden/>
              </w:rPr>
              <w:tab/>
            </w:r>
            <w:r>
              <w:rPr>
                <w:noProof/>
                <w:webHidden/>
              </w:rPr>
              <w:fldChar w:fldCharType="begin"/>
            </w:r>
            <w:r>
              <w:rPr>
                <w:noProof/>
                <w:webHidden/>
              </w:rPr>
              <w:instrText xml:space="preserve"> PAGEREF _Toc448227550 \h </w:instrText>
            </w:r>
            <w:r>
              <w:rPr>
                <w:noProof/>
                <w:webHidden/>
              </w:rPr>
            </w:r>
            <w:r>
              <w:rPr>
                <w:noProof/>
                <w:webHidden/>
              </w:rPr>
              <w:fldChar w:fldCharType="separate"/>
            </w:r>
            <w:r>
              <w:rPr>
                <w:noProof/>
                <w:webHidden/>
              </w:rPr>
              <w:t>767</w:t>
            </w:r>
            <w:r>
              <w:rPr>
                <w:noProof/>
                <w:webHidden/>
              </w:rPr>
              <w:fldChar w:fldCharType="end"/>
            </w:r>
          </w:hyperlink>
        </w:p>
        <w:p w14:paraId="6E4B7CAE" w14:textId="0F4574B8" w:rsidR="00E35F1F" w:rsidRDefault="00E35F1F">
          <w:pPr>
            <w:pStyle w:val="TOC3"/>
            <w:tabs>
              <w:tab w:val="right" w:leader="dot" w:pos="8846"/>
            </w:tabs>
            <w:rPr>
              <w:rFonts w:asciiTheme="minorHAnsi" w:eastAsiaTheme="minorEastAsia" w:hAnsiTheme="minorHAnsi"/>
              <w:noProof/>
              <w:sz w:val="22"/>
              <w:lang w:val="en-US"/>
            </w:rPr>
          </w:pPr>
          <w:hyperlink w:anchor="_Toc448227551" w:history="1">
            <w:r w:rsidRPr="00F56B42">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_Toc448227551 \h </w:instrText>
            </w:r>
            <w:r>
              <w:rPr>
                <w:noProof/>
                <w:webHidden/>
              </w:rPr>
            </w:r>
            <w:r>
              <w:rPr>
                <w:noProof/>
                <w:webHidden/>
              </w:rPr>
              <w:fldChar w:fldCharType="separate"/>
            </w:r>
            <w:r>
              <w:rPr>
                <w:noProof/>
                <w:webHidden/>
              </w:rPr>
              <w:t>767</w:t>
            </w:r>
            <w:r>
              <w:rPr>
                <w:noProof/>
                <w:webHidden/>
              </w:rPr>
              <w:fldChar w:fldCharType="end"/>
            </w:r>
          </w:hyperlink>
        </w:p>
        <w:p w14:paraId="60FB07F6" w14:textId="63671A22" w:rsidR="00E35F1F" w:rsidRDefault="00E35F1F">
          <w:pPr>
            <w:pStyle w:val="TOC3"/>
            <w:tabs>
              <w:tab w:val="right" w:leader="dot" w:pos="8846"/>
            </w:tabs>
            <w:rPr>
              <w:rFonts w:asciiTheme="minorHAnsi" w:eastAsiaTheme="minorEastAsia" w:hAnsiTheme="minorHAnsi"/>
              <w:noProof/>
              <w:sz w:val="22"/>
              <w:lang w:val="en-US"/>
            </w:rPr>
          </w:pPr>
          <w:hyperlink w:anchor="_Toc448227552" w:history="1">
            <w:r w:rsidRPr="00F56B42">
              <w:rPr>
                <w:rStyle w:val="Hyperlink"/>
                <w:noProof/>
              </w:rPr>
              <w:t>January 24 (25) / Tobi 29: Commemoration of the Annunciation, Nativity, and Resurrection on the 29</w:t>
            </w:r>
            <w:r w:rsidRPr="00F56B42">
              <w:rPr>
                <w:rStyle w:val="Hyperlink"/>
                <w:noProof/>
                <w:vertAlign w:val="superscript"/>
              </w:rPr>
              <w:t>th</w:t>
            </w:r>
            <w:r w:rsidRPr="00F56B42">
              <w:rPr>
                <w:rStyle w:val="Hyperlink"/>
                <w:noProof/>
              </w:rPr>
              <w:t xml:space="preserve"> of Every Month</w:t>
            </w:r>
            <w:r>
              <w:rPr>
                <w:noProof/>
                <w:webHidden/>
              </w:rPr>
              <w:tab/>
            </w:r>
            <w:r>
              <w:rPr>
                <w:noProof/>
                <w:webHidden/>
              </w:rPr>
              <w:fldChar w:fldCharType="begin"/>
            </w:r>
            <w:r>
              <w:rPr>
                <w:noProof/>
                <w:webHidden/>
              </w:rPr>
              <w:instrText xml:space="preserve"> PAGEREF _Toc448227552 \h </w:instrText>
            </w:r>
            <w:r>
              <w:rPr>
                <w:noProof/>
                <w:webHidden/>
              </w:rPr>
            </w:r>
            <w:r>
              <w:rPr>
                <w:noProof/>
                <w:webHidden/>
              </w:rPr>
              <w:fldChar w:fldCharType="separate"/>
            </w:r>
            <w:r>
              <w:rPr>
                <w:noProof/>
                <w:webHidden/>
              </w:rPr>
              <w:t>768</w:t>
            </w:r>
            <w:r>
              <w:rPr>
                <w:noProof/>
                <w:webHidden/>
              </w:rPr>
              <w:fldChar w:fldCharType="end"/>
            </w:r>
          </w:hyperlink>
        </w:p>
        <w:p w14:paraId="196D3FD0" w14:textId="1656929F" w:rsidR="00E35F1F" w:rsidRDefault="00E35F1F">
          <w:pPr>
            <w:pStyle w:val="TOC3"/>
            <w:tabs>
              <w:tab w:val="right" w:leader="dot" w:pos="8846"/>
            </w:tabs>
            <w:rPr>
              <w:rFonts w:asciiTheme="minorHAnsi" w:eastAsiaTheme="minorEastAsia" w:hAnsiTheme="minorHAnsi"/>
              <w:noProof/>
              <w:sz w:val="22"/>
              <w:lang w:val="en-US"/>
            </w:rPr>
          </w:pPr>
          <w:hyperlink w:anchor="_Toc448227553" w:history="1">
            <w:r w:rsidRPr="00F56B42">
              <w:rPr>
                <w:rStyle w:val="Hyperlink"/>
                <w:noProof/>
              </w:rPr>
              <w:t>January 27 (28) / Meshir 2: St. Paul the Anchorite</w:t>
            </w:r>
            <w:r>
              <w:rPr>
                <w:noProof/>
                <w:webHidden/>
              </w:rPr>
              <w:tab/>
            </w:r>
            <w:r>
              <w:rPr>
                <w:noProof/>
                <w:webHidden/>
              </w:rPr>
              <w:fldChar w:fldCharType="begin"/>
            </w:r>
            <w:r>
              <w:rPr>
                <w:noProof/>
                <w:webHidden/>
              </w:rPr>
              <w:instrText xml:space="preserve"> PAGEREF _Toc448227553 \h </w:instrText>
            </w:r>
            <w:r>
              <w:rPr>
                <w:noProof/>
                <w:webHidden/>
              </w:rPr>
            </w:r>
            <w:r>
              <w:rPr>
                <w:noProof/>
                <w:webHidden/>
              </w:rPr>
              <w:fldChar w:fldCharType="separate"/>
            </w:r>
            <w:r>
              <w:rPr>
                <w:noProof/>
                <w:webHidden/>
              </w:rPr>
              <w:t>768</w:t>
            </w:r>
            <w:r>
              <w:rPr>
                <w:noProof/>
                <w:webHidden/>
              </w:rPr>
              <w:fldChar w:fldCharType="end"/>
            </w:r>
          </w:hyperlink>
        </w:p>
        <w:p w14:paraId="0F35C111" w14:textId="24CA1EFB" w:rsidR="00E35F1F" w:rsidRDefault="00E35F1F">
          <w:pPr>
            <w:pStyle w:val="TOC3"/>
            <w:tabs>
              <w:tab w:val="right" w:leader="dot" w:pos="8846"/>
            </w:tabs>
            <w:rPr>
              <w:rFonts w:asciiTheme="minorHAnsi" w:eastAsiaTheme="minorEastAsia" w:hAnsiTheme="minorHAnsi"/>
              <w:noProof/>
              <w:sz w:val="22"/>
              <w:lang w:val="en-US"/>
            </w:rPr>
          </w:pPr>
          <w:hyperlink w:anchor="_Toc448227554" w:history="1">
            <w:r w:rsidRPr="00F56B42">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_Toc448227554 \h </w:instrText>
            </w:r>
            <w:r>
              <w:rPr>
                <w:noProof/>
                <w:webHidden/>
              </w:rPr>
            </w:r>
            <w:r>
              <w:rPr>
                <w:noProof/>
                <w:webHidden/>
              </w:rPr>
              <w:fldChar w:fldCharType="separate"/>
            </w:r>
            <w:r>
              <w:rPr>
                <w:noProof/>
                <w:webHidden/>
              </w:rPr>
              <w:t>769</w:t>
            </w:r>
            <w:r>
              <w:rPr>
                <w:noProof/>
                <w:webHidden/>
              </w:rPr>
              <w:fldChar w:fldCharType="end"/>
            </w:r>
          </w:hyperlink>
        </w:p>
        <w:p w14:paraId="1C3C6CFD" w14:textId="3150DB31" w:rsidR="00E35F1F" w:rsidRDefault="00E35F1F">
          <w:pPr>
            <w:pStyle w:val="TOC3"/>
            <w:tabs>
              <w:tab w:val="right" w:leader="dot" w:pos="8846"/>
            </w:tabs>
            <w:rPr>
              <w:rFonts w:asciiTheme="minorHAnsi" w:eastAsiaTheme="minorEastAsia" w:hAnsiTheme="minorHAnsi"/>
              <w:noProof/>
              <w:sz w:val="22"/>
              <w:lang w:val="en-US"/>
            </w:rPr>
          </w:pPr>
          <w:hyperlink w:anchor="_Toc448227555" w:history="1">
            <w:r w:rsidRPr="00F56B42">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_Toc448227555 \h </w:instrText>
            </w:r>
            <w:r>
              <w:rPr>
                <w:noProof/>
                <w:webHidden/>
              </w:rPr>
            </w:r>
            <w:r>
              <w:rPr>
                <w:noProof/>
                <w:webHidden/>
              </w:rPr>
              <w:fldChar w:fldCharType="separate"/>
            </w:r>
            <w:r>
              <w:rPr>
                <w:noProof/>
                <w:webHidden/>
              </w:rPr>
              <w:t>769</w:t>
            </w:r>
            <w:r>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3" w:name="_Toc448227536"/>
      <w:r>
        <w:rPr>
          <w:lang w:val="en-US"/>
        </w:rPr>
        <w:lastRenderedPageBreak/>
        <w:t>January 1 (2) / Tobi 6</w:t>
      </w:r>
      <w:r w:rsidR="00FF5FF3">
        <w:rPr>
          <w:lang w:val="en-US"/>
        </w:rPr>
        <w:t xml:space="preserve">: The Feast of the </w:t>
      </w:r>
      <w:r w:rsidR="00495F1A">
        <w:t>Circumcision</w:t>
      </w:r>
      <w:bookmarkEnd w:id="1362"/>
      <w:bookmarkEnd w:id="1361"/>
      <w:bookmarkEnd w:id="1360"/>
      <w:bookmarkEnd w:id="1363"/>
    </w:p>
    <w:p w14:paraId="1387E376" w14:textId="77777777" w:rsidR="00FF5FF3" w:rsidRDefault="00FF5FF3" w:rsidP="00FF5FF3">
      <w:pPr>
        <w:pStyle w:val="Heading4"/>
      </w:pPr>
      <w:bookmarkStart w:id="1364" w:name="_Ref434477590"/>
      <w:r>
        <w:t>The Doxology</w:t>
      </w:r>
      <w:r w:rsidR="00E21EA3">
        <w:t xml:space="preserve"> for the Circumcision</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5"/>
            <w:r>
              <w:t xml:space="preserve">Christian </w:t>
            </w:r>
            <w:commentRangeEnd w:id="1365"/>
            <w:r>
              <w:rPr>
                <w:rStyle w:val="CommentReference"/>
                <w:rFonts w:ascii="Times New Roman" w:eastAsiaTheme="minorHAnsi" w:hAnsi="Times New Roman" w:cstheme="minorBidi"/>
                <w:color w:val="auto"/>
              </w:rPr>
              <w:commentReference w:id="136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6" w:name="_Ref434475229"/>
      <w:r>
        <w:t>The Psali Adam</w:t>
      </w:r>
      <w:r w:rsidR="006C1B94">
        <w:t xml:space="preserve"> for the Circumcision</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7"/>
            <w:r>
              <w:t xml:space="preserve">Victorious </w:t>
            </w:r>
            <w:commentRangeEnd w:id="1367"/>
            <w:r>
              <w:rPr>
                <w:rStyle w:val="CommentReference"/>
              </w:rPr>
              <w:commentReference w:id="136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8" w:name="_Ref434475252"/>
      <w:r>
        <w:t>The Psali Batos</w:t>
      </w:r>
      <w:r w:rsidR="006C1B94">
        <w:t xml:space="preserve"> for the Circumcision</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9"/>
            <w:r>
              <w:t>divinity</w:t>
            </w:r>
            <w:commentRangeEnd w:id="1369"/>
            <w:r>
              <w:rPr>
                <w:rStyle w:val="CommentReference"/>
              </w:rPr>
              <w:commentReference w:id="136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0" w:name="_Toc410196206"/>
      <w:bookmarkStart w:id="1371" w:name="_Toc410196448"/>
      <w:bookmarkStart w:id="1372" w:name="_Toc410196950"/>
      <w:bookmarkStart w:id="1373" w:name="_Toc448227537"/>
      <w:r>
        <w:t xml:space="preserve">January 6 (7) / Tobi 11: The Feast of </w:t>
      </w:r>
      <w:r w:rsidR="00495F1A">
        <w:t>Theophany</w:t>
      </w:r>
      <w:bookmarkEnd w:id="1370"/>
      <w:bookmarkEnd w:id="1371"/>
      <w:bookmarkEnd w:id="1372"/>
      <w:bookmarkEnd w:id="1373"/>
    </w:p>
    <w:p w14:paraId="322B4F7B" w14:textId="77777777" w:rsidR="00FF5FF3" w:rsidRDefault="00430630" w:rsidP="00FF5FF3">
      <w:pPr>
        <w:pStyle w:val="Heading4"/>
      </w:pPr>
      <w:bookmarkStart w:id="1374" w:name="_Ref434477630"/>
      <w:r>
        <w:t>An</w:t>
      </w:r>
      <w:r w:rsidR="00FF5FF3">
        <w:t xml:space="preserve"> </w:t>
      </w:r>
      <w:r>
        <w:t xml:space="preserve">Abridged </w:t>
      </w:r>
      <w:r w:rsidR="00FF5FF3">
        <w:t>Doxology</w:t>
      </w:r>
      <w:r w:rsidR="00E21EA3">
        <w:t xml:space="preserve">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5" w:name="_Ref434477641"/>
      <w:r>
        <w:lastRenderedPageBreak/>
        <w:t>The First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6" w:name="_Ref434477660"/>
      <w:r>
        <w:lastRenderedPageBreak/>
        <w:t>The Second Doxology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7" w:name="_Ref434475280"/>
      <w:r>
        <w:t>The Sunday Psali Adam</w:t>
      </w:r>
      <w:r w:rsidR="006C1B94">
        <w:t xml:space="preserve"> for Theophany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8"/>
            <w:r>
              <w:t xml:space="preserve">confirm </w:t>
            </w:r>
            <w:commentRangeEnd w:id="1378"/>
            <w:r>
              <w:rPr>
                <w:rStyle w:val="CommentReference"/>
              </w:rPr>
              <w:commentReference w:id="137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9"/>
            <w:r>
              <w:t>ⲛ̀ϫⲉ</w:t>
            </w:r>
            <w:commentRangeEnd w:id="1379"/>
            <w:r>
              <w:rPr>
                <w:rStyle w:val="CommentReference"/>
                <w:rFonts w:ascii="Times New Roman" w:hAnsi="Times New Roman"/>
              </w:rPr>
              <w:commentReference w:id="137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0"/>
            <w:r>
              <w:t>moved</w:t>
            </w:r>
            <w:commentRangeEnd w:id="1380"/>
            <w:r>
              <w:rPr>
                <w:rStyle w:val="CommentReference"/>
              </w:rPr>
              <w:commentReference w:id="138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1"/>
            <w:r>
              <w:t>thrice holy,</w:t>
            </w:r>
            <w:commentRangeEnd w:id="1381"/>
            <w:r>
              <w:rPr>
                <w:rStyle w:val="CommentReference"/>
              </w:rPr>
              <w:commentReference w:id="138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2" w:name="_Ref434475309"/>
      <w:r>
        <w:lastRenderedPageBreak/>
        <w:t>The Monday Psali Adam</w:t>
      </w:r>
      <w:r w:rsidR="006C1B94">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3"/>
            <w:r>
              <w:t xml:space="preserve">Ⲓⲱⲁⲛⲛⲟⲩ </w:t>
            </w:r>
            <w:commentRangeEnd w:id="1383"/>
            <w:r>
              <w:rPr>
                <w:rStyle w:val="CommentReference"/>
                <w:rFonts w:ascii="Times New Roman" w:hAnsi="Times New Roman"/>
              </w:rPr>
              <w:commentReference w:id="138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4"/>
            <w:r>
              <w:rPr>
                <w:rFonts w:eastAsia="Arial Unicode MS" w:cs="FreeSerifAvvaShenouda"/>
              </w:rPr>
              <w:t>ⲛⲓϯϩⲟ</w:t>
            </w:r>
            <w:commentRangeEnd w:id="1384"/>
            <w:r>
              <w:rPr>
                <w:rStyle w:val="CommentReference"/>
                <w:rFonts w:ascii="Times New Roman" w:hAnsi="Times New Roman"/>
              </w:rPr>
              <w:commentReference w:id="138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5" w:name="_Ref434475331"/>
      <w:r>
        <w:t>The Tuesday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6"/>
            <w:r>
              <w:t>ⲫⲏ</w:t>
            </w:r>
            <w:commentRangeEnd w:id="1386"/>
            <w:r>
              <w:rPr>
                <w:rStyle w:val="CommentReference"/>
                <w:rFonts w:ascii="Times New Roman" w:hAnsi="Times New Roman"/>
              </w:rPr>
              <w:commentReference w:id="138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7"/>
            <w:r>
              <w:t>ϯⲥⲩⲛⲧⲉⲗⲓⲁ</w:t>
            </w:r>
            <w:commentRangeEnd w:id="1387"/>
            <w:r>
              <w:rPr>
                <w:rStyle w:val="CommentReference"/>
                <w:rFonts w:ascii="Times New Roman" w:hAnsi="Times New Roman"/>
              </w:rPr>
              <w:commentReference w:id="138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8" w:name="_Ref434475362"/>
      <w:r>
        <w:t>The Wednesday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9" w:name="_Ref434475388"/>
      <w:r>
        <w:t>The Thursday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0" w:name="_Ref434475411"/>
      <w:r>
        <w:t>The Friday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1" w:name="_Ref434475434"/>
      <w:r>
        <w:t>The Saturday Psali Batos</w:t>
      </w:r>
      <w:r w:rsidR="006C1B94">
        <w:t xml:space="preserve"> for Theophany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2"/>
            <w:r>
              <w:t>liberty</w:t>
            </w:r>
            <w:commentRangeEnd w:id="1392"/>
            <w:r>
              <w:rPr>
                <w:rStyle w:val="CommentReference"/>
              </w:rPr>
              <w:commentReference w:id="139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3"/>
            <w:r>
              <w:t xml:space="preserve">confirm </w:t>
            </w:r>
            <w:commentRangeEnd w:id="1393"/>
            <w:r>
              <w:rPr>
                <w:rStyle w:val="CommentReference"/>
              </w:rPr>
              <w:commentReference w:id="139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4" w:name="_Toc448227538"/>
      <w:r>
        <w:t>January 7 (8) / Tobi 12</w:t>
      </w:r>
      <w:r w:rsidR="001225FA">
        <w:t xml:space="preserve">: </w:t>
      </w:r>
      <w:r>
        <w:t>The Second Day of the Feast of Theophany</w:t>
      </w:r>
      <w:bookmarkEnd w:id="139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5" w:name="_Toc448227539"/>
      <w:r>
        <w:lastRenderedPageBreak/>
        <w:t>January 7 (8) / Tobi 12</w:t>
      </w:r>
      <w:r w:rsidR="001225FA">
        <w:t xml:space="preserve">: </w:t>
      </w:r>
      <w:r>
        <w:t>Also the Commemoration of Archangel Michael</w:t>
      </w:r>
      <w:bookmarkEnd w:id="1395"/>
    </w:p>
    <w:p w14:paraId="322A578A" w14:textId="04213221" w:rsidR="00191A26" w:rsidRPr="00B637D8" w:rsidRDefault="00191A26" w:rsidP="00191A26">
      <w:pPr>
        <w:pStyle w:val="Rubric"/>
      </w:pPr>
      <w:bookmarkStart w:id="1396" w:name="_Toc410196207"/>
      <w:bookmarkStart w:id="1397" w:name="_Toc410196449"/>
      <w:bookmarkStart w:id="1398" w:name="_Toc410196951"/>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6D1BDB" w14:textId="77777777" w:rsidR="006B44CE" w:rsidRDefault="006B44CE" w:rsidP="006B44CE">
      <w:pPr>
        <w:pStyle w:val="Heading3"/>
      </w:pPr>
      <w:bookmarkStart w:id="1399" w:name="_Ref434562461"/>
      <w:bookmarkStart w:id="1400" w:name="_Toc448227540"/>
      <w:r>
        <w:t>January 7 (8) / Tobi 12</w:t>
      </w:r>
      <w:r w:rsidR="001225FA">
        <w:t xml:space="preserve">: </w:t>
      </w:r>
      <w:commentRangeStart w:id="1401"/>
      <w:r>
        <w:t>Also St. Theodore Anatoly</w:t>
      </w:r>
      <w:commentRangeEnd w:id="1401"/>
      <w:r>
        <w:rPr>
          <w:rStyle w:val="CommentReference"/>
          <w:rFonts w:eastAsiaTheme="minorHAnsi" w:cstheme="minorBidi"/>
          <w:b w:val="0"/>
          <w:bCs w:val="0"/>
        </w:rPr>
        <w:commentReference w:id="1401"/>
      </w:r>
      <w:bookmarkEnd w:id="1399"/>
      <w:bookmarkEnd w:id="1400"/>
    </w:p>
    <w:p w14:paraId="7DD26869" w14:textId="77777777" w:rsidR="006B44CE" w:rsidRDefault="006B44CE" w:rsidP="006B44CE">
      <w:pPr>
        <w:pStyle w:val="Heading4"/>
      </w:pPr>
      <w:bookmarkStart w:id="1402" w:name="_Ref434477694"/>
      <w:bookmarkStart w:id="1403" w:name="_Ref434489376"/>
      <w:r>
        <w:t>The Doxology</w:t>
      </w:r>
      <w:bookmarkEnd w:id="1402"/>
      <w:r w:rsidR="00B46E6E">
        <w:t xml:space="preserve"> for St. Theodore Anatoly</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4" w:name="_Toc448227541"/>
      <w:r>
        <w:t>January 8 (9) / Tobi 13: The Feast of T</w:t>
      </w:r>
      <w:r w:rsidR="00495F1A">
        <w:t>he Wedding of Cana of Galilee</w:t>
      </w:r>
      <w:bookmarkEnd w:id="1396"/>
      <w:bookmarkEnd w:id="1397"/>
      <w:bookmarkEnd w:id="1398"/>
      <w:bookmarkEnd w:id="1404"/>
    </w:p>
    <w:p w14:paraId="46F7A60E" w14:textId="77777777" w:rsidR="00A37BB6" w:rsidRDefault="00A37BB6" w:rsidP="00A37BB6">
      <w:pPr>
        <w:pStyle w:val="Heading4"/>
      </w:pPr>
      <w:bookmarkStart w:id="1405" w:name="_Ref434477774"/>
      <w:r>
        <w:t>The Doxology</w:t>
      </w:r>
      <w:r w:rsidR="00E21EA3">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6" w:name="_Ref434475472"/>
      <w:r>
        <w:t>The Psali Adam</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7" w:name="_Ref434475500"/>
      <w:r>
        <w:lastRenderedPageBreak/>
        <w:t>The Psali Batos</w:t>
      </w:r>
      <w:r w:rsidR="006C1B94">
        <w:t xml:space="preserve"> for the Wedding of Cana</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8" w:name="_Ref434560112"/>
      <w:bookmarkStart w:id="1409" w:name="_Toc448227542"/>
      <w:r>
        <w:t>January 8 (9) / Tobi 13: Also the Martyrdom of St. Demiana</w:t>
      </w:r>
      <w:bookmarkEnd w:id="1408"/>
      <w:bookmarkEnd w:id="1409"/>
    </w:p>
    <w:p w14:paraId="1CED9AFC" w14:textId="7E51F88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35F1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35F1F">
        <w:rPr>
          <w:noProof/>
        </w:rPr>
        <w:t>571</w:t>
      </w:r>
      <w:r w:rsidR="002409EF">
        <w:fldChar w:fldCharType="end"/>
      </w:r>
      <w:r>
        <w:t>.</w:t>
      </w:r>
    </w:p>
    <w:p w14:paraId="625F7E74" w14:textId="77777777" w:rsidR="00B53E05" w:rsidRDefault="00B53E05" w:rsidP="00B53E05">
      <w:pPr>
        <w:pStyle w:val="Heading4"/>
      </w:pPr>
      <w:bookmarkStart w:id="1410" w:name="_Ref434490124"/>
      <w:r>
        <w:lastRenderedPageBreak/>
        <w:t>Another Doxology of St. Demiana</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1" w:name="_Ref434563224"/>
      <w:bookmarkStart w:id="1412" w:name="_Toc448227543"/>
      <w:r>
        <w:t>January 9 (10) / Tobi 14: St. Maximus</w:t>
      </w:r>
      <w:bookmarkEnd w:id="1411"/>
      <w:bookmarkEnd w:id="1412"/>
    </w:p>
    <w:p w14:paraId="1847ABB1" w14:textId="77777777" w:rsidR="00662600" w:rsidRDefault="00810F04" w:rsidP="00810F04">
      <w:pPr>
        <w:pStyle w:val="Heading4"/>
      </w:pPr>
      <w:bookmarkStart w:id="1413" w:name="_Ref434490957"/>
      <w:r>
        <w:t>The Doxology for</w:t>
      </w:r>
      <w:r w:rsidR="00662600">
        <w:t xml:space="preserve"> Sts. Maximus and Dometius</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7" w:name="_Toc448227544"/>
      <w:r>
        <w:t>Jan</w:t>
      </w:r>
      <w:r w:rsidR="00662600">
        <w:t>uary 12 (13) / Tobi 17: St. Dome</w:t>
      </w:r>
      <w:r>
        <w:t>tius</w:t>
      </w:r>
      <w:bookmarkEnd w:id="1417"/>
    </w:p>
    <w:p w14:paraId="1995A2EE" w14:textId="6A2DCA63"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35F1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35F1F">
        <w:rPr>
          <w:noProof/>
        </w:rPr>
        <w:t>764</w:t>
      </w:r>
      <w:r w:rsidR="002409EF">
        <w:fldChar w:fldCharType="end"/>
      </w:r>
      <w:r>
        <w:t>.</w:t>
      </w:r>
    </w:p>
    <w:p w14:paraId="31A975E9" w14:textId="1B628146" w:rsidR="00740C6C" w:rsidRPr="00FF5FF3" w:rsidRDefault="00740C6C" w:rsidP="00740C6C">
      <w:pPr>
        <w:pStyle w:val="Heading3"/>
      </w:pPr>
      <w:bookmarkStart w:id="1418" w:name="_Toc448227545"/>
      <w:r>
        <w:t>January 13 (14) / Tobi 18: St. Hilary of Poitiers</w:t>
      </w:r>
      <w:bookmarkEnd w:id="1418"/>
    </w:p>
    <w:p w14:paraId="1C984C3F" w14:textId="77777777" w:rsidR="00160DE3" w:rsidRDefault="00160DE3" w:rsidP="00160DE3">
      <w:pPr>
        <w:pStyle w:val="Heading3"/>
      </w:pPr>
      <w:bookmarkStart w:id="1419" w:name="_Toc410196208"/>
      <w:bookmarkStart w:id="1420" w:name="_Toc410196450"/>
      <w:bookmarkStart w:id="1421" w:name="_Toc410196952"/>
      <w:bookmarkStart w:id="1422" w:name="_Toc448227546"/>
      <w:r>
        <w:t>January 15 (16) / Tobi 20: Departure of St. Prochorus the Disciple</w:t>
      </w:r>
      <w:bookmarkEnd w:id="1422"/>
    </w:p>
    <w:p w14:paraId="19B1C0D1" w14:textId="07269F8F"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33EC0AE" w14:textId="77777777" w:rsidR="00495F1A" w:rsidRDefault="00FF5FF3" w:rsidP="00495F1A">
      <w:pPr>
        <w:pStyle w:val="Heading3"/>
      </w:pPr>
      <w:bookmarkStart w:id="1423" w:name="_Toc448227547"/>
      <w:r>
        <w:t xml:space="preserve">January 16 (17) / Tobi 21: </w:t>
      </w:r>
      <w:r w:rsidR="00495F1A">
        <w:t>The Dormition of the Virgin</w:t>
      </w:r>
      <w:bookmarkEnd w:id="1419"/>
      <w:bookmarkEnd w:id="1420"/>
      <w:bookmarkEnd w:id="1421"/>
      <w:bookmarkEnd w:id="1423"/>
    </w:p>
    <w:p w14:paraId="2972BA3D" w14:textId="3934F367"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15F86A2" w14:textId="77777777" w:rsidR="00FF5FF3" w:rsidRDefault="00FF5FF3" w:rsidP="00FF5FF3">
      <w:pPr>
        <w:pStyle w:val="Heading3"/>
      </w:pPr>
      <w:bookmarkStart w:id="1424" w:name="_Ref434560171"/>
      <w:bookmarkStart w:id="1425" w:name="_Toc448227548"/>
      <w:r>
        <w:t>January 17 (18) / Tobi 22: St. Anthony the Great</w:t>
      </w:r>
      <w:bookmarkEnd w:id="1424"/>
      <w:bookmarkEnd w:id="1425"/>
    </w:p>
    <w:p w14:paraId="38BCD1D7" w14:textId="77777777" w:rsidR="00FF5FF3" w:rsidRDefault="00FF5FF3" w:rsidP="00FF5FF3">
      <w:pPr>
        <w:pStyle w:val="Heading4"/>
      </w:pPr>
      <w:bookmarkStart w:id="1426" w:name="_Ref434490340"/>
      <w:r>
        <w:t>The Doxology</w:t>
      </w:r>
      <w:r w:rsidR="00B46E6E">
        <w:t xml:space="preserve"> for St. Anthony the Great</w:t>
      </w:r>
      <w:bookmarkEnd w:id="1426"/>
    </w:p>
    <w:p w14:paraId="3ECAE88B" w14:textId="2D4B411F"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7" w:name="_Toc448227549"/>
      <w:r>
        <w:lastRenderedPageBreak/>
        <w:t>January 18 (19) / Tobi 23: St. Timothy the Apostle</w:t>
      </w:r>
      <w:bookmarkEnd w:id="1427"/>
    </w:p>
    <w:p w14:paraId="7EAF3C01" w14:textId="429E381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39DDB91" w14:textId="77777777" w:rsidR="00596AC8" w:rsidRDefault="00596AC8" w:rsidP="00596AC8">
      <w:pPr>
        <w:pStyle w:val="Heading3"/>
      </w:pPr>
      <w:bookmarkStart w:id="1428" w:name="_Toc448227550"/>
      <w:r>
        <w:t>January 22 (23) / Tobi 27: Archangel Suriel</w:t>
      </w:r>
      <w:bookmarkEnd w:id="1428"/>
    </w:p>
    <w:p w14:paraId="79FCFE0C" w14:textId="77777777" w:rsidR="00596AC8" w:rsidRDefault="00596AC8" w:rsidP="00596AC8">
      <w:pPr>
        <w:pStyle w:val="Heading4"/>
      </w:pPr>
      <w:bookmarkStart w:id="1429" w:name="_Ref434488250"/>
      <w:r>
        <w:t>The Doxology</w:t>
      </w:r>
      <w:r w:rsidR="00B46E6E">
        <w:t xml:space="preserve"> for Archangel Suriel</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0" w:name="_Toc448227551"/>
      <w:r>
        <w:t>January 22 (23) / Tobi 27: Also Relocation of St. Timothy the Apostle’s Relics</w:t>
      </w:r>
      <w:bookmarkEnd w:id="1430"/>
    </w:p>
    <w:p w14:paraId="3FBC7E0C" w14:textId="27420B28" w:rsidR="00191A26" w:rsidRDefault="00191A26" w:rsidP="00191A26">
      <w:pPr>
        <w:pStyle w:val="Rubric"/>
      </w:pPr>
      <w:bookmarkStart w:id="1431" w:name="_Ref434560218"/>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D3C66F4" w14:textId="77777777" w:rsidR="00B52D77" w:rsidRDefault="00B52D77" w:rsidP="00B52D77">
      <w:pPr>
        <w:pStyle w:val="Heading3"/>
      </w:pPr>
      <w:bookmarkStart w:id="1432" w:name="_Toc448227552"/>
      <w:r>
        <w:lastRenderedPageBreak/>
        <w:t>January 24 (25) / Tobi 29: Commemoration of the Annunciation, Nativity, and Resurrection on the 29</w:t>
      </w:r>
      <w:r w:rsidRPr="00C0205C">
        <w:rPr>
          <w:vertAlign w:val="superscript"/>
        </w:rPr>
        <w:t>th</w:t>
      </w:r>
      <w:r>
        <w:t xml:space="preserve"> of Every Month</w:t>
      </w:r>
      <w:bookmarkEnd w:id="1432"/>
    </w:p>
    <w:p w14:paraId="51467B40" w14:textId="6D07912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17F33393" w14:textId="77777777" w:rsidR="00C30529" w:rsidRDefault="00C30529" w:rsidP="00C30529">
      <w:pPr>
        <w:pStyle w:val="Heading3"/>
      </w:pPr>
      <w:bookmarkStart w:id="1433" w:name="_Toc448227553"/>
      <w:r>
        <w:t>January 27 (28) / Meshir 2: St. Paul the Anchorite</w:t>
      </w:r>
      <w:bookmarkEnd w:id="1431"/>
      <w:bookmarkEnd w:id="1433"/>
    </w:p>
    <w:p w14:paraId="680E4267" w14:textId="77777777" w:rsidR="00C30529" w:rsidRDefault="00C30529" w:rsidP="00C30529">
      <w:pPr>
        <w:pStyle w:val="Heading4"/>
      </w:pPr>
      <w:bookmarkStart w:id="1434" w:name="_Ref434490368"/>
      <w:r>
        <w:t>The Doxology</w:t>
      </w:r>
      <w:r w:rsidR="00B46E6E">
        <w:t xml:space="preserve"> for St. Paul the Anchorite</w:t>
      </w:r>
      <w:bookmarkEnd w:id="1434"/>
    </w:p>
    <w:p w14:paraId="06164582" w14:textId="5B82AD55"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5" w:name="_Toc448227554"/>
      <w:r>
        <w:t>January 29 (30) / Meshir 4: Martyrdom of St. Agabus the Disciple</w:t>
      </w:r>
      <w:bookmarkEnd w:id="1435"/>
    </w:p>
    <w:p w14:paraId="6DDD9040" w14:textId="35614AD5" w:rsidR="00191A26" w:rsidRDefault="00191A26" w:rsidP="00191A26">
      <w:pPr>
        <w:pStyle w:val="Rubric"/>
      </w:pPr>
      <w:bookmarkStart w:id="1436" w:name="_Toc410196209"/>
      <w:bookmarkStart w:id="1437" w:name="_Toc410196451"/>
      <w:bookmarkStart w:id="1438" w:name="_Toc410196953"/>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7F3DC96" w14:textId="77777777" w:rsidR="00E30E2D" w:rsidRDefault="00E30E2D" w:rsidP="00E30E2D">
      <w:pPr>
        <w:pStyle w:val="Heading3"/>
      </w:pPr>
      <w:bookmarkStart w:id="1439" w:name="_Toc448227555"/>
      <w:r>
        <w:t>January 21 (31) / Meshir 5: St. Apollo the Friend of St. Apip</w:t>
      </w:r>
      <w:bookmarkEnd w:id="1439"/>
    </w:p>
    <w:p w14:paraId="116251B8" w14:textId="4263893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35F1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35F1F">
        <w:rPr>
          <w:noProof/>
        </w:rPr>
        <w:t>628</w:t>
      </w:r>
      <w:r w:rsidR="002409EF">
        <w:fldChar w:fldCharType="end"/>
      </w:r>
      <w:r>
        <w:t>.</w:t>
      </w:r>
    </w:p>
    <w:p w14:paraId="03E5B08D" w14:textId="77777777" w:rsidR="00495F1A" w:rsidRDefault="00495F1A" w:rsidP="00495F1A">
      <w:pPr>
        <w:pStyle w:val="Heading2"/>
      </w:pPr>
      <w:bookmarkStart w:id="1440" w:name="February"/>
      <w:bookmarkStart w:id="1441" w:name="_Toc448227703"/>
      <w:bookmarkEnd w:id="1358"/>
      <w:r>
        <w:lastRenderedPageBreak/>
        <w:t>February</w:t>
      </w:r>
      <w:bookmarkEnd w:id="1436"/>
      <w:bookmarkEnd w:id="1437"/>
      <w:bookmarkEnd w:id="1438"/>
      <w:r w:rsidR="00C30529">
        <w:t xml:space="preserve"> or </w:t>
      </w:r>
      <w:r w:rsidR="00C30529">
        <w:rPr>
          <w:rFonts w:ascii="FreeSerifAvvaShenouda" w:hAnsi="FreeSerifAvvaShenouda" w:cs="FreeSerifAvvaShenouda"/>
        </w:rPr>
        <w:t>Ⲙϣⲓⲣ</w:t>
      </w:r>
      <w:bookmarkEnd w:id="1441"/>
    </w:p>
    <w:bookmarkStart w:id="1442" w:name="_Toc410196210" w:displacedByCustomXml="next"/>
    <w:bookmarkStart w:id="1443" w:name="_Toc410196452" w:displacedByCustomXml="next"/>
    <w:bookmarkStart w:id="1444" w:name="_Toc410196954" w:displacedByCustomXml="next"/>
    <w:sdt>
      <w:sdtPr>
        <w:id w:val="603392108"/>
        <w:docPartObj>
          <w:docPartGallery w:val="Table of Contents"/>
          <w:docPartUnique/>
        </w:docPartObj>
      </w:sdtPr>
      <w:sdtEndPr>
        <w:rPr>
          <w:b/>
          <w:bCs/>
          <w:noProof/>
        </w:rPr>
      </w:sdtEndPr>
      <w:sdtContent>
        <w:p w14:paraId="6D50D9BB" w14:textId="5DD5110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35F1F">
              <w:rPr>
                <w:noProof/>
                <w:webHidden/>
              </w:rPr>
              <w:t>771</w:t>
            </w:r>
            <w:r w:rsidR="00E35F1F">
              <w:rPr>
                <w:noProof/>
                <w:webHidden/>
              </w:rPr>
              <w:fldChar w:fldCharType="end"/>
            </w:r>
          </w:hyperlink>
        </w:p>
        <w:p w14:paraId="51BDD704" w14:textId="2685F006" w:rsidR="00E35F1F" w:rsidRDefault="00E35F1F">
          <w:pPr>
            <w:pStyle w:val="TOC3"/>
            <w:tabs>
              <w:tab w:val="right" w:leader="dot" w:pos="8846"/>
            </w:tabs>
            <w:rPr>
              <w:rFonts w:asciiTheme="minorHAnsi" w:eastAsiaTheme="minorEastAsia" w:hAnsiTheme="minorHAnsi"/>
              <w:noProof/>
              <w:sz w:val="22"/>
              <w:lang w:val="en-US"/>
            </w:rPr>
          </w:pPr>
          <w:hyperlink w:anchor="_Toc448227557" w:history="1">
            <w:r w:rsidRPr="005C3341">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_Toc448227557 \h </w:instrText>
            </w:r>
            <w:r>
              <w:rPr>
                <w:noProof/>
                <w:webHidden/>
              </w:rPr>
            </w:r>
            <w:r>
              <w:rPr>
                <w:noProof/>
                <w:webHidden/>
              </w:rPr>
              <w:fldChar w:fldCharType="separate"/>
            </w:r>
            <w:r>
              <w:rPr>
                <w:noProof/>
                <w:webHidden/>
              </w:rPr>
              <w:t>772</w:t>
            </w:r>
            <w:r>
              <w:rPr>
                <w:noProof/>
                <w:webHidden/>
              </w:rPr>
              <w:fldChar w:fldCharType="end"/>
            </w:r>
          </w:hyperlink>
        </w:p>
        <w:p w14:paraId="7AEE9209" w14:textId="0E713459" w:rsidR="00E35F1F" w:rsidRDefault="00E35F1F">
          <w:pPr>
            <w:pStyle w:val="TOC3"/>
            <w:tabs>
              <w:tab w:val="right" w:leader="dot" w:pos="8846"/>
            </w:tabs>
            <w:rPr>
              <w:rFonts w:asciiTheme="minorHAnsi" w:eastAsiaTheme="minorEastAsia" w:hAnsiTheme="minorHAnsi"/>
              <w:noProof/>
              <w:sz w:val="22"/>
              <w:lang w:val="en-US"/>
            </w:rPr>
          </w:pPr>
          <w:hyperlink w:anchor="_Toc448227558" w:history="1">
            <w:r w:rsidRPr="005C3341">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_Toc448227558 \h </w:instrText>
            </w:r>
            <w:r>
              <w:rPr>
                <w:noProof/>
                <w:webHidden/>
              </w:rPr>
            </w:r>
            <w:r>
              <w:rPr>
                <w:noProof/>
                <w:webHidden/>
              </w:rPr>
              <w:fldChar w:fldCharType="separate"/>
            </w:r>
            <w:r>
              <w:rPr>
                <w:noProof/>
                <w:webHidden/>
              </w:rPr>
              <w:t>772</w:t>
            </w:r>
            <w:r>
              <w:rPr>
                <w:noProof/>
                <w:webHidden/>
              </w:rPr>
              <w:fldChar w:fldCharType="end"/>
            </w:r>
          </w:hyperlink>
        </w:p>
        <w:p w14:paraId="2D655E74" w14:textId="1143478C" w:rsidR="00E35F1F" w:rsidRDefault="00E35F1F">
          <w:pPr>
            <w:pStyle w:val="TOC3"/>
            <w:tabs>
              <w:tab w:val="right" w:leader="dot" w:pos="8846"/>
            </w:tabs>
            <w:rPr>
              <w:rFonts w:asciiTheme="minorHAnsi" w:eastAsiaTheme="minorEastAsia" w:hAnsiTheme="minorHAnsi"/>
              <w:noProof/>
              <w:sz w:val="22"/>
              <w:lang w:val="en-US"/>
            </w:rPr>
          </w:pPr>
          <w:hyperlink w:anchor="_Toc448227559" w:history="1">
            <w:r w:rsidRPr="005C3341">
              <w:rPr>
                <w:rStyle w:val="Hyperlink"/>
                <w:noProof/>
              </w:rPr>
              <w:t>February 8 (9) / Meshir 14: The Departure of St. Severus</w:t>
            </w:r>
            <w:r>
              <w:rPr>
                <w:noProof/>
                <w:webHidden/>
              </w:rPr>
              <w:tab/>
            </w:r>
            <w:r>
              <w:rPr>
                <w:noProof/>
                <w:webHidden/>
              </w:rPr>
              <w:fldChar w:fldCharType="begin"/>
            </w:r>
            <w:r>
              <w:rPr>
                <w:noProof/>
                <w:webHidden/>
              </w:rPr>
              <w:instrText xml:space="preserve"> PAGEREF _Toc448227559 \h </w:instrText>
            </w:r>
            <w:r>
              <w:rPr>
                <w:noProof/>
                <w:webHidden/>
              </w:rPr>
            </w:r>
            <w:r>
              <w:rPr>
                <w:noProof/>
                <w:webHidden/>
              </w:rPr>
              <w:fldChar w:fldCharType="separate"/>
            </w:r>
            <w:r>
              <w:rPr>
                <w:noProof/>
                <w:webHidden/>
              </w:rPr>
              <w:t>772</w:t>
            </w:r>
            <w:r>
              <w:rPr>
                <w:noProof/>
                <w:webHidden/>
              </w:rPr>
              <w:fldChar w:fldCharType="end"/>
            </w:r>
          </w:hyperlink>
        </w:p>
        <w:p w14:paraId="24E5534C" w14:textId="6DC34131" w:rsidR="00E35F1F" w:rsidRDefault="00E35F1F">
          <w:pPr>
            <w:pStyle w:val="TOC3"/>
            <w:tabs>
              <w:tab w:val="right" w:leader="dot" w:pos="8846"/>
            </w:tabs>
            <w:rPr>
              <w:rFonts w:asciiTheme="minorHAnsi" w:eastAsiaTheme="minorEastAsia" w:hAnsiTheme="minorHAnsi"/>
              <w:noProof/>
              <w:sz w:val="22"/>
              <w:lang w:val="en-US"/>
            </w:rPr>
          </w:pPr>
          <w:hyperlink w:anchor="_Toc448227560" w:history="1">
            <w:r w:rsidRPr="005C3341">
              <w:rPr>
                <w:rStyle w:val="Hyperlink"/>
                <w:noProof/>
              </w:rPr>
              <w:t>February 10 (11) / Meshir 16: Isaac the Syrian</w:t>
            </w:r>
            <w:r>
              <w:rPr>
                <w:noProof/>
                <w:webHidden/>
              </w:rPr>
              <w:tab/>
            </w:r>
            <w:r>
              <w:rPr>
                <w:noProof/>
                <w:webHidden/>
              </w:rPr>
              <w:fldChar w:fldCharType="begin"/>
            </w:r>
            <w:r>
              <w:rPr>
                <w:noProof/>
                <w:webHidden/>
              </w:rPr>
              <w:instrText xml:space="preserve"> PAGEREF _Toc448227560 \h </w:instrText>
            </w:r>
            <w:r>
              <w:rPr>
                <w:noProof/>
                <w:webHidden/>
              </w:rPr>
            </w:r>
            <w:r>
              <w:rPr>
                <w:noProof/>
                <w:webHidden/>
              </w:rPr>
              <w:fldChar w:fldCharType="separate"/>
            </w:r>
            <w:r>
              <w:rPr>
                <w:noProof/>
                <w:webHidden/>
              </w:rPr>
              <w:t>772</w:t>
            </w:r>
            <w:r>
              <w:rPr>
                <w:noProof/>
                <w:webHidden/>
              </w:rPr>
              <w:fldChar w:fldCharType="end"/>
            </w:r>
          </w:hyperlink>
        </w:p>
        <w:p w14:paraId="0CB94535" w14:textId="6A0A6F14" w:rsidR="00E35F1F" w:rsidRDefault="00E35F1F">
          <w:pPr>
            <w:pStyle w:val="TOC3"/>
            <w:tabs>
              <w:tab w:val="right" w:leader="dot" w:pos="8846"/>
            </w:tabs>
            <w:rPr>
              <w:rFonts w:asciiTheme="minorHAnsi" w:eastAsiaTheme="minorEastAsia" w:hAnsiTheme="minorHAnsi"/>
              <w:noProof/>
              <w:sz w:val="22"/>
              <w:lang w:val="en-US"/>
            </w:rPr>
          </w:pPr>
          <w:hyperlink w:anchor="_Toc448227561" w:history="1">
            <w:r w:rsidRPr="005C3341">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_Toc448227561 \h </w:instrText>
            </w:r>
            <w:r>
              <w:rPr>
                <w:noProof/>
                <w:webHidden/>
              </w:rPr>
            </w:r>
            <w:r>
              <w:rPr>
                <w:noProof/>
                <w:webHidden/>
              </w:rPr>
              <w:fldChar w:fldCharType="separate"/>
            </w:r>
            <w:r>
              <w:rPr>
                <w:noProof/>
                <w:webHidden/>
              </w:rPr>
              <w:t>772</w:t>
            </w:r>
            <w:r>
              <w:rPr>
                <w:noProof/>
                <w:webHidden/>
              </w:rPr>
              <w:fldChar w:fldCharType="end"/>
            </w:r>
          </w:hyperlink>
        </w:p>
        <w:p w14:paraId="3AA0B761" w14:textId="6B26E109" w:rsidR="00E35F1F" w:rsidRDefault="00E35F1F">
          <w:pPr>
            <w:pStyle w:val="TOC3"/>
            <w:tabs>
              <w:tab w:val="right" w:leader="dot" w:pos="8846"/>
            </w:tabs>
            <w:rPr>
              <w:rFonts w:asciiTheme="minorHAnsi" w:eastAsiaTheme="minorEastAsia" w:hAnsiTheme="minorHAnsi"/>
              <w:noProof/>
              <w:sz w:val="22"/>
              <w:lang w:val="en-US"/>
            </w:rPr>
          </w:pPr>
          <w:hyperlink w:anchor="_Toc448227562" w:history="1">
            <w:r w:rsidRPr="005C3341">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_Toc448227562 \h </w:instrText>
            </w:r>
            <w:r>
              <w:rPr>
                <w:noProof/>
                <w:webHidden/>
              </w:rPr>
            </w:r>
            <w:r>
              <w:rPr>
                <w:noProof/>
                <w:webHidden/>
              </w:rPr>
              <w:fldChar w:fldCharType="separate"/>
            </w:r>
            <w:r>
              <w:rPr>
                <w:noProof/>
                <w:webHidden/>
              </w:rPr>
              <w:t>772</w:t>
            </w:r>
            <w:r>
              <w:rPr>
                <w:noProof/>
                <w:webHidden/>
              </w:rPr>
              <w:fldChar w:fldCharType="end"/>
            </w:r>
          </w:hyperlink>
        </w:p>
        <w:p w14:paraId="42A7D5C3" w14:textId="4FB577D0" w:rsidR="00E35F1F" w:rsidRDefault="00E35F1F">
          <w:pPr>
            <w:pStyle w:val="TOC3"/>
            <w:tabs>
              <w:tab w:val="right" w:leader="dot" w:pos="8846"/>
            </w:tabs>
            <w:rPr>
              <w:rFonts w:asciiTheme="minorHAnsi" w:eastAsiaTheme="minorEastAsia" w:hAnsiTheme="minorHAnsi"/>
              <w:noProof/>
              <w:sz w:val="22"/>
              <w:lang w:val="en-US"/>
            </w:rPr>
          </w:pPr>
          <w:hyperlink w:anchor="_Toc448227563" w:history="1">
            <w:r w:rsidRPr="005C3341">
              <w:rPr>
                <w:rStyle w:val="Hyperlink"/>
                <w:noProof/>
              </w:rPr>
              <w:t>February 23 (24) / Meshir 29: Commemoration of the Annunciation, Nativity, and Resurrection on the 29</w:t>
            </w:r>
            <w:r w:rsidRPr="005C3341">
              <w:rPr>
                <w:rStyle w:val="Hyperlink"/>
                <w:noProof/>
                <w:vertAlign w:val="superscript"/>
              </w:rPr>
              <w:t>th</w:t>
            </w:r>
            <w:r w:rsidRPr="005C3341">
              <w:rPr>
                <w:rStyle w:val="Hyperlink"/>
                <w:noProof/>
              </w:rPr>
              <w:t xml:space="preserve"> of Every Month</w:t>
            </w:r>
            <w:r>
              <w:rPr>
                <w:noProof/>
                <w:webHidden/>
              </w:rPr>
              <w:tab/>
            </w:r>
            <w:r>
              <w:rPr>
                <w:noProof/>
                <w:webHidden/>
              </w:rPr>
              <w:fldChar w:fldCharType="begin"/>
            </w:r>
            <w:r>
              <w:rPr>
                <w:noProof/>
                <w:webHidden/>
              </w:rPr>
              <w:instrText xml:space="preserve"> PAGEREF _Toc448227563 \h </w:instrText>
            </w:r>
            <w:r>
              <w:rPr>
                <w:noProof/>
                <w:webHidden/>
              </w:rPr>
            </w:r>
            <w:r>
              <w:rPr>
                <w:noProof/>
                <w:webHidden/>
              </w:rPr>
              <w:fldChar w:fldCharType="separate"/>
            </w:r>
            <w:r>
              <w:rPr>
                <w:noProof/>
                <w:webHidden/>
              </w:rPr>
              <w:t>772</w:t>
            </w:r>
            <w:r>
              <w:rPr>
                <w:noProof/>
                <w:webHidden/>
              </w:rPr>
              <w:fldChar w:fldCharType="end"/>
            </w:r>
          </w:hyperlink>
        </w:p>
        <w:p w14:paraId="3BC0654B" w14:textId="70110E3E" w:rsidR="00E35F1F" w:rsidRDefault="00E35F1F">
          <w:pPr>
            <w:pStyle w:val="TOC3"/>
            <w:tabs>
              <w:tab w:val="right" w:leader="dot" w:pos="8846"/>
            </w:tabs>
            <w:rPr>
              <w:rFonts w:asciiTheme="minorHAnsi" w:eastAsiaTheme="minorEastAsia" w:hAnsiTheme="minorHAnsi"/>
              <w:noProof/>
              <w:sz w:val="22"/>
              <w:lang w:val="en-US"/>
            </w:rPr>
          </w:pPr>
          <w:hyperlink w:anchor="_Toc448227564" w:history="1">
            <w:r w:rsidRPr="005C3341">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_Toc448227564 \h </w:instrText>
            </w:r>
            <w:r>
              <w:rPr>
                <w:noProof/>
                <w:webHidden/>
              </w:rPr>
            </w:r>
            <w:r>
              <w:rPr>
                <w:noProof/>
                <w:webHidden/>
              </w:rPr>
              <w:fldChar w:fldCharType="separate"/>
            </w:r>
            <w:r>
              <w:rPr>
                <w:noProof/>
                <w:webHidden/>
              </w:rPr>
              <w:t>773</w:t>
            </w:r>
            <w:r>
              <w:rPr>
                <w:noProof/>
                <w:webHidden/>
              </w:rPr>
              <w:fldChar w:fldCharType="end"/>
            </w:r>
          </w:hyperlink>
        </w:p>
        <w:p w14:paraId="5EFAC4B6" w14:textId="697ED671" w:rsidR="00E35F1F" w:rsidRDefault="00E35F1F">
          <w:pPr>
            <w:pStyle w:val="TOC3"/>
            <w:tabs>
              <w:tab w:val="right" w:leader="dot" w:pos="8846"/>
            </w:tabs>
            <w:rPr>
              <w:rFonts w:asciiTheme="minorHAnsi" w:eastAsiaTheme="minorEastAsia" w:hAnsiTheme="minorHAnsi"/>
              <w:noProof/>
              <w:sz w:val="22"/>
              <w:lang w:val="en-US"/>
            </w:rPr>
          </w:pPr>
          <w:hyperlink w:anchor="_Toc448227565" w:history="1">
            <w:r w:rsidRPr="005C3341">
              <w:rPr>
                <w:rStyle w:val="Hyperlink"/>
                <w:noProof/>
              </w:rPr>
              <w:t>February 24 (25) / Meshir 30: Also St. Cyril VI</w:t>
            </w:r>
            <w:r>
              <w:rPr>
                <w:noProof/>
                <w:webHidden/>
              </w:rPr>
              <w:tab/>
            </w:r>
            <w:r>
              <w:rPr>
                <w:noProof/>
                <w:webHidden/>
              </w:rPr>
              <w:fldChar w:fldCharType="begin"/>
            </w:r>
            <w:r>
              <w:rPr>
                <w:noProof/>
                <w:webHidden/>
              </w:rPr>
              <w:instrText xml:space="preserve"> PAGEREF _Toc448227565 \h </w:instrText>
            </w:r>
            <w:r>
              <w:rPr>
                <w:noProof/>
                <w:webHidden/>
              </w:rPr>
            </w:r>
            <w:r>
              <w:rPr>
                <w:noProof/>
                <w:webHidden/>
              </w:rPr>
              <w:fldChar w:fldCharType="separate"/>
            </w:r>
            <w:r>
              <w:rPr>
                <w:noProof/>
                <w:webHidden/>
              </w:rPr>
              <w:t>773</w:t>
            </w:r>
            <w:r>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5" w:name="_Toc448227556"/>
      <w:r>
        <w:lastRenderedPageBreak/>
        <w:t xml:space="preserve">February 2 (3): Meshir 8: </w:t>
      </w:r>
      <w:r w:rsidR="00495F1A">
        <w:t>The Entrance into the Temple</w:t>
      </w:r>
      <w:bookmarkEnd w:id="1444"/>
      <w:bookmarkEnd w:id="1443"/>
      <w:bookmarkEnd w:id="1442"/>
      <w:bookmarkEnd w:id="1445"/>
    </w:p>
    <w:p w14:paraId="6E92944D" w14:textId="77777777" w:rsidR="00C30529" w:rsidRDefault="00C30529" w:rsidP="00124ADD">
      <w:pPr>
        <w:pStyle w:val="Heading4"/>
      </w:pPr>
      <w:bookmarkStart w:id="1446" w:name="_Ref434477815"/>
      <w:r>
        <w:t>The Doxology</w:t>
      </w:r>
      <w:r w:rsidR="00E21EA3">
        <w:t xml:space="preserve"> for the Entrance into the Temple</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D3597D0"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35F1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35F1F">
        <w:rPr>
          <w:noProof/>
        </w:rPr>
        <w:t>711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35F1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35F1F">
        <w:rPr>
          <w:noProof/>
        </w:rPr>
        <w:t>715</w:t>
      </w:r>
      <w:r w:rsidR="002409EF">
        <w:fldChar w:fldCharType="end"/>
      </w:r>
      <w:r w:rsidR="002409EF">
        <w:t>.</w:t>
      </w:r>
    </w:p>
    <w:p w14:paraId="531960F8" w14:textId="77777777" w:rsidR="007F571C" w:rsidRDefault="007F571C" w:rsidP="007F571C">
      <w:pPr>
        <w:pStyle w:val="Heading3"/>
      </w:pPr>
      <w:bookmarkStart w:id="1447" w:name="_Toc448227557"/>
      <w:r>
        <w:t>February 4 (5) / Meshir 10: Martyrdom of St. James the Son of Alphaeus</w:t>
      </w:r>
      <w:bookmarkEnd w:id="1447"/>
    </w:p>
    <w:p w14:paraId="0FA9E3A3" w14:textId="044DA6B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38E9A04" w14:textId="77777777" w:rsidR="00DD5136" w:rsidRDefault="00DD5136" w:rsidP="00DD5136">
      <w:pPr>
        <w:pStyle w:val="Heading3"/>
      </w:pPr>
      <w:bookmarkStart w:id="1448" w:name="_Toc448227558"/>
      <w:r>
        <w:t>February 6 (7) / Meshir 12: Commemoration of Archangel Michael</w:t>
      </w:r>
      <w:bookmarkEnd w:id="1448"/>
    </w:p>
    <w:p w14:paraId="10B74EF7" w14:textId="765ACCA8"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5D2675" w14:textId="77777777" w:rsidR="000274A5" w:rsidRDefault="000274A5" w:rsidP="000274A5">
      <w:pPr>
        <w:pStyle w:val="Heading3"/>
      </w:pPr>
      <w:bookmarkStart w:id="1449" w:name="_Toc448227559"/>
      <w:r>
        <w:t>February 8 (9) / Meshir 14: The Departure of St. Severus</w:t>
      </w:r>
      <w:bookmarkEnd w:id="1449"/>
      <w:r>
        <w:t xml:space="preserve"> </w:t>
      </w:r>
    </w:p>
    <w:p w14:paraId="07993059" w14:textId="7B1F08D4"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35F1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35F1F">
        <w:rPr>
          <w:noProof/>
        </w:rPr>
        <w:t>621</w:t>
      </w:r>
      <w:r w:rsidR="002409EF">
        <w:fldChar w:fldCharType="end"/>
      </w:r>
      <w:r>
        <w:t>.</w:t>
      </w:r>
    </w:p>
    <w:p w14:paraId="1AE071A5" w14:textId="77777777" w:rsidR="00420011" w:rsidRDefault="00420011" w:rsidP="00420011">
      <w:pPr>
        <w:pStyle w:val="Heading3"/>
      </w:pPr>
      <w:bookmarkStart w:id="1450" w:name="_Toc448227560"/>
      <w:r>
        <w:t>February 10 (11) / Meshir 16: Isaac the Syrian</w:t>
      </w:r>
      <w:bookmarkEnd w:id="1450"/>
    </w:p>
    <w:p w14:paraId="2F7479F8" w14:textId="77777777" w:rsidR="005329C1" w:rsidRDefault="005242D1" w:rsidP="005329C1">
      <w:pPr>
        <w:pStyle w:val="Heading3"/>
      </w:pPr>
      <w:bookmarkStart w:id="1451" w:name="_Toc448227561"/>
      <w:r>
        <w:t>February</w:t>
      </w:r>
      <w:r w:rsidR="005329C1">
        <w:t xml:space="preserve"> 15 (16) / Meshir 21: Commemoration of the Theotokos</w:t>
      </w:r>
      <w:bookmarkEnd w:id="1451"/>
    </w:p>
    <w:p w14:paraId="2277ED52" w14:textId="7F60680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DD82E8A" w14:textId="77777777" w:rsidR="00160DE3" w:rsidRDefault="00160DE3" w:rsidP="00160DE3">
      <w:pPr>
        <w:pStyle w:val="Heading3"/>
      </w:pPr>
      <w:bookmarkStart w:id="1452" w:name="_Toc448227562"/>
      <w:r>
        <w:t>February 15 (16) / Meshir 21: Also Martyrdom of St. Onesimus, the Disciple of St. Paul</w:t>
      </w:r>
      <w:bookmarkEnd w:id="1452"/>
    </w:p>
    <w:p w14:paraId="197E567A" w14:textId="77777777" w:rsidR="00B52D77" w:rsidRDefault="00B52D77" w:rsidP="00B52D77">
      <w:pPr>
        <w:pStyle w:val="Heading3"/>
      </w:pPr>
      <w:bookmarkStart w:id="1453" w:name="_Toc448227563"/>
      <w:r>
        <w:t>February 23 (24) / Meshir 29: Commemoration of the Annunciation, Nativity, and Resurrection on the 29</w:t>
      </w:r>
      <w:r w:rsidRPr="00C0205C">
        <w:rPr>
          <w:vertAlign w:val="superscript"/>
        </w:rPr>
        <w:t>th</w:t>
      </w:r>
      <w:r>
        <w:t xml:space="preserve"> of Every Month</w:t>
      </w:r>
      <w:bookmarkEnd w:id="1453"/>
    </w:p>
    <w:p w14:paraId="1EC840FE" w14:textId="4D4AA35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720C5F" w14:textId="77777777" w:rsidR="005242D1" w:rsidRDefault="005242D1" w:rsidP="005242D1">
      <w:pPr>
        <w:pStyle w:val="Heading3"/>
      </w:pPr>
      <w:bookmarkStart w:id="1454" w:name="_Toc448227564"/>
      <w:r>
        <w:lastRenderedPageBreak/>
        <w:t>February 24 (25) / Meshir 30: Appearance of the Head of St. John the Baptist</w:t>
      </w:r>
      <w:bookmarkEnd w:id="1454"/>
    </w:p>
    <w:p w14:paraId="49513F8D" w14:textId="37F968CE" w:rsidR="00191A26" w:rsidRDefault="00191A26" w:rsidP="00191A26">
      <w:pPr>
        <w:pStyle w:val="Rubric"/>
      </w:pPr>
      <w:bookmarkStart w:id="1455" w:name="_Toc410196211"/>
      <w:bookmarkStart w:id="1456" w:name="_Toc410196453"/>
      <w:bookmarkStart w:id="1457" w:name="_Toc410196955"/>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4CFFD00D" w14:textId="77777777" w:rsidR="001779C0" w:rsidRDefault="001779C0" w:rsidP="001779C0">
      <w:pPr>
        <w:pStyle w:val="Heading3"/>
      </w:pPr>
      <w:bookmarkStart w:id="1458" w:name="_Toc448227565"/>
      <w:r>
        <w:t>February 24 (25) / Meshir 30: Also St. Cyril VI</w:t>
      </w:r>
      <w:bookmarkEnd w:id="1458"/>
    </w:p>
    <w:p w14:paraId="0CDD55AC" w14:textId="77777777" w:rsidR="001779C0" w:rsidRDefault="001779C0" w:rsidP="001779C0">
      <w:pPr>
        <w:pStyle w:val="Heading4"/>
      </w:pPr>
      <w:bookmarkStart w:id="1459" w:name="_Ref434492506"/>
      <w:r>
        <w:t>The Doxology</w:t>
      </w:r>
      <w:r w:rsidR="00B82753">
        <w:t xml:space="preserve"> for St. Cyril VI</w:t>
      </w:r>
      <w:r>
        <w:rPr>
          <w:rStyle w:val="FootnoteReference"/>
        </w:rPr>
        <w:footnoteReference w:id="879"/>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0" w:name="March"/>
      <w:bookmarkStart w:id="1461" w:name="_Toc448227704"/>
      <w:bookmarkEnd w:id="1440"/>
      <w:r>
        <w:lastRenderedPageBreak/>
        <w:t>March</w:t>
      </w:r>
      <w:bookmarkEnd w:id="1455"/>
      <w:bookmarkEnd w:id="1456"/>
      <w:bookmarkEnd w:id="1457"/>
      <w:r w:rsidR="00C30529">
        <w:t xml:space="preserve"> or </w:t>
      </w:r>
      <w:r w:rsidR="00C30529">
        <w:rPr>
          <w:rFonts w:ascii="FreeSerifAvvaShenouda" w:hAnsi="FreeSerifAvvaShenouda" w:cs="FreeSerifAvvaShenouda"/>
        </w:rPr>
        <w:t>Ⲡⲁⲣⲙϩⲟⲧⲡ</w:t>
      </w:r>
      <w:bookmarkEnd w:id="1461"/>
    </w:p>
    <w:bookmarkStart w:id="1462" w:name="_Toc410196212" w:displacedByCustomXml="next"/>
    <w:bookmarkStart w:id="1463" w:name="_Toc410196454" w:displacedByCustomXml="next"/>
    <w:bookmarkStart w:id="1464" w:name="_Toc410196956" w:displacedByCustomXml="next"/>
    <w:sdt>
      <w:sdtPr>
        <w:id w:val="-1351720020"/>
        <w:docPartObj>
          <w:docPartGallery w:val="Table of Contents"/>
          <w:docPartUnique/>
        </w:docPartObj>
      </w:sdtPr>
      <w:sdtEndPr>
        <w:rPr>
          <w:b/>
          <w:bCs/>
          <w:noProof/>
        </w:rPr>
      </w:sdtEndPr>
      <w:sdtContent>
        <w:p w14:paraId="7AE7EA5B" w14:textId="515780A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35F1F">
              <w:rPr>
                <w:noProof/>
                <w:webHidden/>
              </w:rPr>
              <w:t>776</w:t>
            </w:r>
            <w:r w:rsidR="00E35F1F">
              <w:rPr>
                <w:noProof/>
                <w:webHidden/>
              </w:rPr>
              <w:fldChar w:fldCharType="end"/>
            </w:r>
          </w:hyperlink>
        </w:p>
        <w:p w14:paraId="2E169AD9" w14:textId="11F77E1C" w:rsidR="00E35F1F" w:rsidRDefault="00E35F1F">
          <w:pPr>
            <w:pStyle w:val="TOC3"/>
            <w:tabs>
              <w:tab w:val="right" w:leader="dot" w:pos="8846"/>
            </w:tabs>
            <w:rPr>
              <w:rFonts w:asciiTheme="minorHAnsi" w:eastAsiaTheme="minorEastAsia" w:hAnsiTheme="minorHAnsi"/>
              <w:noProof/>
              <w:sz w:val="22"/>
              <w:lang w:val="en-US"/>
            </w:rPr>
          </w:pPr>
          <w:hyperlink w:anchor="_Toc448227567" w:history="1">
            <w:r w:rsidRPr="00CD7D57">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_Toc448227567 \h </w:instrText>
            </w:r>
            <w:r>
              <w:rPr>
                <w:noProof/>
                <w:webHidden/>
              </w:rPr>
            </w:r>
            <w:r>
              <w:rPr>
                <w:noProof/>
                <w:webHidden/>
              </w:rPr>
              <w:fldChar w:fldCharType="separate"/>
            </w:r>
            <w:r>
              <w:rPr>
                <w:noProof/>
                <w:webHidden/>
              </w:rPr>
              <w:t>777</w:t>
            </w:r>
            <w:r>
              <w:rPr>
                <w:noProof/>
                <w:webHidden/>
              </w:rPr>
              <w:fldChar w:fldCharType="end"/>
            </w:r>
          </w:hyperlink>
        </w:p>
        <w:p w14:paraId="343F3EFD" w14:textId="2AB2079D" w:rsidR="00E35F1F" w:rsidRDefault="00E35F1F">
          <w:pPr>
            <w:pStyle w:val="TOC3"/>
            <w:tabs>
              <w:tab w:val="right" w:leader="dot" w:pos="8846"/>
            </w:tabs>
            <w:rPr>
              <w:rFonts w:asciiTheme="minorHAnsi" w:eastAsiaTheme="minorEastAsia" w:hAnsiTheme="minorHAnsi"/>
              <w:noProof/>
              <w:sz w:val="22"/>
              <w:lang w:val="en-US"/>
            </w:rPr>
          </w:pPr>
          <w:hyperlink w:anchor="_Toc448227568" w:history="1">
            <w:r w:rsidRPr="00CD7D57">
              <w:rPr>
                <w:rStyle w:val="Hyperlink"/>
                <w:noProof/>
              </w:rPr>
              <w:t>March 6 / Phamenoth 10: The Finding of the Holy Cross</w:t>
            </w:r>
            <w:r>
              <w:rPr>
                <w:noProof/>
                <w:webHidden/>
              </w:rPr>
              <w:tab/>
            </w:r>
            <w:r>
              <w:rPr>
                <w:noProof/>
                <w:webHidden/>
              </w:rPr>
              <w:fldChar w:fldCharType="begin"/>
            </w:r>
            <w:r>
              <w:rPr>
                <w:noProof/>
                <w:webHidden/>
              </w:rPr>
              <w:instrText xml:space="preserve"> PAGEREF _Toc448227568 \h </w:instrText>
            </w:r>
            <w:r>
              <w:rPr>
                <w:noProof/>
                <w:webHidden/>
              </w:rPr>
            </w:r>
            <w:r>
              <w:rPr>
                <w:noProof/>
                <w:webHidden/>
              </w:rPr>
              <w:fldChar w:fldCharType="separate"/>
            </w:r>
            <w:r>
              <w:rPr>
                <w:noProof/>
                <w:webHidden/>
              </w:rPr>
              <w:t>777</w:t>
            </w:r>
            <w:r>
              <w:rPr>
                <w:noProof/>
                <w:webHidden/>
              </w:rPr>
              <w:fldChar w:fldCharType="end"/>
            </w:r>
          </w:hyperlink>
        </w:p>
        <w:p w14:paraId="796046AD" w14:textId="05A1501D" w:rsidR="00E35F1F" w:rsidRDefault="00E35F1F">
          <w:pPr>
            <w:pStyle w:val="TOC3"/>
            <w:tabs>
              <w:tab w:val="right" w:leader="dot" w:pos="8846"/>
            </w:tabs>
            <w:rPr>
              <w:rFonts w:asciiTheme="minorHAnsi" w:eastAsiaTheme="minorEastAsia" w:hAnsiTheme="minorHAnsi"/>
              <w:noProof/>
              <w:sz w:val="22"/>
              <w:lang w:val="en-US"/>
            </w:rPr>
          </w:pPr>
          <w:hyperlink w:anchor="_Toc448227569" w:history="1">
            <w:r w:rsidRPr="00CD7D57">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_Toc448227569 \h </w:instrText>
            </w:r>
            <w:r>
              <w:rPr>
                <w:noProof/>
                <w:webHidden/>
              </w:rPr>
            </w:r>
            <w:r>
              <w:rPr>
                <w:noProof/>
                <w:webHidden/>
              </w:rPr>
              <w:fldChar w:fldCharType="separate"/>
            </w:r>
            <w:r>
              <w:rPr>
                <w:noProof/>
                <w:webHidden/>
              </w:rPr>
              <w:t>777</w:t>
            </w:r>
            <w:r>
              <w:rPr>
                <w:noProof/>
                <w:webHidden/>
              </w:rPr>
              <w:fldChar w:fldCharType="end"/>
            </w:r>
          </w:hyperlink>
        </w:p>
        <w:p w14:paraId="7D8441B9" w14:textId="5455AA71" w:rsidR="00E35F1F" w:rsidRDefault="00E35F1F">
          <w:pPr>
            <w:pStyle w:val="TOC3"/>
            <w:tabs>
              <w:tab w:val="right" w:leader="dot" w:pos="8846"/>
            </w:tabs>
            <w:rPr>
              <w:rFonts w:asciiTheme="minorHAnsi" w:eastAsiaTheme="minorEastAsia" w:hAnsiTheme="minorHAnsi"/>
              <w:noProof/>
              <w:sz w:val="22"/>
              <w:lang w:val="en-US"/>
            </w:rPr>
          </w:pPr>
          <w:hyperlink w:anchor="_Toc448227570" w:history="1">
            <w:r w:rsidRPr="00CD7D57">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_Toc448227570 \h </w:instrText>
            </w:r>
            <w:r>
              <w:rPr>
                <w:noProof/>
                <w:webHidden/>
              </w:rPr>
            </w:r>
            <w:r>
              <w:rPr>
                <w:noProof/>
                <w:webHidden/>
              </w:rPr>
              <w:fldChar w:fldCharType="separate"/>
            </w:r>
            <w:r>
              <w:rPr>
                <w:noProof/>
                <w:webHidden/>
              </w:rPr>
              <w:t>777</w:t>
            </w:r>
            <w:r>
              <w:rPr>
                <w:noProof/>
                <w:webHidden/>
              </w:rPr>
              <w:fldChar w:fldCharType="end"/>
            </w:r>
          </w:hyperlink>
        </w:p>
        <w:p w14:paraId="55DA3F2E" w14:textId="45C6EE9A" w:rsidR="00E35F1F" w:rsidRDefault="00E35F1F">
          <w:pPr>
            <w:pStyle w:val="TOC3"/>
            <w:tabs>
              <w:tab w:val="right" w:leader="dot" w:pos="8846"/>
            </w:tabs>
            <w:rPr>
              <w:rFonts w:asciiTheme="minorHAnsi" w:eastAsiaTheme="minorEastAsia" w:hAnsiTheme="minorHAnsi"/>
              <w:noProof/>
              <w:sz w:val="22"/>
              <w:lang w:val="en-US"/>
            </w:rPr>
          </w:pPr>
          <w:hyperlink w:anchor="_Toc448227571" w:history="1">
            <w:r w:rsidRPr="00CD7D57">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_Toc448227571 \h </w:instrText>
            </w:r>
            <w:r>
              <w:rPr>
                <w:noProof/>
                <w:webHidden/>
              </w:rPr>
            </w:r>
            <w:r>
              <w:rPr>
                <w:noProof/>
                <w:webHidden/>
              </w:rPr>
              <w:fldChar w:fldCharType="separate"/>
            </w:r>
            <w:r>
              <w:rPr>
                <w:noProof/>
                <w:webHidden/>
              </w:rPr>
              <w:t>777</w:t>
            </w:r>
            <w:r>
              <w:rPr>
                <w:noProof/>
                <w:webHidden/>
              </w:rPr>
              <w:fldChar w:fldCharType="end"/>
            </w:r>
          </w:hyperlink>
        </w:p>
        <w:p w14:paraId="30B6B3FC" w14:textId="181FA97B" w:rsidR="00E35F1F" w:rsidRDefault="00E35F1F">
          <w:pPr>
            <w:pStyle w:val="TOC3"/>
            <w:tabs>
              <w:tab w:val="right" w:leader="dot" w:pos="8846"/>
            </w:tabs>
            <w:rPr>
              <w:rFonts w:asciiTheme="minorHAnsi" w:eastAsiaTheme="minorEastAsia" w:hAnsiTheme="minorHAnsi"/>
              <w:noProof/>
              <w:sz w:val="22"/>
              <w:lang w:val="en-US"/>
            </w:rPr>
          </w:pPr>
          <w:hyperlink w:anchor="_Toc448227572" w:history="1">
            <w:r w:rsidRPr="00CD7D57">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_Toc448227572 \h </w:instrText>
            </w:r>
            <w:r>
              <w:rPr>
                <w:noProof/>
                <w:webHidden/>
              </w:rPr>
            </w:r>
            <w:r>
              <w:rPr>
                <w:noProof/>
                <w:webHidden/>
              </w:rPr>
              <w:fldChar w:fldCharType="separate"/>
            </w:r>
            <w:r>
              <w:rPr>
                <w:noProof/>
                <w:webHidden/>
              </w:rPr>
              <w:t>778</w:t>
            </w:r>
            <w:r>
              <w:rPr>
                <w:noProof/>
                <w:webHidden/>
              </w:rPr>
              <w:fldChar w:fldCharType="end"/>
            </w:r>
          </w:hyperlink>
        </w:p>
        <w:p w14:paraId="6C239014" w14:textId="371B4CAD" w:rsidR="00E35F1F" w:rsidRDefault="00E35F1F">
          <w:pPr>
            <w:pStyle w:val="TOC3"/>
            <w:tabs>
              <w:tab w:val="right" w:leader="dot" w:pos="8846"/>
            </w:tabs>
            <w:rPr>
              <w:rFonts w:asciiTheme="minorHAnsi" w:eastAsiaTheme="minorEastAsia" w:hAnsiTheme="minorHAnsi"/>
              <w:noProof/>
              <w:sz w:val="22"/>
              <w:lang w:val="en-US"/>
            </w:rPr>
          </w:pPr>
          <w:hyperlink w:anchor="_Toc448227573" w:history="1">
            <w:r w:rsidRPr="00CD7D57">
              <w:rPr>
                <w:rStyle w:val="Hyperlink"/>
                <w:noProof/>
              </w:rPr>
              <w:t>March 23 / Phamenoth 27: St. Macarius the Great</w:t>
            </w:r>
            <w:r>
              <w:rPr>
                <w:noProof/>
                <w:webHidden/>
              </w:rPr>
              <w:tab/>
            </w:r>
            <w:r>
              <w:rPr>
                <w:noProof/>
                <w:webHidden/>
              </w:rPr>
              <w:fldChar w:fldCharType="begin"/>
            </w:r>
            <w:r>
              <w:rPr>
                <w:noProof/>
                <w:webHidden/>
              </w:rPr>
              <w:instrText xml:space="preserve"> PAGEREF _Toc448227573 \h </w:instrText>
            </w:r>
            <w:r>
              <w:rPr>
                <w:noProof/>
                <w:webHidden/>
              </w:rPr>
            </w:r>
            <w:r>
              <w:rPr>
                <w:noProof/>
                <w:webHidden/>
              </w:rPr>
              <w:fldChar w:fldCharType="separate"/>
            </w:r>
            <w:r>
              <w:rPr>
                <w:noProof/>
                <w:webHidden/>
              </w:rPr>
              <w:t>778</w:t>
            </w:r>
            <w:r>
              <w:rPr>
                <w:noProof/>
                <w:webHidden/>
              </w:rPr>
              <w:fldChar w:fldCharType="end"/>
            </w:r>
          </w:hyperlink>
        </w:p>
        <w:p w14:paraId="2B5B3EB0" w14:textId="0BF8B7E0" w:rsidR="00E35F1F" w:rsidRDefault="00E35F1F">
          <w:pPr>
            <w:pStyle w:val="TOC3"/>
            <w:tabs>
              <w:tab w:val="right" w:leader="dot" w:pos="8846"/>
            </w:tabs>
            <w:rPr>
              <w:rFonts w:asciiTheme="minorHAnsi" w:eastAsiaTheme="minorEastAsia" w:hAnsiTheme="minorHAnsi"/>
              <w:noProof/>
              <w:sz w:val="22"/>
              <w:lang w:val="en-US"/>
            </w:rPr>
          </w:pPr>
          <w:hyperlink w:anchor="_Toc448227574" w:history="1">
            <w:r w:rsidRPr="00CD7D57">
              <w:rPr>
                <w:rStyle w:val="Hyperlink"/>
                <w:noProof/>
              </w:rPr>
              <w:t>March 25 / Phamenoth 29: Annunciation</w:t>
            </w:r>
            <w:r>
              <w:rPr>
                <w:noProof/>
                <w:webHidden/>
              </w:rPr>
              <w:tab/>
            </w:r>
            <w:r>
              <w:rPr>
                <w:noProof/>
                <w:webHidden/>
              </w:rPr>
              <w:fldChar w:fldCharType="begin"/>
            </w:r>
            <w:r>
              <w:rPr>
                <w:noProof/>
                <w:webHidden/>
              </w:rPr>
              <w:instrText xml:space="preserve"> PAGEREF _Toc448227574 \h </w:instrText>
            </w:r>
            <w:r>
              <w:rPr>
                <w:noProof/>
                <w:webHidden/>
              </w:rPr>
            </w:r>
            <w:r>
              <w:rPr>
                <w:noProof/>
                <w:webHidden/>
              </w:rPr>
              <w:fldChar w:fldCharType="separate"/>
            </w:r>
            <w:r>
              <w:rPr>
                <w:noProof/>
                <w:webHidden/>
              </w:rPr>
              <w:t>782</w:t>
            </w:r>
            <w:r>
              <w:rPr>
                <w:noProof/>
                <w:webHidden/>
              </w:rPr>
              <w:fldChar w:fldCharType="end"/>
            </w:r>
          </w:hyperlink>
        </w:p>
        <w:p w14:paraId="66809D4F" w14:textId="5E1D06A5" w:rsidR="00E35F1F" w:rsidRDefault="00E35F1F">
          <w:pPr>
            <w:pStyle w:val="TOC3"/>
            <w:tabs>
              <w:tab w:val="right" w:leader="dot" w:pos="8846"/>
            </w:tabs>
            <w:rPr>
              <w:rFonts w:asciiTheme="minorHAnsi" w:eastAsiaTheme="minorEastAsia" w:hAnsiTheme="minorHAnsi"/>
              <w:noProof/>
              <w:sz w:val="22"/>
              <w:lang w:val="en-US"/>
            </w:rPr>
          </w:pPr>
          <w:hyperlink w:anchor="_Toc448227575" w:history="1">
            <w:r w:rsidRPr="00CD7D57">
              <w:rPr>
                <w:rStyle w:val="Hyperlink"/>
                <w:noProof/>
              </w:rPr>
              <w:t>March 26 / Phamenoth 30: Archangel Gabriel</w:t>
            </w:r>
            <w:r>
              <w:rPr>
                <w:noProof/>
                <w:webHidden/>
              </w:rPr>
              <w:tab/>
            </w:r>
            <w:r>
              <w:rPr>
                <w:noProof/>
                <w:webHidden/>
              </w:rPr>
              <w:fldChar w:fldCharType="begin"/>
            </w:r>
            <w:r>
              <w:rPr>
                <w:noProof/>
                <w:webHidden/>
              </w:rPr>
              <w:instrText xml:space="preserve"> PAGEREF _Toc448227575 \h </w:instrText>
            </w:r>
            <w:r>
              <w:rPr>
                <w:noProof/>
                <w:webHidden/>
              </w:rPr>
            </w:r>
            <w:r>
              <w:rPr>
                <w:noProof/>
                <w:webHidden/>
              </w:rPr>
              <w:fldChar w:fldCharType="separate"/>
            </w:r>
            <w:r>
              <w:rPr>
                <w:noProof/>
                <w:webHidden/>
              </w:rPr>
              <w:t>791</w:t>
            </w:r>
            <w:r>
              <w:rPr>
                <w:noProof/>
                <w:webHidden/>
              </w:rPr>
              <w:fldChar w:fldCharType="end"/>
            </w:r>
          </w:hyperlink>
        </w:p>
        <w:p w14:paraId="6F1FC274" w14:textId="761DD316" w:rsidR="00E35F1F" w:rsidRDefault="00E35F1F">
          <w:pPr>
            <w:pStyle w:val="TOC3"/>
            <w:tabs>
              <w:tab w:val="right" w:leader="dot" w:pos="8846"/>
            </w:tabs>
            <w:rPr>
              <w:rFonts w:asciiTheme="minorHAnsi" w:eastAsiaTheme="minorEastAsia" w:hAnsiTheme="minorHAnsi"/>
              <w:noProof/>
              <w:sz w:val="22"/>
              <w:lang w:val="en-US"/>
            </w:rPr>
          </w:pPr>
          <w:hyperlink w:anchor="_Toc448227576" w:history="1">
            <w:r w:rsidRPr="00CD7D57">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_Toc448227576 \h </w:instrText>
            </w:r>
            <w:r>
              <w:rPr>
                <w:noProof/>
                <w:webHidden/>
              </w:rPr>
            </w:r>
            <w:r>
              <w:rPr>
                <w:noProof/>
                <w:webHidden/>
              </w:rPr>
              <w:fldChar w:fldCharType="separate"/>
            </w:r>
            <w:r>
              <w:rPr>
                <w:noProof/>
                <w:webHidden/>
              </w:rPr>
              <w:t>791</w:t>
            </w:r>
            <w:r>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5" w:name="_Toc448227566"/>
      <w:r>
        <w:lastRenderedPageBreak/>
        <w:t>March 2: Departure of St. Chad of Mercia</w:t>
      </w:r>
      <w:r w:rsidR="00377E51">
        <w:rPr>
          <w:rStyle w:val="FootnoteReference"/>
        </w:rPr>
        <w:footnoteReference w:id="880"/>
      </w:r>
      <w:bookmarkEnd w:id="1465"/>
    </w:p>
    <w:p w14:paraId="668738F1" w14:textId="77777777" w:rsidR="006A140A" w:rsidRDefault="006A140A" w:rsidP="006A140A">
      <w:pPr>
        <w:pStyle w:val="Heading4"/>
      </w:pPr>
      <w:bookmarkStart w:id="1466" w:name="_Ref434492702"/>
      <w:r>
        <w:t>The Doxology</w:t>
      </w:r>
      <w:r w:rsidR="00B82753">
        <w:t xml:space="preserve"> for St. Chad of Mercia</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7" w:name="_Toc448227567"/>
      <w:r>
        <w:t>March 4 / Phamenoth 8: Martyrdom of St. Matthias the Apostle</w:t>
      </w:r>
      <w:bookmarkEnd w:id="1467"/>
    </w:p>
    <w:p w14:paraId="5CD8BDEB" w14:textId="58523FD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1FACE98" w14:textId="77777777" w:rsidR="00495F1A" w:rsidRDefault="00C30529" w:rsidP="00495F1A">
      <w:pPr>
        <w:pStyle w:val="Heading3"/>
      </w:pPr>
      <w:bookmarkStart w:id="1468" w:name="_Toc448227568"/>
      <w:r>
        <w:t xml:space="preserve">March 6 / Phamenoth 10: </w:t>
      </w:r>
      <w:r w:rsidR="00495F1A">
        <w:t>The Finding of the Holy Cross</w:t>
      </w:r>
      <w:bookmarkEnd w:id="1464"/>
      <w:bookmarkEnd w:id="1463"/>
      <w:bookmarkEnd w:id="1462"/>
      <w:bookmarkEnd w:id="1468"/>
    </w:p>
    <w:p w14:paraId="0DD4581E" w14:textId="7A84DC79"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35F1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35F1F">
        <w:rPr>
          <w:noProof/>
        </w:rPr>
        <w:t>598</w:t>
      </w:r>
      <w:r w:rsidR="002409EF">
        <w:fldChar w:fldCharType="end"/>
      </w:r>
      <w:r>
        <w:t>.</w:t>
      </w:r>
    </w:p>
    <w:p w14:paraId="26452189" w14:textId="77777777" w:rsidR="00DD5136" w:rsidRDefault="00DD5136" w:rsidP="00DD5136">
      <w:pPr>
        <w:pStyle w:val="Heading3"/>
      </w:pPr>
      <w:bookmarkStart w:id="1469" w:name="_Toc448227569"/>
      <w:r>
        <w:t>March 8 / Phamenoth</w:t>
      </w:r>
      <w:r w:rsidR="005329C1">
        <w:t xml:space="preserve"> 12</w:t>
      </w:r>
      <w:r>
        <w:t>: Commemoration of Archangel Michael</w:t>
      </w:r>
      <w:bookmarkEnd w:id="1469"/>
    </w:p>
    <w:p w14:paraId="45245CCF" w14:textId="31CF41AE" w:rsidR="00DD5136" w:rsidRDefault="00191A26" w:rsidP="00C30529">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F095B73" w14:textId="77777777" w:rsidR="00494FE4" w:rsidRDefault="00494FE4" w:rsidP="00494FE4">
      <w:pPr>
        <w:pStyle w:val="Heading3"/>
      </w:pPr>
      <w:bookmarkStart w:id="1470" w:name="_Toc448227570"/>
      <w:r>
        <w:t>March 9 / Phamenoth 13: Return of St. Macarius the Great and St. Macarius of Alexandria from Exile</w:t>
      </w:r>
      <w:bookmarkEnd w:id="1470"/>
    </w:p>
    <w:p w14:paraId="450613FB" w14:textId="7B9D9F05"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35F1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35F1F">
        <w:rPr>
          <w:noProof/>
        </w:rPr>
        <w:t>778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35F1F">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35F1F">
        <w:rPr>
          <w:noProof/>
        </w:rPr>
        <w:t>798</w:t>
      </w:r>
      <w:r w:rsidR="002409EF">
        <w:fldChar w:fldCharType="end"/>
      </w:r>
      <w:r>
        <w:t>.</w:t>
      </w:r>
    </w:p>
    <w:p w14:paraId="15396FC9" w14:textId="77777777" w:rsidR="007F571C" w:rsidRDefault="007F571C" w:rsidP="007F571C">
      <w:pPr>
        <w:pStyle w:val="Heading3"/>
      </w:pPr>
      <w:bookmarkStart w:id="1471" w:name="_Toc448227571"/>
      <w:r>
        <w:t>March 15 / Phamenoth 19: Martyrdom of St. Aristobulus the Apostle</w:t>
      </w:r>
      <w:bookmarkEnd w:id="1471"/>
    </w:p>
    <w:p w14:paraId="57821F33" w14:textId="7EB47FA9" w:rsidR="00191A26" w:rsidRDefault="00191A26" w:rsidP="00191A26">
      <w:pPr>
        <w:pStyle w:val="Rubric"/>
      </w:pPr>
      <w:bookmarkStart w:id="1472" w:name="_Toc410196213"/>
      <w:bookmarkStart w:id="1473" w:name="_Toc410196455"/>
      <w:bookmarkStart w:id="1474" w:name="_Toc410196957"/>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5F3D5AC" w14:textId="77777777" w:rsidR="005329C1" w:rsidRDefault="005329C1" w:rsidP="005329C1">
      <w:pPr>
        <w:pStyle w:val="Heading3"/>
      </w:pPr>
      <w:bookmarkStart w:id="1475" w:name="_Toc448227572"/>
      <w:r>
        <w:lastRenderedPageBreak/>
        <w:t>March 17 / Phamenoth 21: Commemoration of the Theotokos</w:t>
      </w:r>
      <w:bookmarkEnd w:id="1475"/>
    </w:p>
    <w:p w14:paraId="665901C5" w14:textId="00A6DE6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FA5DE0B" w14:textId="77777777" w:rsidR="00C30529" w:rsidRDefault="00C30529" w:rsidP="00C30529">
      <w:pPr>
        <w:pStyle w:val="Heading3"/>
      </w:pPr>
      <w:bookmarkStart w:id="1476" w:name="_Ref434563557"/>
      <w:bookmarkStart w:id="1477" w:name="_Toc448227573"/>
      <w:r>
        <w:t>March 23 / Phamenoth 27: St. Macarius the Great</w:t>
      </w:r>
      <w:bookmarkEnd w:id="1476"/>
      <w:bookmarkEnd w:id="1477"/>
    </w:p>
    <w:p w14:paraId="19445963" w14:textId="77777777" w:rsidR="003E7329" w:rsidRDefault="003E7329" w:rsidP="003E7329">
      <w:pPr>
        <w:pStyle w:val="Heading4"/>
      </w:pPr>
      <w:bookmarkStart w:id="1478" w:name="_Ref434490507"/>
      <w:r>
        <w:t>The Doxology of St. Macarius the Great</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5" w:name="_Ref434490525"/>
      <w:r>
        <w:t>Another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6" w:name="_Ref434490542"/>
      <w:r>
        <w:t>Another</w:t>
      </w:r>
      <w:r w:rsidR="00C30529">
        <w:t xml:space="preserve"> Doxology</w:t>
      </w:r>
      <w:r>
        <w:t xml:space="preserve"> of St. Macarius the Great</w:t>
      </w:r>
      <w:r>
        <w:rPr>
          <w:rStyle w:val="FootnoteReference"/>
        </w:rPr>
        <w:footnoteReference w:id="883"/>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7" w:name="_Toc448227574"/>
      <w:r>
        <w:lastRenderedPageBreak/>
        <w:t xml:space="preserve">March 25 / Phamenoth 29: </w:t>
      </w:r>
      <w:r w:rsidR="00495F1A">
        <w:t>Annunciation</w:t>
      </w:r>
      <w:bookmarkEnd w:id="1472"/>
      <w:bookmarkEnd w:id="1473"/>
      <w:bookmarkEnd w:id="1474"/>
      <w:bookmarkEnd w:id="1487"/>
    </w:p>
    <w:p w14:paraId="6F91E2E0" w14:textId="77777777" w:rsidR="00C30529" w:rsidRDefault="00C30529" w:rsidP="00C30529">
      <w:pPr>
        <w:pStyle w:val="Heading4"/>
      </w:pPr>
      <w:bookmarkStart w:id="1488" w:name="_Ref434477856"/>
      <w:r>
        <w:t>The Doxology</w:t>
      </w:r>
      <w:r w:rsidR="00E21EA3">
        <w:t xml:space="preserve"> for the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9" w:name="_Ref434475566"/>
      <w:bookmarkStart w:id="1490" w:name="_Toc410196214"/>
      <w:bookmarkStart w:id="1491" w:name="_Toc410196456"/>
      <w:bookmarkStart w:id="1492" w:name="_Toc410196958"/>
      <w:r>
        <w:t>The Psali Adam</w:t>
      </w:r>
      <w:r w:rsidR="006C1B94">
        <w:t xml:space="preserve"> for Annunciation</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3"/>
            <w:r>
              <w:t>Head</w:t>
            </w:r>
            <w:commentRangeEnd w:id="1493"/>
            <w:r>
              <w:rPr>
                <w:rStyle w:val="CommentReference"/>
              </w:rPr>
              <w:commentReference w:id="149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4" w:name="_Ref434475591"/>
      <w:r>
        <w:t>The Psali Batos</w:t>
      </w:r>
      <w:r w:rsidR="006C1B94">
        <w:t xml:space="preserve"> for Annunciation</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5"/>
            <w:r>
              <w:t>ruler</w:t>
            </w:r>
            <w:commentRangeEnd w:id="1495"/>
            <w:r>
              <w:rPr>
                <w:rStyle w:val="CommentReference"/>
              </w:rPr>
              <w:commentReference w:id="149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6"/>
            <w:r>
              <w:t xml:space="preserve">peoples </w:t>
            </w:r>
            <w:commentRangeEnd w:id="1496"/>
            <w:r>
              <w:rPr>
                <w:rStyle w:val="CommentReference"/>
              </w:rPr>
              <w:commentReference w:id="149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7"/>
            <w:r>
              <w:t>burned</w:t>
            </w:r>
            <w:commentRangeEnd w:id="1497"/>
            <w:r>
              <w:rPr>
                <w:rStyle w:val="CommentReference"/>
              </w:rPr>
              <w:commentReference w:id="149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8"/>
            <w:r>
              <w:t>Servant</w:t>
            </w:r>
            <w:commentRangeEnd w:id="1498"/>
            <w:r>
              <w:rPr>
                <w:rStyle w:val="CommentReference"/>
              </w:rPr>
              <w:commentReference w:id="149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9"/>
            <w:r>
              <w:t xml:space="preserve">Ⲫⲱⲕ </w:t>
            </w:r>
            <w:commentRangeEnd w:id="1499"/>
            <w:r>
              <w:rPr>
                <w:rStyle w:val="CommentReference"/>
                <w:rFonts w:ascii="Times New Roman" w:hAnsi="Times New Roman"/>
              </w:rPr>
              <w:commentReference w:id="149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0" w:name="_Ref434562998"/>
      <w:bookmarkStart w:id="1501" w:name="_Toc448227575"/>
      <w:r>
        <w:t xml:space="preserve">March 26 / Phamenoth 30: </w:t>
      </w:r>
      <w:r w:rsidR="00D31016">
        <w:t>Arch</w:t>
      </w:r>
      <w:r>
        <w:t>angel Gabriel</w:t>
      </w:r>
      <w:bookmarkEnd w:id="1500"/>
      <w:bookmarkEnd w:id="1501"/>
    </w:p>
    <w:p w14:paraId="79F33061" w14:textId="7B7CF0A0"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35F1F">
        <w:rPr>
          <w:noProof/>
        </w:rPr>
        <w:t>661</w:t>
      </w:r>
      <w:r w:rsidR="002409EF">
        <w:fldChar w:fldCharType="end"/>
      </w:r>
      <w:r>
        <w:t xml:space="preserve">, </w:t>
      </w:r>
      <w:r w:rsidR="002409EF">
        <w:fldChar w:fldCharType="begin"/>
      </w:r>
      <w:r w:rsidR="002409EF">
        <w:instrText xml:space="preserve"> REF _Ref434487984 \h </w:instrText>
      </w:r>
      <w:r w:rsidR="002409EF">
        <w:fldChar w:fldCharType="separate"/>
      </w:r>
      <w:r w:rsidR="00E35F1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35F1F">
        <w:rPr>
          <w:noProof/>
        </w:rPr>
        <w:t>634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35F1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35F1F">
        <w:rPr>
          <w:noProof/>
        </w:rPr>
        <w:t>829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2" w:name="_Toc448227576"/>
      <w:r>
        <w:t xml:space="preserve">March 28 / Pharamuthi 2: Martyrdom of St. James </w:t>
      </w:r>
      <w:r w:rsidR="008762FF">
        <w:t xml:space="preserve">the son of </w:t>
      </w:r>
      <w:r w:rsidR="002E495E">
        <w:t>Zebedee</w:t>
      </w:r>
      <w:r>
        <w:t>, the Apostles</w:t>
      </w:r>
      <w:bookmarkEnd w:id="1502"/>
    </w:p>
    <w:p w14:paraId="2200D664" w14:textId="640DA65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3" w:name="April"/>
      <w:bookmarkStart w:id="1504" w:name="_Toc448227705"/>
      <w:bookmarkEnd w:id="1460"/>
      <w:r>
        <w:lastRenderedPageBreak/>
        <w:t>April</w:t>
      </w:r>
      <w:bookmarkEnd w:id="1490"/>
      <w:bookmarkEnd w:id="1491"/>
      <w:bookmarkEnd w:id="149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4"/>
    </w:p>
    <w:sdt>
      <w:sdtPr>
        <w:id w:val="637921212"/>
        <w:docPartObj>
          <w:docPartGallery w:val="Table of Contents"/>
          <w:docPartUnique/>
        </w:docPartObj>
      </w:sdtPr>
      <w:sdtEndPr>
        <w:rPr>
          <w:b/>
          <w:bCs/>
          <w:noProof/>
        </w:rPr>
      </w:sdtEndPr>
      <w:sdtContent>
        <w:p w14:paraId="26EC470B" w14:textId="5EB9993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35F1F">
              <w:rPr>
                <w:noProof/>
                <w:webHidden/>
              </w:rPr>
              <w:t>793</w:t>
            </w:r>
            <w:r w:rsidR="00E35F1F">
              <w:rPr>
                <w:noProof/>
                <w:webHidden/>
              </w:rPr>
              <w:fldChar w:fldCharType="end"/>
            </w:r>
          </w:hyperlink>
        </w:p>
        <w:p w14:paraId="516E2DC3" w14:textId="698C37A0" w:rsidR="00E35F1F" w:rsidRDefault="00E35F1F">
          <w:pPr>
            <w:pStyle w:val="TOC3"/>
            <w:tabs>
              <w:tab w:val="right" w:leader="dot" w:pos="8846"/>
            </w:tabs>
            <w:rPr>
              <w:rFonts w:asciiTheme="minorHAnsi" w:eastAsiaTheme="minorEastAsia" w:hAnsiTheme="minorHAnsi"/>
              <w:noProof/>
              <w:sz w:val="22"/>
              <w:lang w:val="en-US"/>
            </w:rPr>
          </w:pPr>
          <w:hyperlink w:anchor="_Toc448227578" w:history="1">
            <w:r w:rsidRPr="00F93E3F">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_Toc448227578 \h </w:instrText>
            </w:r>
            <w:r>
              <w:rPr>
                <w:noProof/>
                <w:webHidden/>
              </w:rPr>
            </w:r>
            <w:r>
              <w:rPr>
                <w:noProof/>
                <w:webHidden/>
              </w:rPr>
              <w:fldChar w:fldCharType="separate"/>
            </w:r>
            <w:r>
              <w:rPr>
                <w:noProof/>
                <w:webHidden/>
              </w:rPr>
              <w:t>794</w:t>
            </w:r>
            <w:r>
              <w:rPr>
                <w:noProof/>
                <w:webHidden/>
              </w:rPr>
              <w:fldChar w:fldCharType="end"/>
            </w:r>
          </w:hyperlink>
        </w:p>
        <w:p w14:paraId="0ADE7799" w14:textId="158AAFD3" w:rsidR="00E35F1F" w:rsidRDefault="00E35F1F">
          <w:pPr>
            <w:pStyle w:val="TOC3"/>
            <w:tabs>
              <w:tab w:val="right" w:leader="dot" w:pos="8846"/>
            </w:tabs>
            <w:rPr>
              <w:rFonts w:asciiTheme="minorHAnsi" w:eastAsiaTheme="minorEastAsia" w:hAnsiTheme="minorHAnsi"/>
              <w:noProof/>
              <w:sz w:val="22"/>
              <w:lang w:val="en-US"/>
            </w:rPr>
          </w:pPr>
          <w:hyperlink w:anchor="_Toc448227579" w:history="1">
            <w:r w:rsidRPr="00F93E3F">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_Toc448227579 \h </w:instrText>
            </w:r>
            <w:r>
              <w:rPr>
                <w:noProof/>
                <w:webHidden/>
              </w:rPr>
            </w:r>
            <w:r>
              <w:rPr>
                <w:noProof/>
                <w:webHidden/>
              </w:rPr>
              <w:fldChar w:fldCharType="separate"/>
            </w:r>
            <w:r>
              <w:rPr>
                <w:noProof/>
                <w:webHidden/>
              </w:rPr>
              <w:t>794</w:t>
            </w:r>
            <w:r>
              <w:rPr>
                <w:noProof/>
                <w:webHidden/>
              </w:rPr>
              <w:fldChar w:fldCharType="end"/>
            </w:r>
          </w:hyperlink>
        </w:p>
        <w:p w14:paraId="139ECF53" w14:textId="3F17551E" w:rsidR="00E35F1F" w:rsidRDefault="00E35F1F">
          <w:pPr>
            <w:pStyle w:val="TOC3"/>
            <w:tabs>
              <w:tab w:val="right" w:leader="dot" w:pos="8846"/>
            </w:tabs>
            <w:rPr>
              <w:rFonts w:asciiTheme="minorHAnsi" w:eastAsiaTheme="minorEastAsia" w:hAnsiTheme="minorHAnsi"/>
              <w:noProof/>
              <w:sz w:val="22"/>
              <w:lang w:val="en-US"/>
            </w:rPr>
          </w:pPr>
          <w:hyperlink w:anchor="_Toc448227580" w:history="1">
            <w:r w:rsidRPr="00F93E3F">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_Toc448227580 \h </w:instrText>
            </w:r>
            <w:r>
              <w:rPr>
                <w:noProof/>
                <w:webHidden/>
              </w:rPr>
            </w:r>
            <w:r>
              <w:rPr>
                <w:noProof/>
                <w:webHidden/>
              </w:rPr>
              <w:fldChar w:fldCharType="separate"/>
            </w:r>
            <w:r>
              <w:rPr>
                <w:noProof/>
                <w:webHidden/>
              </w:rPr>
              <w:t>794</w:t>
            </w:r>
            <w:r>
              <w:rPr>
                <w:noProof/>
                <w:webHidden/>
              </w:rPr>
              <w:fldChar w:fldCharType="end"/>
            </w:r>
          </w:hyperlink>
        </w:p>
        <w:p w14:paraId="4E84531B" w14:textId="497BDF1D" w:rsidR="00E35F1F" w:rsidRDefault="00E35F1F">
          <w:pPr>
            <w:pStyle w:val="TOC3"/>
            <w:tabs>
              <w:tab w:val="right" w:leader="dot" w:pos="8846"/>
            </w:tabs>
            <w:rPr>
              <w:rFonts w:asciiTheme="minorHAnsi" w:eastAsiaTheme="minorEastAsia" w:hAnsiTheme="minorHAnsi"/>
              <w:noProof/>
              <w:sz w:val="22"/>
              <w:lang w:val="en-US"/>
            </w:rPr>
          </w:pPr>
          <w:hyperlink w:anchor="_Toc448227581" w:history="1">
            <w:r w:rsidRPr="00F93E3F">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_Toc448227581 \h </w:instrText>
            </w:r>
            <w:r>
              <w:rPr>
                <w:noProof/>
                <w:webHidden/>
              </w:rPr>
            </w:r>
            <w:r>
              <w:rPr>
                <w:noProof/>
                <w:webHidden/>
              </w:rPr>
              <w:fldChar w:fldCharType="separate"/>
            </w:r>
            <w:r>
              <w:rPr>
                <w:noProof/>
                <w:webHidden/>
              </w:rPr>
              <w:t>794</w:t>
            </w:r>
            <w:r>
              <w:rPr>
                <w:noProof/>
                <w:webHidden/>
              </w:rPr>
              <w:fldChar w:fldCharType="end"/>
            </w:r>
          </w:hyperlink>
        </w:p>
        <w:p w14:paraId="4575163D" w14:textId="25908C20" w:rsidR="00E35F1F" w:rsidRDefault="00E35F1F">
          <w:pPr>
            <w:pStyle w:val="TOC3"/>
            <w:tabs>
              <w:tab w:val="right" w:leader="dot" w:pos="8846"/>
            </w:tabs>
            <w:rPr>
              <w:rFonts w:asciiTheme="minorHAnsi" w:eastAsiaTheme="minorEastAsia" w:hAnsiTheme="minorHAnsi"/>
              <w:noProof/>
              <w:sz w:val="22"/>
              <w:lang w:val="en-US"/>
            </w:rPr>
          </w:pPr>
          <w:hyperlink w:anchor="_Toc448227582" w:history="1">
            <w:r w:rsidRPr="00F93E3F">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_Toc448227582 \h </w:instrText>
            </w:r>
            <w:r>
              <w:rPr>
                <w:noProof/>
                <w:webHidden/>
              </w:rPr>
            </w:r>
            <w:r>
              <w:rPr>
                <w:noProof/>
                <w:webHidden/>
              </w:rPr>
              <w:fldChar w:fldCharType="separate"/>
            </w:r>
            <w:r>
              <w:rPr>
                <w:noProof/>
                <w:webHidden/>
              </w:rPr>
              <w:t>794</w:t>
            </w:r>
            <w:r>
              <w:rPr>
                <w:noProof/>
                <w:webHidden/>
              </w:rPr>
              <w:fldChar w:fldCharType="end"/>
            </w:r>
          </w:hyperlink>
        </w:p>
        <w:p w14:paraId="37E2FD6C" w14:textId="103DE034" w:rsidR="00E35F1F" w:rsidRDefault="00E35F1F">
          <w:pPr>
            <w:pStyle w:val="TOC3"/>
            <w:tabs>
              <w:tab w:val="right" w:leader="dot" w:pos="8846"/>
            </w:tabs>
            <w:rPr>
              <w:rFonts w:asciiTheme="minorHAnsi" w:eastAsiaTheme="minorEastAsia" w:hAnsiTheme="minorHAnsi"/>
              <w:noProof/>
              <w:sz w:val="22"/>
              <w:lang w:val="en-US"/>
            </w:rPr>
          </w:pPr>
          <w:hyperlink w:anchor="_Toc448227583" w:history="1">
            <w:r w:rsidRPr="00F93E3F">
              <w:rPr>
                <w:rStyle w:val="Hyperlink"/>
                <w:noProof/>
              </w:rPr>
              <w:t>April 24 / Pharamuthi 29: Commemoration of the Annunciation, Nativity, and Resurrection on the 29</w:t>
            </w:r>
            <w:r w:rsidRPr="00F93E3F">
              <w:rPr>
                <w:rStyle w:val="Hyperlink"/>
                <w:noProof/>
                <w:vertAlign w:val="superscript"/>
              </w:rPr>
              <w:t>th</w:t>
            </w:r>
            <w:r w:rsidRPr="00F93E3F">
              <w:rPr>
                <w:rStyle w:val="Hyperlink"/>
                <w:noProof/>
              </w:rPr>
              <w:t xml:space="preserve"> of Every Month</w:t>
            </w:r>
            <w:r>
              <w:rPr>
                <w:noProof/>
                <w:webHidden/>
              </w:rPr>
              <w:tab/>
            </w:r>
            <w:r>
              <w:rPr>
                <w:noProof/>
                <w:webHidden/>
              </w:rPr>
              <w:fldChar w:fldCharType="begin"/>
            </w:r>
            <w:r>
              <w:rPr>
                <w:noProof/>
                <w:webHidden/>
              </w:rPr>
              <w:instrText xml:space="preserve"> PAGEREF _Toc448227583 \h </w:instrText>
            </w:r>
            <w:r>
              <w:rPr>
                <w:noProof/>
                <w:webHidden/>
              </w:rPr>
            </w:r>
            <w:r>
              <w:rPr>
                <w:noProof/>
                <w:webHidden/>
              </w:rPr>
              <w:fldChar w:fldCharType="separate"/>
            </w:r>
            <w:r>
              <w:rPr>
                <w:noProof/>
                <w:webHidden/>
              </w:rPr>
              <w:t>796</w:t>
            </w:r>
            <w:r>
              <w:rPr>
                <w:noProof/>
                <w:webHidden/>
              </w:rPr>
              <w:fldChar w:fldCharType="end"/>
            </w:r>
          </w:hyperlink>
        </w:p>
        <w:p w14:paraId="1A20FB38" w14:textId="54483908" w:rsidR="00E35F1F" w:rsidRDefault="00E35F1F">
          <w:pPr>
            <w:pStyle w:val="TOC3"/>
            <w:tabs>
              <w:tab w:val="right" w:leader="dot" w:pos="8846"/>
            </w:tabs>
            <w:rPr>
              <w:rFonts w:asciiTheme="minorHAnsi" w:eastAsiaTheme="minorEastAsia" w:hAnsiTheme="minorHAnsi"/>
              <w:noProof/>
              <w:sz w:val="22"/>
              <w:lang w:val="en-US"/>
            </w:rPr>
          </w:pPr>
          <w:hyperlink w:anchor="_Toc448227584" w:history="1">
            <w:r w:rsidRPr="00F93E3F">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_Toc448227584 \h </w:instrText>
            </w:r>
            <w:r>
              <w:rPr>
                <w:noProof/>
                <w:webHidden/>
              </w:rPr>
            </w:r>
            <w:r>
              <w:rPr>
                <w:noProof/>
                <w:webHidden/>
              </w:rPr>
              <w:fldChar w:fldCharType="separate"/>
            </w:r>
            <w:r>
              <w:rPr>
                <w:noProof/>
                <w:webHidden/>
              </w:rPr>
              <w:t>796</w:t>
            </w:r>
            <w:r>
              <w:rPr>
                <w:noProof/>
                <w:webHidden/>
              </w:rPr>
              <w:fldChar w:fldCharType="end"/>
            </w:r>
          </w:hyperlink>
        </w:p>
        <w:p w14:paraId="7E5244CB" w14:textId="0C772009" w:rsidR="00E35F1F" w:rsidRDefault="00E35F1F">
          <w:pPr>
            <w:pStyle w:val="TOC3"/>
            <w:tabs>
              <w:tab w:val="right" w:leader="dot" w:pos="8846"/>
            </w:tabs>
            <w:rPr>
              <w:rFonts w:asciiTheme="minorHAnsi" w:eastAsiaTheme="minorEastAsia" w:hAnsiTheme="minorHAnsi"/>
              <w:noProof/>
              <w:sz w:val="22"/>
              <w:lang w:val="en-US"/>
            </w:rPr>
          </w:pPr>
          <w:hyperlink w:anchor="_Toc448227585" w:history="1">
            <w:r w:rsidRPr="00F93E3F">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_Toc448227585 \h </w:instrText>
            </w:r>
            <w:r>
              <w:rPr>
                <w:noProof/>
                <w:webHidden/>
              </w:rPr>
            </w:r>
            <w:r>
              <w:rPr>
                <w:noProof/>
                <w:webHidden/>
              </w:rPr>
              <w:fldChar w:fldCharType="separate"/>
            </w:r>
            <w:r>
              <w:rPr>
                <w:noProof/>
                <w:webHidden/>
              </w:rPr>
              <w:t>796</w:t>
            </w:r>
            <w:r>
              <w:rPr>
                <w:noProof/>
                <w:webHidden/>
              </w:rPr>
              <w:fldChar w:fldCharType="end"/>
            </w:r>
          </w:hyperlink>
        </w:p>
        <w:p w14:paraId="35261B74" w14:textId="7587AA82" w:rsidR="00E35F1F" w:rsidRDefault="00E35F1F">
          <w:pPr>
            <w:pStyle w:val="TOC3"/>
            <w:tabs>
              <w:tab w:val="right" w:leader="dot" w:pos="8846"/>
            </w:tabs>
            <w:rPr>
              <w:rFonts w:asciiTheme="minorHAnsi" w:eastAsiaTheme="minorEastAsia" w:hAnsiTheme="minorHAnsi"/>
              <w:noProof/>
              <w:sz w:val="22"/>
              <w:lang w:val="en-US"/>
            </w:rPr>
          </w:pPr>
          <w:hyperlink w:anchor="_Toc448227586" w:history="1">
            <w:r w:rsidRPr="00F93E3F">
              <w:rPr>
                <w:rStyle w:val="Hyperlink"/>
                <w:noProof/>
              </w:rPr>
              <w:t>April 26 / Pashons 1: Nativity of the Theotokos</w:t>
            </w:r>
            <w:r>
              <w:rPr>
                <w:noProof/>
                <w:webHidden/>
              </w:rPr>
              <w:tab/>
            </w:r>
            <w:r>
              <w:rPr>
                <w:noProof/>
                <w:webHidden/>
              </w:rPr>
              <w:fldChar w:fldCharType="begin"/>
            </w:r>
            <w:r>
              <w:rPr>
                <w:noProof/>
                <w:webHidden/>
              </w:rPr>
              <w:instrText xml:space="preserve"> PAGEREF _Toc448227586 \h </w:instrText>
            </w:r>
            <w:r>
              <w:rPr>
                <w:noProof/>
                <w:webHidden/>
              </w:rPr>
            </w:r>
            <w:r>
              <w:rPr>
                <w:noProof/>
                <w:webHidden/>
              </w:rPr>
              <w:fldChar w:fldCharType="separate"/>
            </w:r>
            <w:r>
              <w:rPr>
                <w:noProof/>
                <w:webHidden/>
              </w:rPr>
              <w:t>797</w:t>
            </w:r>
            <w:r>
              <w:rPr>
                <w:noProof/>
                <w:webHidden/>
              </w:rPr>
              <w:fldChar w:fldCharType="end"/>
            </w:r>
          </w:hyperlink>
        </w:p>
        <w:p w14:paraId="11F806C9" w14:textId="6099B268" w:rsidR="00E35F1F" w:rsidRDefault="00E35F1F">
          <w:pPr>
            <w:pStyle w:val="TOC3"/>
            <w:tabs>
              <w:tab w:val="right" w:leader="dot" w:pos="8846"/>
            </w:tabs>
            <w:rPr>
              <w:rFonts w:asciiTheme="minorHAnsi" w:eastAsiaTheme="minorEastAsia" w:hAnsiTheme="minorHAnsi"/>
              <w:noProof/>
              <w:sz w:val="22"/>
              <w:lang w:val="en-US"/>
            </w:rPr>
          </w:pPr>
          <w:hyperlink w:anchor="_Toc448227587" w:history="1">
            <w:r w:rsidRPr="00F93E3F">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_Toc448227587 \h </w:instrText>
            </w:r>
            <w:r>
              <w:rPr>
                <w:noProof/>
                <w:webHidden/>
              </w:rPr>
            </w:r>
            <w:r>
              <w:rPr>
                <w:noProof/>
                <w:webHidden/>
              </w:rPr>
              <w:fldChar w:fldCharType="separate"/>
            </w:r>
            <w:r>
              <w:rPr>
                <w:noProof/>
                <w:webHidden/>
              </w:rPr>
              <w:t>797</w:t>
            </w:r>
            <w:r>
              <w:rPr>
                <w:noProof/>
                <w:webHidden/>
              </w:rPr>
              <w:fldChar w:fldCharType="end"/>
            </w:r>
          </w:hyperlink>
        </w:p>
        <w:p w14:paraId="73291818" w14:textId="1A47AD77" w:rsidR="00E35F1F" w:rsidRDefault="00E35F1F">
          <w:pPr>
            <w:pStyle w:val="TOC3"/>
            <w:tabs>
              <w:tab w:val="right" w:leader="dot" w:pos="8846"/>
            </w:tabs>
            <w:rPr>
              <w:rFonts w:asciiTheme="minorHAnsi" w:eastAsiaTheme="minorEastAsia" w:hAnsiTheme="minorHAnsi"/>
              <w:noProof/>
              <w:sz w:val="22"/>
              <w:lang w:val="en-US"/>
            </w:rPr>
          </w:pPr>
          <w:hyperlink w:anchor="_Toc448227588" w:history="1">
            <w:r w:rsidRPr="00F93E3F">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_Toc448227588 \h </w:instrText>
            </w:r>
            <w:r>
              <w:rPr>
                <w:noProof/>
                <w:webHidden/>
              </w:rPr>
            </w:r>
            <w:r>
              <w:rPr>
                <w:noProof/>
                <w:webHidden/>
              </w:rPr>
              <w:fldChar w:fldCharType="separate"/>
            </w:r>
            <w:r>
              <w:rPr>
                <w:noProof/>
                <w:webHidden/>
              </w:rPr>
              <w:t>797</w:t>
            </w:r>
            <w:r>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5" w:name="_Toc448227577"/>
      <w:r>
        <w:lastRenderedPageBreak/>
        <w:t>April 1 / Pharamuthi 6</w:t>
      </w:r>
      <w:r w:rsidR="006E4762">
        <w:t xml:space="preserve">: </w:t>
      </w:r>
      <w:r>
        <w:t>Saint Mary of Egypt</w:t>
      </w:r>
      <w:bookmarkEnd w:id="1505"/>
    </w:p>
    <w:p w14:paraId="70D0F650" w14:textId="77777777" w:rsidR="00254945" w:rsidRDefault="00254945" w:rsidP="00254945">
      <w:pPr>
        <w:pStyle w:val="Heading4"/>
      </w:pPr>
      <w:bookmarkStart w:id="1506" w:name="_Ref434491512"/>
      <w:r>
        <w:t>The Doxology</w:t>
      </w:r>
      <w:r w:rsidR="00810F04">
        <w:t xml:space="preserve"> for St. Mary of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7" w:name="_Toc448227578"/>
      <w:r>
        <w:lastRenderedPageBreak/>
        <w:t>April 7 / Pharamuthi 12: Commemoration of Archangel Michael</w:t>
      </w:r>
      <w:bookmarkEnd w:id="1507"/>
    </w:p>
    <w:p w14:paraId="456231B0" w14:textId="138C64A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190F8B" w14:textId="77777777" w:rsidR="00072324" w:rsidRDefault="00072324" w:rsidP="00072324">
      <w:pPr>
        <w:pStyle w:val="Heading3"/>
      </w:pPr>
      <w:bookmarkStart w:id="1508" w:name="_Toc448227579"/>
      <w:r>
        <w:t>April 10 / Pharamuthi 15: Consecrating of the Church of St. Agabus the Apostle</w:t>
      </w:r>
      <w:bookmarkEnd w:id="1508"/>
    </w:p>
    <w:p w14:paraId="537622D5" w14:textId="360EA4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232F53" w14:textId="77777777" w:rsidR="00072324" w:rsidRDefault="00072324" w:rsidP="00072324">
      <w:pPr>
        <w:pStyle w:val="Heading3"/>
      </w:pPr>
      <w:bookmarkStart w:id="1509" w:name="_Toc448227580"/>
      <w:r>
        <w:t xml:space="preserve">April 12 / Pharamuthi 17: Martyrdom of St. </w:t>
      </w:r>
      <w:commentRangeStart w:id="1510"/>
      <w:r>
        <w:t xml:space="preserve">James </w:t>
      </w:r>
      <w:commentRangeEnd w:id="1510"/>
      <w:r>
        <w:rPr>
          <w:rStyle w:val="CommentReference"/>
          <w:rFonts w:eastAsiaTheme="minorHAnsi" w:cstheme="minorBidi"/>
          <w:b w:val="0"/>
          <w:bCs w:val="0"/>
        </w:rPr>
        <w:commentReference w:id="1510"/>
      </w:r>
      <w:r>
        <w:t xml:space="preserve">the brother of </w:t>
      </w:r>
      <w:r w:rsidR="002E495E">
        <w:t>the Lord the bishop of Jerusalem</w:t>
      </w:r>
      <w:bookmarkEnd w:id="1509"/>
    </w:p>
    <w:p w14:paraId="3EDB7D36" w14:textId="21D918C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55F566A" w14:textId="77777777" w:rsidR="005329C1" w:rsidRDefault="005329C1" w:rsidP="005329C1">
      <w:pPr>
        <w:pStyle w:val="Heading3"/>
      </w:pPr>
      <w:bookmarkStart w:id="1511" w:name="_Toc448227581"/>
      <w:r>
        <w:t>April 16 / Pharamuthi 21: Commemoration of the Theotokos</w:t>
      </w:r>
      <w:bookmarkEnd w:id="1511"/>
    </w:p>
    <w:p w14:paraId="3582D329" w14:textId="4C029F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6EB9DA3" w14:textId="77777777" w:rsidR="00AF6D10" w:rsidRDefault="00AF6D10" w:rsidP="00AF6D10">
      <w:pPr>
        <w:pStyle w:val="Heading3"/>
      </w:pPr>
      <w:bookmarkStart w:id="1512" w:name="_Ref434560035"/>
      <w:bookmarkStart w:id="1513" w:name="_Toc448227582"/>
      <w:r>
        <w:t>April 18 / Pharamuthi 23: Martyrdom of St. George the Prince of the Martyrs</w:t>
      </w:r>
      <w:bookmarkEnd w:id="1512"/>
      <w:bookmarkEnd w:id="1513"/>
    </w:p>
    <w:p w14:paraId="480B7CF0" w14:textId="77777777" w:rsidR="00AF6D10" w:rsidRDefault="00AF6D10" w:rsidP="00AF6D10">
      <w:pPr>
        <w:pStyle w:val="Heading4"/>
      </w:pPr>
      <w:bookmarkStart w:id="1514" w:name="_Ref434489211"/>
      <w:r>
        <w:t>Another Doxology of St. George</w:t>
      </w:r>
      <w:bookmarkEnd w:id="1514"/>
    </w:p>
    <w:p w14:paraId="7BC4CD70" w14:textId="78480B6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35F1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35F1F">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5" w:name="_Toc448227583"/>
      <w:r>
        <w:lastRenderedPageBreak/>
        <w:t>April 24 / Pharamuthi 29: Commemoration of the Annunciation, Nativity, and Resurrection on the 29</w:t>
      </w:r>
      <w:r w:rsidRPr="00C0205C">
        <w:rPr>
          <w:vertAlign w:val="superscript"/>
        </w:rPr>
        <w:t>th</w:t>
      </w:r>
      <w:r>
        <w:t xml:space="preserve"> of Every Month</w:t>
      </w:r>
      <w:bookmarkEnd w:id="1515"/>
    </w:p>
    <w:p w14:paraId="303C033D" w14:textId="2418169D"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955026C" w14:textId="77777777" w:rsidR="00072324" w:rsidRDefault="00072324" w:rsidP="00072324">
      <w:pPr>
        <w:pStyle w:val="Heading3"/>
      </w:pPr>
      <w:bookmarkStart w:id="1516" w:name="_Toc448227584"/>
      <w:r>
        <w:t xml:space="preserve">April 24 / Pharamuthi 29: </w:t>
      </w:r>
      <w:r w:rsidR="00B52D77">
        <w:t xml:space="preserve">Also the </w:t>
      </w:r>
      <w:r>
        <w:t>Departure of St. Erastus the Apostle</w:t>
      </w:r>
      <w:bookmarkEnd w:id="1516"/>
    </w:p>
    <w:p w14:paraId="1D4A92BF" w14:textId="1DB550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0EC74FD" w14:textId="77777777" w:rsidR="00072324" w:rsidRDefault="00072324" w:rsidP="00072324">
      <w:pPr>
        <w:pStyle w:val="Heading3"/>
      </w:pPr>
      <w:bookmarkStart w:id="1517" w:name="_Ref434562195"/>
      <w:bookmarkStart w:id="1518" w:name="_Toc448227585"/>
      <w:r>
        <w:t>April 25 / Pharamuthi 30: Martyrdom of St. Mark the Evangelist</w:t>
      </w:r>
      <w:bookmarkEnd w:id="1517"/>
      <w:bookmarkEnd w:id="1518"/>
    </w:p>
    <w:p w14:paraId="1A50F251" w14:textId="77777777" w:rsidR="00072324" w:rsidRDefault="00B46E6E" w:rsidP="00072324">
      <w:pPr>
        <w:pStyle w:val="Heading4"/>
      </w:pPr>
      <w:bookmarkStart w:id="1519" w:name="_Ref434488936"/>
      <w:r>
        <w:t>Another</w:t>
      </w:r>
      <w:r w:rsidR="00072324">
        <w:t xml:space="preserve"> Doxology</w:t>
      </w:r>
      <w:r>
        <w:t xml:space="preserve"> of St. Mark</w:t>
      </w:r>
      <w:bookmarkEnd w:id="1519"/>
    </w:p>
    <w:p w14:paraId="2E6CD030" w14:textId="0F5A214E"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35F1F">
        <w:t>The Doxology of St. Mark</w:t>
      </w:r>
      <w:r>
        <w:fldChar w:fldCharType="end"/>
      </w:r>
      <w:r>
        <w:t xml:space="preserve">, page </w:t>
      </w:r>
      <w:r>
        <w:fldChar w:fldCharType="begin"/>
      </w:r>
      <w:r>
        <w:instrText xml:space="preserve"> PAGEREF _Ref434488814 \h </w:instrText>
      </w:r>
      <w:r>
        <w:fldChar w:fldCharType="separate"/>
      </w:r>
      <w:r w:rsidR="00E35F1F">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0" w:name="_Toc448227586"/>
      <w:r>
        <w:t>April 26 / Pashons 1: Nativity of the Theotokos</w:t>
      </w:r>
      <w:bookmarkEnd w:id="1520"/>
    </w:p>
    <w:p w14:paraId="07258AA7" w14:textId="717A77B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44CD75" w14:textId="77777777" w:rsidR="00160DE3" w:rsidRDefault="00160DE3" w:rsidP="00160DE3">
      <w:pPr>
        <w:pStyle w:val="Heading3"/>
      </w:pPr>
      <w:bookmarkStart w:id="1521" w:name="_Toc448227587"/>
      <w:r>
        <w:t>April 28 /</w:t>
      </w:r>
      <w:r w:rsidR="00F66BB3">
        <w:t xml:space="preserve"> Pashons 3: Departure of St. Jas</w:t>
      </w:r>
      <w:r>
        <w:t>on the Disciple</w:t>
      </w:r>
      <w:bookmarkEnd w:id="1521"/>
    </w:p>
    <w:p w14:paraId="588AE276" w14:textId="242D7899" w:rsidR="00191A26" w:rsidRDefault="00191A26" w:rsidP="00191A26">
      <w:pPr>
        <w:pStyle w:val="Rubric"/>
      </w:pPr>
      <w:bookmarkStart w:id="1522" w:name="_Toc410196215"/>
      <w:bookmarkStart w:id="1523" w:name="_Toc410196457"/>
      <w:bookmarkStart w:id="1524" w:name="_Toc410196959"/>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1EA45A" w14:textId="77777777" w:rsidR="00F66BB3" w:rsidRDefault="00F66BB3" w:rsidP="00F66BB3">
      <w:pPr>
        <w:pStyle w:val="Heading3"/>
      </w:pPr>
      <w:bookmarkStart w:id="1525" w:name="_Toc448227588"/>
      <w:r>
        <w:t>April 28 / Pashons 3: Also St. Theodore</w:t>
      </w:r>
      <w:r w:rsidR="00AF6F9B">
        <w:t xml:space="preserve"> the Disciple of St. Pachom</w:t>
      </w:r>
      <w:bookmarkEnd w:id="152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6" w:name="May"/>
      <w:bookmarkStart w:id="1527" w:name="_Toc448227706"/>
      <w:bookmarkEnd w:id="1503"/>
      <w:r>
        <w:lastRenderedPageBreak/>
        <w:t>May</w:t>
      </w:r>
      <w:r w:rsidR="00495F1A">
        <w:t xml:space="preserve"> or </w:t>
      </w:r>
      <w:bookmarkEnd w:id="1522"/>
      <w:bookmarkEnd w:id="1523"/>
      <w:bookmarkEnd w:id="1524"/>
      <w:r w:rsidRPr="00FB5E62">
        <w:rPr>
          <w:rFonts w:ascii="FreeSerifAvvaShenouda" w:eastAsia="Arial Unicode MS" w:hAnsi="FreeSerifAvvaShenouda" w:cs="FreeSerifAvvaShenouda"/>
          <w:lang w:val="en-US"/>
        </w:rPr>
        <w:t>Ⲡⲁϣⲁⲛⲥ</w:t>
      </w:r>
      <w:bookmarkEnd w:id="1527"/>
    </w:p>
    <w:bookmarkStart w:id="1528" w:name="_Ref434563583" w:displacedByCustomXml="next"/>
    <w:bookmarkStart w:id="1529" w:name="_Toc410196216" w:displacedByCustomXml="next"/>
    <w:bookmarkStart w:id="1530" w:name="_Toc410196458" w:displacedByCustomXml="next"/>
    <w:bookmarkStart w:id="1531" w:name="_Toc410196960" w:displacedByCustomXml="next"/>
    <w:sdt>
      <w:sdtPr>
        <w:id w:val="-252591667"/>
        <w:docPartObj>
          <w:docPartGallery w:val="Table of Contents"/>
          <w:docPartUnique/>
        </w:docPartObj>
      </w:sdtPr>
      <w:sdtEndPr>
        <w:rPr>
          <w:b/>
          <w:bCs/>
          <w:noProof/>
        </w:rPr>
      </w:sdtEndPr>
      <w:sdtContent>
        <w:p w14:paraId="0F4F800F" w14:textId="089CB83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77F0867A" w14:textId="7A49E0F4" w:rsidR="00E35F1F" w:rsidRDefault="00E35F1F">
          <w:pPr>
            <w:pStyle w:val="TOC3"/>
            <w:tabs>
              <w:tab w:val="right" w:leader="dot" w:pos="8846"/>
            </w:tabs>
            <w:rPr>
              <w:rFonts w:asciiTheme="minorHAnsi" w:eastAsiaTheme="minorEastAsia" w:hAnsiTheme="minorHAnsi"/>
              <w:noProof/>
              <w:sz w:val="22"/>
              <w:lang w:val="en-US"/>
            </w:rPr>
          </w:pPr>
          <w:hyperlink w:anchor="_Toc448227590" w:history="1">
            <w:r w:rsidRPr="00157D2E">
              <w:rPr>
                <w:rStyle w:val="Hyperlink"/>
                <w:noProof/>
              </w:rPr>
              <w:t>May 2 / Pashons 7: St. Athanasius the Apostolic</w:t>
            </w:r>
            <w:r>
              <w:rPr>
                <w:noProof/>
                <w:webHidden/>
              </w:rPr>
              <w:tab/>
            </w:r>
            <w:r>
              <w:rPr>
                <w:noProof/>
                <w:webHidden/>
              </w:rPr>
              <w:fldChar w:fldCharType="begin"/>
            </w:r>
            <w:r>
              <w:rPr>
                <w:noProof/>
                <w:webHidden/>
              </w:rPr>
              <w:instrText xml:space="preserve"> PAGEREF _Toc448227590 \h </w:instrText>
            </w:r>
            <w:r>
              <w:rPr>
                <w:noProof/>
                <w:webHidden/>
              </w:rPr>
            </w:r>
            <w:r>
              <w:rPr>
                <w:noProof/>
                <w:webHidden/>
              </w:rPr>
              <w:fldChar w:fldCharType="separate"/>
            </w:r>
            <w:r>
              <w:rPr>
                <w:noProof/>
                <w:webHidden/>
              </w:rPr>
              <w:t>799</w:t>
            </w:r>
            <w:r>
              <w:rPr>
                <w:noProof/>
                <w:webHidden/>
              </w:rPr>
              <w:fldChar w:fldCharType="end"/>
            </w:r>
          </w:hyperlink>
        </w:p>
        <w:p w14:paraId="6163FE04" w14:textId="1FD35341" w:rsidR="00E35F1F" w:rsidRDefault="00E35F1F">
          <w:pPr>
            <w:pStyle w:val="TOC3"/>
            <w:tabs>
              <w:tab w:val="right" w:leader="dot" w:pos="8846"/>
            </w:tabs>
            <w:rPr>
              <w:rFonts w:asciiTheme="minorHAnsi" w:eastAsiaTheme="minorEastAsia" w:hAnsiTheme="minorHAnsi"/>
              <w:noProof/>
              <w:sz w:val="22"/>
              <w:lang w:val="en-US"/>
            </w:rPr>
          </w:pPr>
          <w:hyperlink w:anchor="_Toc448227591" w:history="1">
            <w:r w:rsidRPr="00157D2E">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_Toc448227591 \h </w:instrText>
            </w:r>
            <w:r>
              <w:rPr>
                <w:noProof/>
                <w:webHidden/>
              </w:rPr>
            </w:r>
            <w:r>
              <w:rPr>
                <w:noProof/>
                <w:webHidden/>
              </w:rPr>
              <w:fldChar w:fldCharType="separate"/>
            </w:r>
            <w:r>
              <w:rPr>
                <w:noProof/>
                <w:webHidden/>
              </w:rPr>
              <w:t>802</w:t>
            </w:r>
            <w:r>
              <w:rPr>
                <w:noProof/>
                <w:webHidden/>
              </w:rPr>
              <w:fldChar w:fldCharType="end"/>
            </w:r>
          </w:hyperlink>
        </w:p>
        <w:p w14:paraId="5414B77E" w14:textId="07FE72D3" w:rsidR="00E35F1F" w:rsidRDefault="00E35F1F">
          <w:pPr>
            <w:pStyle w:val="TOC3"/>
            <w:tabs>
              <w:tab w:val="right" w:leader="dot" w:pos="8846"/>
            </w:tabs>
            <w:rPr>
              <w:rFonts w:asciiTheme="minorHAnsi" w:eastAsiaTheme="minorEastAsia" w:hAnsiTheme="minorHAnsi"/>
              <w:noProof/>
              <w:sz w:val="22"/>
              <w:lang w:val="en-US"/>
            </w:rPr>
          </w:pPr>
          <w:hyperlink w:anchor="_Toc448227592" w:history="1">
            <w:r w:rsidRPr="00157D2E">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_Toc448227592 \h </w:instrText>
            </w:r>
            <w:r>
              <w:rPr>
                <w:noProof/>
                <w:webHidden/>
              </w:rPr>
            </w:r>
            <w:r>
              <w:rPr>
                <w:noProof/>
                <w:webHidden/>
              </w:rPr>
              <w:fldChar w:fldCharType="separate"/>
            </w:r>
            <w:r>
              <w:rPr>
                <w:noProof/>
                <w:webHidden/>
              </w:rPr>
              <w:t>802</w:t>
            </w:r>
            <w:r>
              <w:rPr>
                <w:noProof/>
                <w:webHidden/>
              </w:rPr>
              <w:fldChar w:fldCharType="end"/>
            </w:r>
          </w:hyperlink>
        </w:p>
        <w:p w14:paraId="39D04706" w14:textId="73FCC7AD" w:rsidR="00E35F1F" w:rsidRDefault="00E35F1F">
          <w:pPr>
            <w:pStyle w:val="TOC3"/>
            <w:tabs>
              <w:tab w:val="right" w:leader="dot" w:pos="8846"/>
            </w:tabs>
            <w:rPr>
              <w:rFonts w:asciiTheme="minorHAnsi" w:eastAsiaTheme="minorEastAsia" w:hAnsiTheme="minorHAnsi"/>
              <w:noProof/>
              <w:sz w:val="22"/>
              <w:lang w:val="en-US"/>
            </w:rPr>
          </w:pPr>
          <w:hyperlink w:anchor="_Toc448227593" w:history="1">
            <w:r w:rsidRPr="00157D2E">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_Toc448227593 \h </w:instrText>
            </w:r>
            <w:r>
              <w:rPr>
                <w:noProof/>
                <w:webHidden/>
              </w:rPr>
            </w:r>
            <w:r>
              <w:rPr>
                <w:noProof/>
                <w:webHidden/>
              </w:rPr>
              <w:fldChar w:fldCharType="separate"/>
            </w:r>
            <w:r>
              <w:rPr>
                <w:noProof/>
                <w:webHidden/>
              </w:rPr>
              <w:t>802</w:t>
            </w:r>
            <w:r>
              <w:rPr>
                <w:noProof/>
                <w:webHidden/>
              </w:rPr>
              <w:fldChar w:fldCharType="end"/>
            </w:r>
          </w:hyperlink>
        </w:p>
        <w:p w14:paraId="06417A63" w14:textId="2D90BC6E" w:rsidR="00E35F1F" w:rsidRDefault="00E35F1F">
          <w:pPr>
            <w:pStyle w:val="TOC3"/>
            <w:tabs>
              <w:tab w:val="right" w:leader="dot" w:pos="8846"/>
            </w:tabs>
            <w:rPr>
              <w:rFonts w:asciiTheme="minorHAnsi" w:eastAsiaTheme="minorEastAsia" w:hAnsiTheme="minorHAnsi"/>
              <w:noProof/>
              <w:sz w:val="22"/>
              <w:lang w:val="en-US"/>
            </w:rPr>
          </w:pPr>
          <w:hyperlink w:anchor="_Toc448227594" w:history="1">
            <w:r w:rsidRPr="00157D2E">
              <w:rPr>
                <w:rStyle w:val="Hyperlink"/>
                <w:noProof/>
              </w:rPr>
              <w:t>May 8 / Pashons 13 Also St. Arsenius</w:t>
            </w:r>
            <w:r>
              <w:rPr>
                <w:noProof/>
                <w:webHidden/>
              </w:rPr>
              <w:tab/>
            </w:r>
            <w:r>
              <w:rPr>
                <w:noProof/>
                <w:webHidden/>
              </w:rPr>
              <w:fldChar w:fldCharType="begin"/>
            </w:r>
            <w:r>
              <w:rPr>
                <w:noProof/>
                <w:webHidden/>
              </w:rPr>
              <w:instrText xml:space="preserve"> PAGEREF _Toc448227594 \h </w:instrText>
            </w:r>
            <w:r>
              <w:rPr>
                <w:noProof/>
                <w:webHidden/>
              </w:rPr>
            </w:r>
            <w:r>
              <w:rPr>
                <w:noProof/>
                <w:webHidden/>
              </w:rPr>
              <w:fldChar w:fldCharType="separate"/>
            </w:r>
            <w:r>
              <w:rPr>
                <w:noProof/>
                <w:webHidden/>
              </w:rPr>
              <w:t>802</w:t>
            </w:r>
            <w:r>
              <w:rPr>
                <w:noProof/>
                <w:webHidden/>
              </w:rPr>
              <w:fldChar w:fldCharType="end"/>
            </w:r>
          </w:hyperlink>
        </w:p>
        <w:p w14:paraId="1900ED34" w14:textId="592116CF" w:rsidR="00E35F1F" w:rsidRDefault="00E35F1F">
          <w:pPr>
            <w:pStyle w:val="TOC3"/>
            <w:tabs>
              <w:tab w:val="right" w:leader="dot" w:pos="8846"/>
            </w:tabs>
            <w:rPr>
              <w:rFonts w:asciiTheme="minorHAnsi" w:eastAsiaTheme="minorEastAsia" w:hAnsiTheme="minorHAnsi"/>
              <w:noProof/>
              <w:sz w:val="22"/>
              <w:lang w:val="en-US"/>
            </w:rPr>
          </w:pPr>
          <w:hyperlink w:anchor="_Toc448227595" w:history="1">
            <w:r w:rsidRPr="00157D2E">
              <w:rPr>
                <w:rStyle w:val="Hyperlink"/>
                <w:noProof/>
              </w:rPr>
              <w:t>May 9 / Pashons 14: St. Pachomius</w:t>
            </w:r>
            <w:r>
              <w:rPr>
                <w:noProof/>
                <w:webHidden/>
              </w:rPr>
              <w:tab/>
            </w:r>
            <w:r>
              <w:rPr>
                <w:noProof/>
                <w:webHidden/>
              </w:rPr>
              <w:fldChar w:fldCharType="begin"/>
            </w:r>
            <w:r>
              <w:rPr>
                <w:noProof/>
                <w:webHidden/>
              </w:rPr>
              <w:instrText xml:space="preserve"> PAGEREF _Toc448227595 \h </w:instrText>
            </w:r>
            <w:r>
              <w:rPr>
                <w:noProof/>
                <w:webHidden/>
              </w:rPr>
            </w:r>
            <w:r>
              <w:rPr>
                <w:noProof/>
                <w:webHidden/>
              </w:rPr>
              <w:fldChar w:fldCharType="separate"/>
            </w:r>
            <w:r>
              <w:rPr>
                <w:noProof/>
                <w:webHidden/>
              </w:rPr>
              <w:t>803</w:t>
            </w:r>
            <w:r>
              <w:rPr>
                <w:noProof/>
                <w:webHidden/>
              </w:rPr>
              <w:fldChar w:fldCharType="end"/>
            </w:r>
          </w:hyperlink>
        </w:p>
        <w:p w14:paraId="53989112" w14:textId="37400AAD" w:rsidR="00E35F1F" w:rsidRDefault="00E35F1F">
          <w:pPr>
            <w:pStyle w:val="TOC3"/>
            <w:tabs>
              <w:tab w:val="right" w:leader="dot" w:pos="8846"/>
            </w:tabs>
            <w:rPr>
              <w:rFonts w:asciiTheme="minorHAnsi" w:eastAsiaTheme="minorEastAsia" w:hAnsiTheme="minorHAnsi"/>
              <w:noProof/>
              <w:sz w:val="22"/>
              <w:lang w:val="en-US"/>
            </w:rPr>
          </w:pPr>
          <w:hyperlink w:anchor="_Toc448227596" w:history="1">
            <w:r w:rsidRPr="00157D2E">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_Toc448227596 \h </w:instrText>
            </w:r>
            <w:r>
              <w:rPr>
                <w:noProof/>
                <w:webHidden/>
              </w:rPr>
            </w:r>
            <w:r>
              <w:rPr>
                <w:noProof/>
                <w:webHidden/>
              </w:rPr>
              <w:fldChar w:fldCharType="separate"/>
            </w:r>
            <w:r>
              <w:rPr>
                <w:noProof/>
                <w:webHidden/>
              </w:rPr>
              <w:t>805</w:t>
            </w:r>
            <w:r>
              <w:rPr>
                <w:noProof/>
                <w:webHidden/>
              </w:rPr>
              <w:fldChar w:fldCharType="end"/>
            </w:r>
          </w:hyperlink>
        </w:p>
        <w:p w14:paraId="1F024DB0" w14:textId="53B4A9D6" w:rsidR="00E35F1F" w:rsidRDefault="00E35F1F">
          <w:pPr>
            <w:pStyle w:val="TOC3"/>
            <w:tabs>
              <w:tab w:val="right" w:leader="dot" w:pos="8846"/>
            </w:tabs>
            <w:rPr>
              <w:rFonts w:asciiTheme="minorHAnsi" w:eastAsiaTheme="minorEastAsia" w:hAnsiTheme="minorHAnsi"/>
              <w:noProof/>
              <w:sz w:val="22"/>
              <w:lang w:val="en-US"/>
            </w:rPr>
          </w:pPr>
          <w:hyperlink w:anchor="_Toc448227597" w:history="1">
            <w:r w:rsidRPr="00157D2E">
              <w:rPr>
                <w:rStyle w:val="Hyperlink"/>
                <w:noProof/>
              </w:rPr>
              <w:t>May 16 / Pashons 21: Commemoration of the Theotokos</w:t>
            </w:r>
            <w:r>
              <w:rPr>
                <w:noProof/>
                <w:webHidden/>
              </w:rPr>
              <w:tab/>
            </w:r>
            <w:r>
              <w:rPr>
                <w:noProof/>
                <w:webHidden/>
              </w:rPr>
              <w:fldChar w:fldCharType="begin"/>
            </w:r>
            <w:r>
              <w:rPr>
                <w:noProof/>
                <w:webHidden/>
              </w:rPr>
              <w:instrText xml:space="preserve"> PAGEREF _Toc448227597 \h </w:instrText>
            </w:r>
            <w:r>
              <w:rPr>
                <w:noProof/>
                <w:webHidden/>
              </w:rPr>
            </w:r>
            <w:r>
              <w:rPr>
                <w:noProof/>
                <w:webHidden/>
              </w:rPr>
              <w:fldChar w:fldCharType="separate"/>
            </w:r>
            <w:r>
              <w:rPr>
                <w:noProof/>
                <w:webHidden/>
              </w:rPr>
              <w:t>805</w:t>
            </w:r>
            <w:r>
              <w:rPr>
                <w:noProof/>
                <w:webHidden/>
              </w:rPr>
              <w:fldChar w:fldCharType="end"/>
            </w:r>
          </w:hyperlink>
        </w:p>
        <w:p w14:paraId="366B0CDD" w14:textId="2EDA1C49" w:rsidR="00E35F1F" w:rsidRDefault="00E35F1F">
          <w:pPr>
            <w:pStyle w:val="TOC3"/>
            <w:tabs>
              <w:tab w:val="right" w:leader="dot" w:pos="8846"/>
            </w:tabs>
            <w:rPr>
              <w:rFonts w:asciiTheme="minorHAnsi" w:eastAsiaTheme="minorEastAsia" w:hAnsiTheme="minorHAnsi"/>
              <w:noProof/>
              <w:sz w:val="22"/>
              <w:lang w:val="en-US"/>
            </w:rPr>
          </w:pPr>
          <w:hyperlink w:anchor="_Toc448227598" w:history="1">
            <w:r w:rsidRPr="00157D2E">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_Toc448227598 \h </w:instrText>
            </w:r>
            <w:r>
              <w:rPr>
                <w:noProof/>
                <w:webHidden/>
              </w:rPr>
            </w:r>
            <w:r>
              <w:rPr>
                <w:noProof/>
                <w:webHidden/>
              </w:rPr>
              <w:fldChar w:fldCharType="separate"/>
            </w:r>
            <w:r>
              <w:rPr>
                <w:noProof/>
                <w:webHidden/>
              </w:rPr>
              <w:t>805</w:t>
            </w:r>
            <w:r>
              <w:rPr>
                <w:noProof/>
                <w:webHidden/>
              </w:rPr>
              <w:fldChar w:fldCharType="end"/>
            </w:r>
          </w:hyperlink>
        </w:p>
        <w:p w14:paraId="43D94F67" w14:textId="6D6EF53F" w:rsidR="00E35F1F" w:rsidRDefault="00E35F1F">
          <w:pPr>
            <w:pStyle w:val="TOC3"/>
            <w:tabs>
              <w:tab w:val="right" w:leader="dot" w:pos="8846"/>
            </w:tabs>
            <w:rPr>
              <w:rFonts w:asciiTheme="minorHAnsi" w:eastAsiaTheme="minorEastAsia" w:hAnsiTheme="minorHAnsi"/>
              <w:noProof/>
              <w:sz w:val="22"/>
              <w:lang w:val="en-US"/>
            </w:rPr>
          </w:pPr>
          <w:hyperlink w:anchor="_Toc448227599" w:history="1">
            <w:r w:rsidRPr="00157D2E">
              <w:rPr>
                <w:rStyle w:val="Hyperlink"/>
                <w:noProof/>
              </w:rPr>
              <w:t>May 19 / Pashons 24: The Entrance into Egypt</w:t>
            </w:r>
            <w:r>
              <w:rPr>
                <w:noProof/>
                <w:webHidden/>
              </w:rPr>
              <w:tab/>
            </w:r>
            <w:r>
              <w:rPr>
                <w:noProof/>
                <w:webHidden/>
              </w:rPr>
              <w:fldChar w:fldCharType="begin"/>
            </w:r>
            <w:r>
              <w:rPr>
                <w:noProof/>
                <w:webHidden/>
              </w:rPr>
              <w:instrText xml:space="preserve"> PAGEREF _Toc448227599 \h </w:instrText>
            </w:r>
            <w:r>
              <w:rPr>
                <w:noProof/>
                <w:webHidden/>
              </w:rPr>
            </w:r>
            <w:r>
              <w:rPr>
                <w:noProof/>
                <w:webHidden/>
              </w:rPr>
              <w:fldChar w:fldCharType="separate"/>
            </w:r>
            <w:r>
              <w:rPr>
                <w:noProof/>
                <w:webHidden/>
              </w:rPr>
              <w:t>805</w:t>
            </w:r>
            <w:r>
              <w:rPr>
                <w:noProof/>
                <w:webHidden/>
              </w:rPr>
              <w:fldChar w:fldCharType="end"/>
            </w:r>
          </w:hyperlink>
        </w:p>
        <w:p w14:paraId="02C80973" w14:textId="60529A40" w:rsidR="00E35F1F" w:rsidRDefault="00E35F1F">
          <w:pPr>
            <w:pStyle w:val="TOC3"/>
            <w:tabs>
              <w:tab w:val="right" w:leader="dot" w:pos="8846"/>
            </w:tabs>
            <w:rPr>
              <w:rFonts w:asciiTheme="minorHAnsi" w:eastAsiaTheme="minorEastAsia" w:hAnsiTheme="minorHAnsi"/>
              <w:noProof/>
              <w:sz w:val="22"/>
              <w:lang w:val="en-US"/>
            </w:rPr>
          </w:pPr>
          <w:hyperlink w:anchor="_Toc448227600" w:history="1">
            <w:r w:rsidRPr="00157D2E">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_Toc448227600 \h </w:instrText>
            </w:r>
            <w:r>
              <w:rPr>
                <w:noProof/>
                <w:webHidden/>
              </w:rPr>
            </w:r>
            <w:r>
              <w:rPr>
                <w:noProof/>
                <w:webHidden/>
              </w:rPr>
              <w:fldChar w:fldCharType="separate"/>
            </w:r>
            <w:r>
              <w:rPr>
                <w:noProof/>
                <w:webHidden/>
              </w:rPr>
              <w:t>814</w:t>
            </w:r>
            <w:r>
              <w:rPr>
                <w:noProof/>
                <w:webHidden/>
              </w:rPr>
              <w:fldChar w:fldCharType="end"/>
            </w:r>
          </w:hyperlink>
        </w:p>
        <w:p w14:paraId="4F1F2AE3" w14:textId="61E0AEA1" w:rsidR="00E35F1F" w:rsidRDefault="00E35F1F">
          <w:pPr>
            <w:pStyle w:val="TOC3"/>
            <w:tabs>
              <w:tab w:val="right" w:leader="dot" w:pos="8846"/>
            </w:tabs>
            <w:rPr>
              <w:rFonts w:asciiTheme="minorHAnsi" w:eastAsiaTheme="minorEastAsia" w:hAnsiTheme="minorHAnsi"/>
              <w:noProof/>
              <w:sz w:val="22"/>
              <w:lang w:val="en-US"/>
            </w:rPr>
          </w:pPr>
          <w:hyperlink w:anchor="_Toc448227601" w:history="1">
            <w:r w:rsidRPr="00157D2E">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_Toc448227601 \h </w:instrText>
            </w:r>
            <w:r>
              <w:rPr>
                <w:noProof/>
                <w:webHidden/>
              </w:rPr>
            </w:r>
            <w:r>
              <w:rPr>
                <w:noProof/>
                <w:webHidden/>
              </w:rPr>
              <w:fldChar w:fldCharType="separate"/>
            </w:r>
            <w:r>
              <w:rPr>
                <w:noProof/>
                <w:webHidden/>
              </w:rPr>
              <w:t>815</w:t>
            </w:r>
            <w:r>
              <w:rPr>
                <w:noProof/>
                <w:webHidden/>
              </w:rPr>
              <w:fldChar w:fldCharType="end"/>
            </w:r>
          </w:hyperlink>
        </w:p>
        <w:p w14:paraId="79BD2373" w14:textId="0D9E9C7B" w:rsidR="00E35F1F" w:rsidRDefault="00E35F1F">
          <w:pPr>
            <w:pStyle w:val="TOC3"/>
            <w:tabs>
              <w:tab w:val="right" w:leader="dot" w:pos="8846"/>
            </w:tabs>
            <w:rPr>
              <w:rFonts w:asciiTheme="minorHAnsi" w:eastAsiaTheme="minorEastAsia" w:hAnsiTheme="minorHAnsi"/>
              <w:noProof/>
              <w:sz w:val="22"/>
              <w:lang w:val="en-US"/>
            </w:rPr>
          </w:pPr>
          <w:hyperlink w:anchor="_Toc448227602" w:history="1">
            <w:r w:rsidRPr="00157D2E">
              <w:rPr>
                <w:rStyle w:val="Hyperlink"/>
                <w:noProof/>
              </w:rPr>
              <w:t>May 22 / Pashons 27: St. Thomas the Anchorite</w:t>
            </w:r>
            <w:r>
              <w:rPr>
                <w:noProof/>
                <w:webHidden/>
              </w:rPr>
              <w:tab/>
            </w:r>
            <w:r>
              <w:rPr>
                <w:noProof/>
                <w:webHidden/>
              </w:rPr>
              <w:fldChar w:fldCharType="begin"/>
            </w:r>
            <w:r>
              <w:rPr>
                <w:noProof/>
                <w:webHidden/>
              </w:rPr>
              <w:instrText xml:space="preserve"> PAGEREF _Toc448227602 \h </w:instrText>
            </w:r>
            <w:r>
              <w:rPr>
                <w:noProof/>
                <w:webHidden/>
              </w:rPr>
            </w:r>
            <w:r>
              <w:rPr>
                <w:noProof/>
                <w:webHidden/>
              </w:rPr>
              <w:fldChar w:fldCharType="separate"/>
            </w:r>
            <w:r>
              <w:rPr>
                <w:noProof/>
                <w:webHidden/>
              </w:rPr>
              <w:t>815</w:t>
            </w:r>
            <w:r>
              <w:rPr>
                <w:noProof/>
                <w:webHidden/>
              </w:rPr>
              <w:fldChar w:fldCharType="end"/>
            </w:r>
          </w:hyperlink>
        </w:p>
        <w:p w14:paraId="6805F394" w14:textId="763FE058" w:rsidR="00E35F1F" w:rsidRDefault="00E35F1F">
          <w:pPr>
            <w:pStyle w:val="TOC3"/>
            <w:tabs>
              <w:tab w:val="right" w:leader="dot" w:pos="8846"/>
            </w:tabs>
            <w:rPr>
              <w:rFonts w:asciiTheme="minorHAnsi" w:eastAsiaTheme="minorEastAsia" w:hAnsiTheme="minorHAnsi"/>
              <w:noProof/>
              <w:sz w:val="22"/>
              <w:lang w:val="en-US"/>
            </w:rPr>
          </w:pPr>
          <w:hyperlink w:anchor="_Toc448227603" w:history="1">
            <w:r w:rsidRPr="00157D2E">
              <w:rPr>
                <w:rStyle w:val="Hyperlink"/>
                <w:noProof/>
              </w:rPr>
              <w:t>May 24 (25) / Pashons 29: Commemoration of the Annunciation, Nativity, and Resurrection on the 29</w:t>
            </w:r>
            <w:r w:rsidRPr="00157D2E">
              <w:rPr>
                <w:rStyle w:val="Hyperlink"/>
                <w:noProof/>
                <w:vertAlign w:val="superscript"/>
              </w:rPr>
              <w:t>th</w:t>
            </w:r>
            <w:r w:rsidRPr="00157D2E">
              <w:rPr>
                <w:rStyle w:val="Hyperlink"/>
                <w:noProof/>
              </w:rPr>
              <w:t xml:space="preserve"> of Every Month</w:t>
            </w:r>
            <w:r>
              <w:rPr>
                <w:noProof/>
                <w:webHidden/>
              </w:rPr>
              <w:tab/>
            </w:r>
            <w:r>
              <w:rPr>
                <w:noProof/>
                <w:webHidden/>
              </w:rPr>
              <w:fldChar w:fldCharType="begin"/>
            </w:r>
            <w:r>
              <w:rPr>
                <w:noProof/>
                <w:webHidden/>
              </w:rPr>
              <w:instrText xml:space="preserve"> PAGEREF _Toc448227603 \h </w:instrText>
            </w:r>
            <w:r>
              <w:rPr>
                <w:noProof/>
                <w:webHidden/>
              </w:rPr>
            </w:r>
            <w:r>
              <w:rPr>
                <w:noProof/>
                <w:webHidden/>
              </w:rPr>
              <w:fldChar w:fldCharType="separate"/>
            </w:r>
            <w:r>
              <w:rPr>
                <w:noProof/>
                <w:webHidden/>
              </w:rPr>
              <w:t>816</w:t>
            </w:r>
            <w:r>
              <w:rPr>
                <w:noProof/>
                <w:webHidden/>
              </w:rPr>
              <w:fldChar w:fldCharType="end"/>
            </w:r>
          </w:hyperlink>
        </w:p>
        <w:p w14:paraId="475E57E5" w14:textId="06E6C255" w:rsidR="00E35F1F" w:rsidRDefault="00E35F1F">
          <w:pPr>
            <w:pStyle w:val="TOC3"/>
            <w:tabs>
              <w:tab w:val="right" w:leader="dot" w:pos="8846"/>
            </w:tabs>
            <w:rPr>
              <w:rFonts w:asciiTheme="minorHAnsi" w:eastAsiaTheme="minorEastAsia" w:hAnsiTheme="minorHAnsi"/>
              <w:noProof/>
              <w:sz w:val="22"/>
              <w:lang w:val="en-US"/>
            </w:rPr>
          </w:pPr>
          <w:hyperlink w:anchor="_Toc448227604" w:history="1">
            <w:r w:rsidRPr="00157D2E">
              <w:rPr>
                <w:rStyle w:val="Hyperlink"/>
                <w:noProof/>
              </w:rPr>
              <w:t>May 24 (25) / Pashons 29: Also St. Simeon the Stylite</w:t>
            </w:r>
            <w:r>
              <w:rPr>
                <w:noProof/>
                <w:webHidden/>
              </w:rPr>
              <w:tab/>
            </w:r>
            <w:r>
              <w:rPr>
                <w:noProof/>
                <w:webHidden/>
              </w:rPr>
              <w:fldChar w:fldCharType="begin"/>
            </w:r>
            <w:r>
              <w:rPr>
                <w:noProof/>
                <w:webHidden/>
              </w:rPr>
              <w:instrText xml:space="preserve"> PAGEREF _Toc448227604 \h </w:instrText>
            </w:r>
            <w:r>
              <w:rPr>
                <w:noProof/>
                <w:webHidden/>
              </w:rPr>
            </w:r>
            <w:r>
              <w:rPr>
                <w:noProof/>
                <w:webHidden/>
              </w:rPr>
              <w:fldChar w:fldCharType="separate"/>
            </w:r>
            <w:r>
              <w:rPr>
                <w:noProof/>
                <w:webHidden/>
              </w:rPr>
              <w:t>817</w:t>
            </w:r>
            <w:r>
              <w:rPr>
                <w:noProof/>
                <w:webHidden/>
              </w:rPr>
              <w:fldChar w:fldCharType="end"/>
            </w:r>
          </w:hyperlink>
        </w:p>
        <w:p w14:paraId="095ED1F3" w14:textId="7BF81B58" w:rsidR="00E35F1F" w:rsidRDefault="00E35F1F">
          <w:pPr>
            <w:pStyle w:val="TOC3"/>
            <w:tabs>
              <w:tab w:val="right" w:leader="dot" w:pos="8846"/>
            </w:tabs>
            <w:rPr>
              <w:rFonts w:asciiTheme="minorHAnsi" w:eastAsiaTheme="minorEastAsia" w:hAnsiTheme="minorHAnsi"/>
              <w:noProof/>
              <w:sz w:val="22"/>
              <w:lang w:val="en-US"/>
            </w:rPr>
          </w:pPr>
          <w:hyperlink w:anchor="_Toc448227605" w:history="1">
            <w:r w:rsidRPr="00157D2E">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_Toc448227605 \h </w:instrText>
            </w:r>
            <w:r>
              <w:rPr>
                <w:noProof/>
                <w:webHidden/>
              </w:rPr>
            </w:r>
            <w:r>
              <w:rPr>
                <w:noProof/>
                <w:webHidden/>
              </w:rPr>
              <w:fldChar w:fldCharType="separate"/>
            </w:r>
            <w:r>
              <w:rPr>
                <w:noProof/>
                <w:webHidden/>
              </w:rPr>
              <w:t>818</w:t>
            </w:r>
            <w:r>
              <w:rPr>
                <w:noProof/>
                <w:webHidden/>
              </w:rPr>
              <w:fldChar w:fldCharType="end"/>
            </w:r>
          </w:hyperlink>
        </w:p>
        <w:p w14:paraId="15A8FE05" w14:textId="5709B450" w:rsidR="00E35F1F" w:rsidRDefault="00E35F1F">
          <w:pPr>
            <w:pStyle w:val="TOC3"/>
            <w:tabs>
              <w:tab w:val="right" w:leader="dot" w:pos="8846"/>
            </w:tabs>
            <w:rPr>
              <w:rFonts w:asciiTheme="minorHAnsi" w:eastAsiaTheme="minorEastAsia" w:hAnsiTheme="minorHAnsi"/>
              <w:noProof/>
              <w:sz w:val="22"/>
              <w:lang w:val="en-US"/>
            </w:rPr>
          </w:pPr>
          <w:hyperlink w:anchor="_Toc448227606" w:history="1">
            <w:r w:rsidRPr="00157D2E">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_Toc448227606 \h </w:instrText>
            </w:r>
            <w:r>
              <w:rPr>
                <w:noProof/>
                <w:webHidden/>
              </w:rPr>
            </w:r>
            <w:r>
              <w:rPr>
                <w:noProof/>
                <w:webHidden/>
              </w:rPr>
              <w:fldChar w:fldCharType="separate"/>
            </w:r>
            <w:r>
              <w:rPr>
                <w:noProof/>
                <w:webHidden/>
              </w:rPr>
              <w:t>818</w:t>
            </w:r>
            <w:r>
              <w:rPr>
                <w:noProof/>
                <w:webHidden/>
              </w:rPr>
              <w:fldChar w:fldCharType="end"/>
            </w:r>
          </w:hyperlink>
        </w:p>
        <w:p w14:paraId="0F25B5C6" w14:textId="1BBDC0C0" w:rsidR="00E35F1F" w:rsidRDefault="00E35F1F">
          <w:pPr>
            <w:pStyle w:val="TOC3"/>
            <w:tabs>
              <w:tab w:val="right" w:leader="dot" w:pos="8846"/>
            </w:tabs>
            <w:rPr>
              <w:rFonts w:asciiTheme="minorHAnsi" w:eastAsiaTheme="minorEastAsia" w:hAnsiTheme="minorHAnsi"/>
              <w:noProof/>
              <w:sz w:val="22"/>
              <w:lang w:val="en-US"/>
            </w:rPr>
          </w:pPr>
          <w:hyperlink w:anchor="_Toc448227607" w:history="1">
            <w:r w:rsidRPr="00157D2E">
              <w:rPr>
                <w:rStyle w:val="Hyperlink"/>
                <w:noProof/>
              </w:rPr>
              <w:t>May 28 / Paoni 3: Consecration of St. George’s Church</w:t>
            </w:r>
            <w:r>
              <w:rPr>
                <w:noProof/>
                <w:webHidden/>
              </w:rPr>
              <w:tab/>
            </w:r>
            <w:r>
              <w:rPr>
                <w:noProof/>
                <w:webHidden/>
              </w:rPr>
              <w:fldChar w:fldCharType="begin"/>
            </w:r>
            <w:r>
              <w:rPr>
                <w:noProof/>
                <w:webHidden/>
              </w:rPr>
              <w:instrText xml:space="preserve"> PAGEREF _Toc448227607 \h </w:instrText>
            </w:r>
            <w:r>
              <w:rPr>
                <w:noProof/>
                <w:webHidden/>
              </w:rPr>
            </w:r>
            <w:r>
              <w:rPr>
                <w:noProof/>
                <w:webHidden/>
              </w:rPr>
              <w:fldChar w:fldCharType="separate"/>
            </w:r>
            <w:r>
              <w:rPr>
                <w:noProof/>
                <w:webHidden/>
              </w:rPr>
              <w:t>818</w:t>
            </w:r>
            <w:r>
              <w:rPr>
                <w:noProof/>
                <w:webHidden/>
              </w:rPr>
              <w:fldChar w:fldCharType="end"/>
            </w:r>
          </w:hyperlink>
        </w:p>
        <w:p w14:paraId="34BB29FF" w14:textId="2D62DC12" w:rsidR="00E35F1F" w:rsidRDefault="00E35F1F">
          <w:pPr>
            <w:pStyle w:val="TOC3"/>
            <w:tabs>
              <w:tab w:val="right" w:leader="dot" w:pos="8846"/>
            </w:tabs>
            <w:rPr>
              <w:rFonts w:asciiTheme="minorHAnsi" w:eastAsiaTheme="minorEastAsia" w:hAnsiTheme="minorHAnsi"/>
              <w:noProof/>
              <w:sz w:val="22"/>
              <w:lang w:val="en-US"/>
            </w:rPr>
          </w:pPr>
          <w:hyperlink w:anchor="_Toc448227608" w:history="1">
            <w:r w:rsidRPr="00157D2E">
              <w:rPr>
                <w:rStyle w:val="Hyperlink"/>
                <w:noProof/>
              </w:rPr>
              <w:t>May 28 / Paoni 3: Also St. Abraam of Fayyoum</w:t>
            </w:r>
            <w:r>
              <w:rPr>
                <w:noProof/>
                <w:webHidden/>
              </w:rPr>
              <w:tab/>
            </w:r>
            <w:r>
              <w:rPr>
                <w:noProof/>
                <w:webHidden/>
              </w:rPr>
              <w:fldChar w:fldCharType="begin"/>
            </w:r>
            <w:r>
              <w:rPr>
                <w:noProof/>
                <w:webHidden/>
              </w:rPr>
              <w:instrText xml:space="preserve"> PAGEREF _Toc448227608 \h </w:instrText>
            </w:r>
            <w:r>
              <w:rPr>
                <w:noProof/>
                <w:webHidden/>
              </w:rPr>
            </w:r>
            <w:r>
              <w:rPr>
                <w:noProof/>
                <w:webHidden/>
              </w:rPr>
              <w:fldChar w:fldCharType="separate"/>
            </w:r>
            <w:r>
              <w:rPr>
                <w:noProof/>
                <w:webHidden/>
              </w:rPr>
              <w:t>818</w:t>
            </w:r>
            <w:r>
              <w:rPr>
                <w:noProof/>
                <w:webHidden/>
              </w:rPr>
              <w:fldChar w:fldCharType="end"/>
            </w:r>
          </w:hyperlink>
        </w:p>
        <w:p w14:paraId="0B46F6E7" w14:textId="62B0F127" w:rsidR="00E35F1F" w:rsidRDefault="00E35F1F">
          <w:pPr>
            <w:pStyle w:val="TOC3"/>
            <w:tabs>
              <w:tab w:val="right" w:leader="dot" w:pos="8846"/>
            </w:tabs>
            <w:rPr>
              <w:rFonts w:asciiTheme="minorHAnsi" w:eastAsiaTheme="minorEastAsia" w:hAnsiTheme="minorHAnsi"/>
              <w:noProof/>
              <w:sz w:val="22"/>
              <w:lang w:val="en-US"/>
            </w:rPr>
          </w:pPr>
          <w:hyperlink w:anchor="_Toc448227609" w:history="1">
            <w:r w:rsidRPr="00157D2E">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_Toc448227609 \h </w:instrText>
            </w:r>
            <w:r>
              <w:rPr>
                <w:noProof/>
                <w:webHidden/>
              </w:rPr>
            </w:r>
            <w:r>
              <w:rPr>
                <w:noProof/>
                <w:webHidden/>
              </w:rPr>
              <w:fldChar w:fldCharType="separate"/>
            </w:r>
            <w:r>
              <w:rPr>
                <w:noProof/>
                <w:webHidden/>
              </w:rPr>
              <w:t>820</w:t>
            </w:r>
            <w:r>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2" w:name="_Ref436250616"/>
      <w:bookmarkStart w:id="1533" w:name="_Toc448227589"/>
      <w:r>
        <w:lastRenderedPageBreak/>
        <w:t>May 1 / Pashons 6: St. Macarius of Alexandria, the Presbyter</w:t>
      </w:r>
      <w:bookmarkEnd w:id="1528"/>
      <w:bookmarkEnd w:id="1532"/>
      <w:bookmarkEnd w:id="1533"/>
    </w:p>
    <w:p w14:paraId="65054283" w14:textId="77777777" w:rsidR="00137929" w:rsidRDefault="00137929" w:rsidP="00137929">
      <w:pPr>
        <w:pStyle w:val="Heading4"/>
      </w:pPr>
      <w:bookmarkStart w:id="1534" w:name="_Ref434490596"/>
      <w:r>
        <w:t>The Doxology</w:t>
      </w:r>
      <w:r w:rsidR="00B46E6E">
        <w:t xml:space="preserve"> for St. Macarius of Alexandria, the Presbyter</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5" w:name="_Ref434560539"/>
      <w:bookmarkStart w:id="1536" w:name="_Toc448227590"/>
      <w:r>
        <w:t>May 2 / Pashons 7: St. Athanasius the Apostolic</w:t>
      </w:r>
      <w:bookmarkEnd w:id="1535"/>
      <w:bookmarkEnd w:id="1536"/>
    </w:p>
    <w:p w14:paraId="5C918841" w14:textId="77777777" w:rsidR="00EE657B" w:rsidRDefault="00EE657B" w:rsidP="00EE657B">
      <w:pPr>
        <w:pStyle w:val="Heading4"/>
      </w:pPr>
      <w:bookmarkStart w:id="1537" w:name="_Ref434492183"/>
      <w:r>
        <w:t>The Doxology</w:t>
      </w:r>
      <w:r w:rsidR="00B82753">
        <w:t xml:space="preserve"> for St. Athanasius the Apostolic</w:t>
      </w:r>
      <w:bookmarkEnd w:id="1537"/>
    </w:p>
    <w:p w14:paraId="56250E5D" w14:textId="60F5A66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35F1F">
        <w:t>The Doxology of St. Athanasius the Apostolic</w:t>
      </w:r>
      <w:r>
        <w:fldChar w:fldCharType="end"/>
      </w:r>
      <w:r>
        <w:t xml:space="preserve">, page </w:t>
      </w:r>
      <w:r>
        <w:fldChar w:fldCharType="begin"/>
      </w:r>
      <w:r>
        <w:instrText xml:space="preserve"> PAGEREF _Ref434492161 \h </w:instrText>
      </w:r>
      <w:r>
        <w:fldChar w:fldCharType="separate"/>
      </w:r>
      <w:r w:rsidR="00E35F1F">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8" w:name="_Ref434492196"/>
      <w:r>
        <w:lastRenderedPageBreak/>
        <w:t>Another</w:t>
      </w:r>
      <w:r w:rsidR="0047441D">
        <w:t xml:space="preserve"> Doxology</w:t>
      </w:r>
      <w:r>
        <w:t xml:space="preserve"> for St. Athanasius the Apostolic</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9" w:name="_Toc448227591"/>
      <w:r>
        <w:t>May 7 / Pashons 12: Commemoration of Archangel Michael</w:t>
      </w:r>
      <w:bookmarkEnd w:id="1539"/>
    </w:p>
    <w:p w14:paraId="0F7BBC47" w14:textId="0C60309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8F2AB5D" w14:textId="77777777" w:rsidR="00B53E05" w:rsidRDefault="00B53E05" w:rsidP="00B53E05">
      <w:pPr>
        <w:pStyle w:val="Heading3"/>
      </w:pPr>
      <w:bookmarkStart w:id="1540" w:name="_Toc448227592"/>
      <w:r>
        <w:t>May 7 / Pashons 12: Also the Consecration of the Church of St. Demiana</w:t>
      </w:r>
      <w:bookmarkEnd w:id="1540"/>
    </w:p>
    <w:p w14:paraId="30A4D1C6" w14:textId="1B3A4CA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35F1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35F1F">
        <w:rPr>
          <w:noProof/>
        </w:rPr>
        <w:t>761</w:t>
      </w:r>
      <w:r w:rsidR="002409EF">
        <w:fldChar w:fldCharType="end"/>
      </w:r>
      <w:r>
        <w:t>.</w:t>
      </w:r>
    </w:p>
    <w:p w14:paraId="3E105B3E" w14:textId="77777777" w:rsidR="00220DFD" w:rsidRDefault="00220DFD" w:rsidP="00220DFD">
      <w:pPr>
        <w:pStyle w:val="Heading3"/>
      </w:pPr>
      <w:bookmarkStart w:id="1541" w:name="_Toc448227593"/>
      <w:r>
        <w:t>May 8 / Pashons 13 St. Junia of the Seventy Two Disciples</w:t>
      </w:r>
      <w:bookmarkEnd w:id="1541"/>
    </w:p>
    <w:p w14:paraId="148929D9" w14:textId="0F2C41F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D1738E1" w14:textId="77777777" w:rsidR="00220DFD" w:rsidRDefault="00220DFD" w:rsidP="00220DFD">
      <w:pPr>
        <w:pStyle w:val="Heading3"/>
      </w:pPr>
      <w:bookmarkStart w:id="1542" w:name="_Toc448227594"/>
      <w:r>
        <w:t xml:space="preserve">May 8 / Pashons 13 Also St. </w:t>
      </w:r>
      <w:commentRangeStart w:id="1543"/>
      <w:r>
        <w:t>Arsenius</w:t>
      </w:r>
      <w:commentRangeEnd w:id="1543"/>
      <w:r>
        <w:rPr>
          <w:rStyle w:val="CommentReference"/>
          <w:rFonts w:eastAsiaTheme="minorHAnsi" w:cstheme="minorBidi"/>
          <w:b w:val="0"/>
          <w:bCs w:val="0"/>
        </w:rPr>
        <w:commentReference w:id="1543"/>
      </w:r>
      <w:bookmarkEnd w:id="1542"/>
    </w:p>
    <w:p w14:paraId="2EEE01C8" w14:textId="77777777" w:rsidR="00220DFD" w:rsidRDefault="00220DFD" w:rsidP="00220DFD">
      <w:pPr>
        <w:pStyle w:val="Heading4"/>
      </w:pPr>
      <w:bookmarkStart w:id="1544" w:name="_Ref434490892"/>
      <w:r>
        <w:t>The Doxology</w:t>
      </w:r>
      <w:r w:rsidR="00810F04">
        <w:t xml:space="preserve"> for St. Arsenius</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5" w:name="_Toc448227595"/>
      <w:r>
        <w:t>May 9 / Pashons 14: St. Pachomius</w:t>
      </w:r>
      <w:bookmarkEnd w:id="1545"/>
    </w:p>
    <w:p w14:paraId="1731E46B" w14:textId="77777777" w:rsidR="00C30529" w:rsidRDefault="00C30529" w:rsidP="00C30529">
      <w:pPr>
        <w:pStyle w:val="Heading4"/>
      </w:pPr>
      <w:bookmarkStart w:id="1546" w:name="_Ref434491150"/>
      <w:r>
        <w:t>The Doxology</w:t>
      </w:r>
      <w:r w:rsidR="00810F04">
        <w:t xml:space="preserve"> for St. Pachomius</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7" w:name="_Toc448227596"/>
      <w:r>
        <w:lastRenderedPageBreak/>
        <w:t>May 11 / Pashons 16: Commemoration of St. John the Evangelist</w:t>
      </w:r>
      <w:bookmarkEnd w:id="1547"/>
    </w:p>
    <w:p w14:paraId="2ADA71D1" w14:textId="23DDD80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35F1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35F1F">
        <w:rPr>
          <w:noProof/>
        </w:rPr>
        <w:t>707</w:t>
      </w:r>
      <w:r w:rsidR="002409EF">
        <w:fldChar w:fldCharType="end"/>
      </w:r>
      <w:r>
        <w:t>.</w:t>
      </w:r>
    </w:p>
    <w:p w14:paraId="194D23B6" w14:textId="77777777" w:rsidR="005329C1" w:rsidRDefault="005329C1" w:rsidP="005329C1">
      <w:pPr>
        <w:pStyle w:val="Heading3"/>
      </w:pPr>
      <w:bookmarkStart w:id="1548" w:name="_Toc448227597"/>
      <w:r>
        <w:t>May 16 / Pashons 21: Commemoration of the Theotokos</w:t>
      </w:r>
      <w:bookmarkEnd w:id="1548"/>
    </w:p>
    <w:p w14:paraId="3F5FCD37" w14:textId="768C371A"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950977D" w14:textId="77777777" w:rsidR="00160DE3" w:rsidRDefault="00160DE3" w:rsidP="00160DE3">
      <w:pPr>
        <w:pStyle w:val="Heading3"/>
      </w:pPr>
      <w:bookmarkStart w:id="1549" w:name="_Toc448227598"/>
      <w:r>
        <w:t xml:space="preserve">May 17 / Pashons 22: Departure of St. Andronicus the </w:t>
      </w:r>
      <w:r w:rsidR="00191A26">
        <w:t>Disciple</w:t>
      </w:r>
      <w:bookmarkEnd w:id="1549"/>
    </w:p>
    <w:p w14:paraId="03D06E74" w14:textId="74532EF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E2A1C06" w14:textId="77777777" w:rsidR="00495F1A" w:rsidRDefault="00C30529" w:rsidP="00495F1A">
      <w:pPr>
        <w:pStyle w:val="Heading3"/>
      </w:pPr>
      <w:bookmarkStart w:id="1550" w:name="_Toc448227599"/>
      <w:r>
        <w:t xml:space="preserve">May 19 / Pashons 24: </w:t>
      </w:r>
      <w:r w:rsidR="00495F1A">
        <w:t>The Entrance into Egypt</w:t>
      </w:r>
      <w:bookmarkEnd w:id="1531"/>
      <w:bookmarkEnd w:id="1530"/>
      <w:bookmarkEnd w:id="1529"/>
      <w:bookmarkEnd w:id="1550"/>
    </w:p>
    <w:p w14:paraId="608201BF" w14:textId="77777777" w:rsidR="00C30529" w:rsidRDefault="00C30529" w:rsidP="00C30529">
      <w:pPr>
        <w:pStyle w:val="Heading4"/>
      </w:pPr>
      <w:bookmarkStart w:id="1551" w:name="_Ref434477906"/>
      <w:r>
        <w:t>The Doxology</w:t>
      </w:r>
      <w:r w:rsidR="00E21EA3">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2" w:name="_Ref434476089"/>
      <w:r>
        <w:t>The Psali Adam</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3" w:name="_Ref434476112"/>
      <w:r>
        <w:t>The Psali Batos</w:t>
      </w:r>
      <w:r w:rsidR="006C1B94">
        <w:t xml:space="preserve"> for the Entrance into Egypt</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4"/>
            <w:r>
              <w:t>approached</w:t>
            </w:r>
            <w:commentRangeEnd w:id="1554"/>
            <w:r>
              <w:rPr>
                <w:rStyle w:val="CommentReference"/>
              </w:rPr>
              <w:commentReference w:id="155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5"/>
            <w:r>
              <w:t xml:space="preserve">Ⲫⲱⲕ </w:t>
            </w:r>
            <w:commentRangeEnd w:id="1555"/>
            <w:r>
              <w:rPr>
                <w:rStyle w:val="CommentReference"/>
                <w:rFonts w:ascii="Times New Roman" w:hAnsi="Times New Roman"/>
              </w:rPr>
              <w:commentReference w:id="155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6" w:name="_Toc448227600"/>
      <w:r>
        <w:lastRenderedPageBreak/>
        <w:t>May 19 / Pashons 24: Also, St. Pashnouni, the Monk and Martyr</w:t>
      </w:r>
      <w:bookmarkEnd w:id="1556"/>
    </w:p>
    <w:p w14:paraId="408F0E44" w14:textId="77777777" w:rsidR="00A055D8" w:rsidRDefault="00A055D8" w:rsidP="00A055D8">
      <w:pPr>
        <w:pStyle w:val="Heading4"/>
      </w:pPr>
      <w:bookmarkStart w:id="1557" w:name="_Ref434491429"/>
      <w:r>
        <w:t>The Doxology</w:t>
      </w:r>
      <w:r w:rsidR="00810F04">
        <w:t xml:space="preserve"> for St. Pashnouni</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8" w:name="_Toc448227601"/>
      <w:r>
        <w:t xml:space="preserve">May 21 / Pashons 26: </w:t>
      </w:r>
      <w:r w:rsidR="00072324">
        <w:t>Martyrdom of St. Thomas the Apostle</w:t>
      </w:r>
      <w:bookmarkEnd w:id="1558"/>
    </w:p>
    <w:p w14:paraId="574A2F34" w14:textId="19FBC480"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401C91D" w14:textId="77777777" w:rsidR="007A6E4F" w:rsidRDefault="007A6E4F" w:rsidP="00160DE3">
      <w:pPr>
        <w:pStyle w:val="Heading3"/>
      </w:pPr>
      <w:bookmarkStart w:id="1559" w:name="_Toc448227602"/>
      <w:r>
        <w:t>May 22 / Pashons 27: St. Thomas the Anchorite</w:t>
      </w:r>
      <w:bookmarkEnd w:id="1559"/>
    </w:p>
    <w:p w14:paraId="638D349A" w14:textId="77777777" w:rsidR="007A6E4F" w:rsidRDefault="007A6E4F" w:rsidP="007A6E4F">
      <w:pPr>
        <w:pStyle w:val="Heading4"/>
      </w:pPr>
      <w:bookmarkStart w:id="1560" w:name="_Ref434490403"/>
      <w:r>
        <w:t>The Doxology</w:t>
      </w:r>
      <w:r w:rsidR="00B46E6E">
        <w:t xml:space="preserve"> for St. Thomas the Anchorite</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1"/>
            <w:r>
              <w:t>Like amber</w:t>
            </w:r>
          </w:p>
          <w:p w14:paraId="2CE5E879" w14:textId="77777777" w:rsidR="007A6E4F" w:rsidRDefault="007A6E4F" w:rsidP="007A6E4F">
            <w:pPr>
              <w:pStyle w:val="EngHangEnd"/>
            </w:pPr>
            <w:r>
              <w:t>Spreading in paradise.</w:t>
            </w:r>
            <w:commentRangeEnd w:id="1561"/>
            <w:r>
              <w:rPr>
                <w:rStyle w:val="CommentReference"/>
                <w:rFonts w:ascii="Times New Roman" w:eastAsiaTheme="minorHAnsi" w:hAnsi="Times New Roman" w:cstheme="minorBidi"/>
                <w:color w:val="auto"/>
              </w:rPr>
              <w:commentReference w:id="156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2" w:name="_Toc448227603"/>
      <w:r>
        <w:t>May 24 (25) / Pashons 29: Commemoration of the Annunciation, Nativity, and Resurrection on the 29</w:t>
      </w:r>
      <w:r w:rsidRPr="00C0205C">
        <w:rPr>
          <w:vertAlign w:val="superscript"/>
        </w:rPr>
        <w:t>th</w:t>
      </w:r>
      <w:r>
        <w:t xml:space="preserve"> of Every Month</w:t>
      </w:r>
      <w:bookmarkEnd w:id="1562"/>
    </w:p>
    <w:p w14:paraId="328345A0" w14:textId="7ED14759"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5949E7" w14:textId="702B32CB" w:rsidR="00D552F6" w:rsidRDefault="00D552F6" w:rsidP="00D552F6">
      <w:pPr>
        <w:pStyle w:val="Heading3"/>
      </w:pPr>
      <w:bookmarkStart w:id="1563" w:name="_Toc448227604"/>
      <w:r>
        <w:lastRenderedPageBreak/>
        <w:t xml:space="preserve">May 24 (25) / Pashons 29: Also St. </w:t>
      </w:r>
      <w:r w:rsidR="00F525F0">
        <w:t>Simeon</w:t>
      </w:r>
      <w:r>
        <w:t xml:space="preserve"> the Stylite</w:t>
      </w:r>
      <w:bookmarkEnd w:id="1563"/>
    </w:p>
    <w:p w14:paraId="6BC6625E" w14:textId="07CBC558" w:rsidR="00F525F0" w:rsidRPr="00F525F0" w:rsidRDefault="00F525F0" w:rsidP="00F525F0">
      <w:pPr>
        <w:pStyle w:val="Heading4"/>
      </w:pPr>
      <w:bookmarkStart w:id="1564" w:name="_Ref439328220"/>
      <w:r>
        <w:t>The Doxology for St. Simeon the Stylite</w:t>
      </w:r>
      <w:r w:rsidR="00BD2B3F">
        <w:rPr>
          <w:rStyle w:val="FootnoteReference"/>
        </w:rPr>
        <w:footnoteReference w:id="887"/>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5" w:name="_Toc448227605"/>
      <w:r>
        <w:t>May 25 / Pashons 30: Departure of St. Fournous the Disciple</w:t>
      </w:r>
      <w:bookmarkEnd w:id="1565"/>
    </w:p>
    <w:p w14:paraId="78E47792" w14:textId="5638A1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FCC02EA" w14:textId="77777777" w:rsidR="00F26510" w:rsidRDefault="00F26510" w:rsidP="00F26510">
      <w:pPr>
        <w:pStyle w:val="Heading3"/>
      </w:pPr>
      <w:bookmarkStart w:id="1566" w:name="_Toc448227606"/>
      <w:r>
        <w:t>May 27 / Paoni 2: St. Commemoration of the Appearance of the Bodies of St. John the Baptist and Elisha the Prophet</w:t>
      </w:r>
      <w:bookmarkEnd w:id="1566"/>
    </w:p>
    <w:p w14:paraId="0098B3FD" w14:textId="7C01D014"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7D3D9074" w14:textId="77777777" w:rsidR="00601ED3" w:rsidRDefault="00601ED3" w:rsidP="00601ED3">
      <w:pPr>
        <w:pStyle w:val="Heading3"/>
      </w:pPr>
      <w:bookmarkStart w:id="1567" w:name="_Toc448227607"/>
      <w:r>
        <w:t>May 28 / Paoni 3: Consecration of St. George’s Church</w:t>
      </w:r>
      <w:bookmarkEnd w:id="1567"/>
    </w:p>
    <w:p w14:paraId="3DDB9E0A" w14:textId="7B9EC5C6"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35F1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35F1F">
        <w:rPr>
          <w:noProof/>
        </w:rPr>
        <w:t>794</w:t>
      </w:r>
      <w:r w:rsidR="002409EF">
        <w:fldChar w:fldCharType="end"/>
      </w:r>
      <w:r>
        <w:t>.</w:t>
      </w:r>
    </w:p>
    <w:p w14:paraId="2D4ABA3A" w14:textId="77777777" w:rsidR="00C30529" w:rsidRDefault="00C30529" w:rsidP="00C30529">
      <w:pPr>
        <w:pStyle w:val="Heading3"/>
      </w:pPr>
      <w:bookmarkStart w:id="1568" w:name="_Toc448227608"/>
      <w:r>
        <w:t xml:space="preserve">May 28 / Paoni 3: </w:t>
      </w:r>
      <w:r w:rsidR="00601ED3">
        <w:t xml:space="preserve">Also </w:t>
      </w:r>
      <w:r>
        <w:t>St. Abraam of Fayyoum</w:t>
      </w:r>
      <w:bookmarkEnd w:id="1568"/>
    </w:p>
    <w:p w14:paraId="26D71FAF" w14:textId="77777777" w:rsidR="00C30529" w:rsidRDefault="00C30529" w:rsidP="00C30529">
      <w:pPr>
        <w:pStyle w:val="Heading4"/>
      </w:pPr>
      <w:bookmarkStart w:id="1569" w:name="_Ref434492469"/>
      <w:r>
        <w:t>The Doxology</w:t>
      </w:r>
      <w:r w:rsidR="00B82753">
        <w:t xml:space="preserve"> for St. Abraam of Fayyoum</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3" w:name="_Toc448227609"/>
      <w:r>
        <w:t>May 30 / Paoni 5: Consecration of the Church of St. Victor</w:t>
      </w:r>
      <w:bookmarkEnd w:id="1573"/>
    </w:p>
    <w:p w14:paraId="311B6702" w14:textId="6F387FF5"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35F1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35F1F">
        <w:rPr>
          <w:noProof/>
        </w:rPr>
        <w:t>662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4" w:name="_Toc410196217"/>
      <w:bookmarkStart w:id="1575" w:name="_Toc410196459"/>
      <w:bookmarkStart w:id="1576" w:name="_Toc410196961"/>
      <w:bookmarkStart w:id="1577" w:name="June"/>
      <w:bookmarkStart w:id="1578" w:name="_Toc448227707"/>
      <w:bookmarkEnd w:id="1526"/>
      <w:r>
        <w:lastRenderedPageBreak/>
        <w:t>June</w:t>
      </w:r>
      <w:bookmarkEnd w:id="1574"/>
      <w:bookmarkEnd w:id="1575"/>
      <w:bookmarkEnd w:id="1576"/>
      <w:r w:rsidR="00C30529">
        <w:t xml:space="preserve"> or </w:t>
      </w:r>
      <w:r w:rsidR="00C30529">
        <w:rPr>
          <w:rFonts w:ascii="FreeSerifAvvaShenouda" w:hAnsi="FreeSerifAvvaShenouda" w:cs="FreeSerifAvvaShenouda"/>
        </w:rPr>
        <w:t>Ⲡⲁⲱⲛⲉ</w:t>
      </w:r>
      <w:bookmarkEnd w:id="1578"/>
    </w:p>
    <w:sdt>
      <w:sdtPr>
        <w:id w:val="-1182355935"/>
        <w:docPartObj>
          <w:docPartGallery w:val="Table of Contents"/>
          <w:docPartUnique/>
        </w:docPartObj>
      </w:sdtPr>
      <w:sdtEndPr>
        <w:rPr>
          <w:b/>
          <w:bCs/>
          <w:noProof/>
        </w:rPr>
      </w:sdtEndPr>
      <w:sdtContent>
        <w:p w14:paraId="188AD747" w14:textId="72C8902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35F1F">
              <w:rPr>
                <w:noProof/>
                <w:webHidden/>
              </w:rPr>
              <w:t>822</w:t>
            </w:r>
            <w:r w:rsidR="00E35F1F">
              <w:rPr>
                <w:noProof/>
                <w:webHidden/>
              </w:rPr>
              <w:fldChar w:fldCharType="end"/>
            </w:r>
          </w:hyperlink>
        </w:p>
        <w:p w14:paraId="21716B4D" w14:textId="3CD190B0" w:rsidR="00E35F1F" w:rsidRDefault="00E35F1F">
          <w:pPr>
            <w:pStyle w:val="TOC3"/>
            <w:tabs>
              <w:tab w:val="right" w:leader="dot" w:pos="8846"/>
            </w:tabs>
            <w:rPr>
              <w:rFonts w:asciiTheme="minorHAnsi" w:eastAsiaTheme="minorEastAsia" w:hAnsiTheme="minorHAnsi"/>
              <w:noProof/>
              <w:sz w:val="22"/>
              <w:lang w:val="en-US"/>
            </w:rPr>
          </w:pPr>
          <w:hyperlink w:anchor="_Toc448227611" w:history="1">
            <w:r w:rsidRPr="00EE09E5">
              <w:rPr>
                <w:rStyle w:val="Hyperlink"/>
                <w:noProof/>
              </w:rPr>
              <w:t>June 6 / Paoni 12: Commemoration of Archangel Michael</w:t>
            </w:r>
            <w:r>
              <w:rPr>
                <w:noProof/>
                <w:webHidden/>
              </w:rPr>
              <w:tab/>
            </w:r>
            <w:r>
              <w:rPr>
                <w:noProof/>
                <w:webHidden/>
              </w:rPr>
              <w:fldChar w:fldCharType="begin"/>
            </w:r>
            <w:r>
              <w:rPr>
                <w:noProof/>
                <w:webHidden/>
              </w:rPr>
              <w:instrText xml:space="preserve"> PAGEREF _Toc448227611 \h </w:instrText>
            </w:r>
            <w:r>
              <w:rPr>
                <w:noProof/>
                <w:webHidden/>
              </w:rPr>
            </w:r>
            <w:r>
              <w:rPr>
                <w:noProof/>
                <w:webHidden/>
              </w:rPr>
              <w:fldChar w:fldCharType="separate"/>
            </w:r>
            <w:r>
              <w:rPr>
                <w:noProof/>
                <w:webHidden/>
              </w:rPr>
              <w:t>829</w:t>
            </w:r>
            <w:r>
              <w:rPr>
                <w:noProof/>
                <w:webHidden/>
              </w:rPr>
              <w:fldChar w:fldCharType="end"/>
            </w:r>
          </w:hyperlink>
        </w:p>
        <w:p w14:paraId="172E3EC5" w14:textId="0D9DB1CB" w:rsidR="00E35F1F" w:rsidRDefault="00E35F1F">
          <w:pPr>
            <w:pStyle w:val="TOC3"/>
            <w:tabs>
              <w:tab w:val="right" w:leader="dot" w:pos="8846"/>
            </w:tabs>
            <w:rPr>
              <w:rFonts w:asciiTheme="minorHAnsi" w:eastAsiaTheme="minorEastAsia" w:hAnsiTheme="minorHAnsi"/>
              <w:noProof/>
              <w:sz w:val="22"/>
              <w:lang w:val="en-US"/>
            </w:rPr>
          </w:pPr>
          <w:hyperlink w:anchor="_Toc448227612" w:history="1">
            <w:r w:rsidRPr="00EE09E5">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_Toc448227612 \h </w:instrText>
            </w:r>
            <w:r>
              <w:rPr>
                <w:noProof/>
                <w:webHidden/>
              </w:rPr>
            </w:r>
            <w:r>
              <w:rPr>
                <w:noProof/>
                <w:webHidden/>
              </w:rPr>
              <w:fldChar w:fldCharType="separate"/>
            </w:r>
            <w:r>
              <w:rPr>
                <w:noProof/>
                <w:webHidden/>
              </w:rPr>
              <w:t>829</w:t>
            </w:r>
            <w:r>
              <w:rPr>
                <w:noProof/>
                <w:webHidden/>
              </w:rPr>
              <w:fldChar w:fldCharType="end"/>
            </w:r>
          </w:hyperlink>
        </w:p>
        <w:p w14:paraId="642ABE37" w14:textId="571EC7DD" w:rsidR="00E35F1F" w:rsidRDefault="00E35F1F">
          <w:pPr>
            <w:pStyle w:val="TOC3"/>
            <w:tabs>
              <w:tab w:val="right" w:leader="dot" w:pos="8846"/>
            </w:tabs>
            <w:rPr>
              <w:rFonts w:asciiTheme="minorHAnsi" w:eastAsiaTheme="minorEastAsia" w:hAnsiTheme="minorHAnsi"/>
              <w:noProof/>
              <w:sz w:val="22"/>
              <w:lang w:val="en-US"/>
            </w:rPr>
          </w:pPr>
          <w:hyperlink w:anchor="_Toc448227613" w:history="1">
            <w:r w:rsidRPr="00EE09E5">
              <w:rPr>
                <w:rStyle w:val="Hyperlink"/>
                <w:noProof/>
              </w:rPr>
              <w:t>June 8 / Paoni 14: Sts. Apakir and John</w:t>
            </w:r>
            <w:r>
              <w:rPr>
                <w:noProof/>
                <w:webHidden/>
              </w:rPr>
              <w:tab/>
            </w:r>
            <w:r>
              <w:rPr>
                <w:noProof/>
                <w:webHidden/>
              </w:rPr>
              <w:fldChar w:fldCharType="begin"/>
            </w:r>
            <w:r>
              <w:rPr>
                <w:noProof/>
                <w:webHidden/>
              </w:rPr>
              <w:instrText xml:space="preserve"> PAGEREF _Toc448227613 \h </w:instrText>
            </w:r>
            <w:r>
              <w:rPr>
                <w:noProof/>
                <w:webHidden/>
              </w:rPr>
            </w:r>
            <w:r>
              <w:rPr>
                <w:noProof/>
                <w:webHidden/>
              </w:rPr>
              <w:fldChar w:fldCharType="separate"/>
            </w:r>
            <w:r>
              <w:rPr>
                <w:noProof/>
                <w:webHidden/>
              </w:rPr>
              <w:t>830</w:t>
            </w:r>
            <w:r>
              <w:rPr>
                <w:noProof/>
                <w:webHidden/>
              </w:rPr>
              <w:fldChar w:fldCharType="end"/>
            </w:r>
          </w:hyperlink>
        </w:p>
        <w:p w14:paraId="56D03C17" w14:textId="4AE38F61" w:rsidR="00E35F1F" w:rsidRDefault="00E35F1F">
          <w:pPr>
            <w:pStyle w:val="TOC3"/>
            <w:tabs>
              <w:tab w:val="right" w:leader="dot" w:pos="8846"/>
            </w:tabs>
            <w:rPr>
              <w:rFonts w:asciiTheme="minorHAnsi" w:eastAsiaTheme="minorEastAsia" w:hAnsiTheme="minorHAnsi"/>
              <w:noProof/>
              <w:sz w:val="22"/>
              <w:lang w:val="en-US"/>
            </w:rPr>
          </w:pPr>
          <w:hyperlink w:anchor="_Toc448227614" w:history="1">
            <w:r w:rsidRPr="00EE09E5">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_Toc448227614 \h </w:instrText>
            </w:r>
            <w:r>
              <w:rPr>
                <w:noProof/>
                <w:webHidden/>
              </w:rPr>
            </w:r>
            <w:r>
              <w:rPr>
                <w:noProof/>
                <w:webHidden/>
              </w:rPr>
              <w:fldChar w:fldCharType="separate"/>
            </w:r>
            <w:r>
              <w:rPr>
                <w:noProof/>
                <w:webHidden/>
              </w:rPr>
              <w:t>831</w:t>
            </w:r>
            <w:r>
              <w:rPr>
                <w:noProof/>
                <w:webHidden/>
              </w:rPr>
              <w:fldChar w:fldCharType="end"/>
            </w:r>
          </w:hyperlink>
        </w:p>
        <w:p w14:paraId="0D9E1EB7" w14:textId="1CF6F0CD" w:rsidR="00E35F1F" w:rsidRDefault="00E35F1F">
          <w:pPr>
            <w:pStyle w:val="TOC3"/>
            <w:tabs>
              <w:tab w:val="right" w:leader="dot" w:pos="8846"/>
            </w:tabs>
            <w:rPr>
              <w:rFonts w:asciiTheme="minorHAnsi" w:eastAsiaTheme="minorEastAsia" w:hAnsiTheme="minorHAnsi"/>
              <w:noProof/>
              <w:sz w:val="22"/>
              <w:lang w:val="en-US"/>
            </w:rPr>
          </w:pPr>
          <w:hyperlink w:anchor="_Toc448227615" w:history="1">
            <w:r w:rsidRPr="00EE09E5">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_Toc448227615 \h </w:instrText>
            </w:r>
            <w:r>
              <w:rPr>
                <w:noProof/>
                <w:webHidden/>
              </w:rPr>
            </w:r>
            <w:r>
              <w:rPr>
                <w:noProof/>
                <w:webHidden/>
              </w:rPr>
              <w:fldChar w:fldCharType="separate"/>
            </w:r>
            <w:r>
              <w:rPr>
                <w:noProof/>
                <w:webHidden/>
              </w:rPr>
              <w:t>831</w:t>
            </w:r>
            <w:r>
              <w:rPr>
                <w:noProof/>
                <w:webHidden/>
              </w:rPr>
              <w:fldChar w:fldCharType="end"/>
            </w:r>
          </w:hyperlink>
        </w:p>
        <w:p w14:paraId="060D1C97" w14:textId="7F39DF78" w:rsidR="00E35F1F" w:rsidRDefault="00E35F1F">
          <w:pPr>
            <w:pStyle w:val="TOC3"/>
            <w:tabs>
              <w:tab w:val="right" w:leader="dot" w:pos="8846"/>
            </w:tabs>
            <w:rPr>
              <w:rFonts w:asciiTheme="minorHAnsi" w:eastAsiaTheme="minorEastAsia" w:hAnsiTheme="minorHAnsi"/>
              <w:noProof/>
              <w:sz w:val="22"/>
              <w:lang w:val="en-US"/>
            </w:rPr>
          </w:pPr>
          <w:hyperlink w:anchor="_Toc448227616" w:history="1">
            <w:r w:rsidRPr="00EE09E5">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_Toc448227616 \h </w:instrText>
            </w:r>
            <w:r>
              <w:rPr>
                <w:noProof/>
                <w:webHidden/>
              </w:rPr>
            </w:r>
            <w:r>
              <w:rPr>
                <w:noProof/>
                <w:webHidden/>
              </w:rPr>
              <w:fldChar w:fldCharType="separate"/>
            </w:r>
            <w:r>
              <w:rPr>
                <w:noProof/>
                <w:webHidden/>
              </w:rPr>
              <w:t>832</w:t>
            </w:r>
            <w:r>
              <w:rPr>
                <w:noProof/>
                <w:webHidden/>
              </w:rPr>
              <w:fldChar w:fldCharType="end"/>
            </w:r>
          </w:hyperlink>
        </w:p>
        <w:p w14:paraId="400E729F" w14:textId="741B5114" w:rsidR="00E35F1F" w:rsidRDefault="00E35F1F">
          <w:pPr>
            <w:pStyle w:val="TOC3"/>
            <w:tabs>
              <w:tab w:val="right" w:leader="dot" w:pos="8846"/>
            </w:tabs>
            <w:rPr>
              <w:rFonts w:asciiTheme="minorHAnsi" w:eastAsiaTheme="minorEastAsia" w:hAnsiTheme="minorHAnsi"/>
              <w:noProof/>
              <w:sz w:val="22"/>
              <w:lang w:val="en-US"/>
            </w:rPr>
          </w:pPr>
          <w:hyperlink w:anchor="_Toc448227617" w:history="1">
            <w:r w:rsidRPr="00EE09E5">
              <w:rPr>
                <w:rStyle w:val="Hyperlink"/>
                <w:noProof/>
              </w:rPr>
              <w:t>June 15 / Paoni 21: Commemoration of the Theotokos</w:t>
            </w:r>
            <w:r>
              <w:rPr>
                <w:noProof/>
                <w:webHidden/>
              </w:rPr>
              <w:tab/>
            </w:r>
            <w:r>
              <w:rPr>
                <w:noProof/>
                <w:webHidden/>
              </w:rPr>
              <w:fldChar w:fldCharType="begin"/>
            </w:r>
            <w:r>
              <w:rPr>
                <w:noProof/>
                <w:webHidden/>
              </w:rPr>
              <w:instrText xml:space="preserve"> PAGEREF _Toc448227617 \h </w:instrText>
            </w:r>
            <w:r>
              <w:rPr>
                <w:noProof/>
                <w:webHidden/>
              </w:rPr>
            </w:r>
            <w:r>
              <w:rPr>
                <w:noProof/>
                <w:webHidden/>
              </w:rPr>
              <w:fldChar w:fldCharType="separate"/>
            </w:r>
            <w:r>
              <w:rPr>
                <w:noProof/>
                <w:webHidden/>
              </w:rPr>
              <w:t>833</w:t>
            </w:r>
            <w:r>
              <w:rPr>
                <w:noProof/>
                <w:webHidden/>
              </w:rPr>
              <w:fldChar w:fldCharType="end"/>
            </w:r>
          </w:hyperlink>
        </w:p>
        <w:p w14:paraId="05500639" w14:textId="4C1D87C1" w:rsidR="00E35F1F" w:rsidRDefault="00E35F1F">
          <w:pPr>
            <w:pStyle w:val="TOC3"/>
            <w:tabs>
              <w:tab w:val="right" w:leader="dot" w:pos="8846"/>
            </w:tabs>
            <w:rPr>
              <w:rFonts w:asciiTheme="minorHAnsi" w:eastAsiaTheme="minorEastAsia" w:hAnsiTheme="minorHAnsi"/>
              <w:noProof/>
              <w:sz w:val="22"/>
              <w:lang w:val="en-US"/>
            </w:rPr>
          </w:pPr>
          <w:hyperlink w:anchor="_Toc448227618" w:history="1">
            <w:r w:rsidRPr="00EE09E5">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_Toc448227618 \h </w:instrText>
            </w:r>
            <w:r>
              <w:rPr>
                <w:noProof/>
                <w:webHidden/>
              </w:rPr>
            </w:r>
            <w:r>
              <w:rPr>
                <w:noProof/>
                <w:webHidden/>
              </w:rPr>
              <w:fldChar w:fldCharType="separate"/>
            </w:r>
            <w:r>
              <w:rPr>
                <w:noProof/>
                <w:webHidden/>
              </w:rPr>
              <w:t>833</w:t>
            </w:r>
            <w:r>
              <w:rPr>
                <w:noProof/>
                <w:webHidden/>
              </w:rPr>
              <w:fldChar w:fldCharType="end"/>
            </w:r>
          </w:hyperlink>
        </w:p>
        <w:p w14:paraId="6A0B5E9E" w14:textId="7FBFEE85" w:rsidR="00E35F1F" w:rsidRDefault="00E35F1F">
          <w:pPr>
            <w:pStyle w:val="TOC3"/>
            <w:tabs>
              <w:tab w:val="right" w:leader="dot" w:pos="8846"/>
            </w:tabs>
            <w:rPr>
              <w:rFonts w:asciiTheme="minorHAnsi" w:eastAsiaTheme="minorEastAsia" w:hAnsiTheme="minorHAnsi"/>
              <w:noProof/>
              <w:sz w:val="22"/>
              <w:lang w:val="en-US"/>
            </w:rPr>
          </w:pPr>
          <w:hyperlink w:anchor="_Toc448227619" w:history="1">
            <w:r w:rsidRPr="00EE09E5">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_Toc448227619 \h </w:instrText>
            </w:r>
            <w:r>
              <w:rPr>
                <w:noProof/>
                <w:webHidden/>
              </w:rPr>
            </w:r>
            <w:r>
              <w:rPr>
                <w:noProof/>
                <w:webHidden/>
              </w:rPr>
              <w:fldChar w:fldCharType="separate"/>
            </w:r>
            <w:r>
              <w:rPr>
                <w:noProof/>
                <w:webHidden/>
              </w:rPr>
              <w:t>833</w:t>
            </w:r>
            <w:r>
              <w:rPr>
                <w:noProof/>
                <w:webHidden/>
              </w:rPr>
              <w:fldChar w:fldCharType="end"/>
            </w:r>
          </w:hyperlink>
        </w:p>
        <w:p w14:paraId="5139D027" w14:textId="15793B46" w:rsidR="00E35F1F" w:rsidRDefault="00E35F1F">
          <w:pPr>
            <w:pStyle w:val="TOC3"/>
            <w:tabs>
              <w:tab w:val="right" w:leader="dot" w:pos="8846"/>
            </w:tabs>
            <w:rPr>
              <w:rFonts w:asciiTheme="minorHAnsi" w:eastAsiaTheme="minorEastAsia" w:hAnsiTheme="minorHAnsi"/>
              <w:noProof/>
              <w:sz w:val="22"/>
              <w:lang w:val="en-US"/>
            </w:rPr>
          </w:pPr>
          <w:hyperlink w:anchor="_Toc448227620" w:history="1">
            <w:r w:rsidRPr="00EE09E5">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_Toc448227620 \h </w:instrText>
            </w:r>
            <w:r>
              <w:rPr>
                <w:noProof/>
                <w:webHidden/>
              </w:rPr>
            </w:r>
            <w:r>
              <w:rPr>
                <w:noProof/>
                <w:webHidden/>
              </w:rPr>
              <w:fldChar w:fldCharType="separate"/>
            </w:r>
            <w:r>
              <w:rPr>
                <w:noProof/>
                <w:webHidden/>
              </w:rPr>
              <w:t>835</w:t>
            </w:r>
            <w:r>
              <w:rPr>
                <w:noProof/>
                <w:webHidden/>
              </w:rPr>
              <w:fldChar w:fldCharType="end"/>
            </w:r>
          </w:hyperlink>
        </w:p>
        <w:p w14:paraId="31F35291" w14:textId="55427168" w:rsidR="00E35F1F" w:rsidRDefault="00E35F1F">
          <w:pPr>
            <w:pStyle w:val="TOC3"/>
            <w:tabs>
              <w:tab w:val="right" w:leader="dot" w:pos="8846"/>
            </w:tabs>
            <w:rPr>
              <w:rFonts w:asciiTheme="minorHAnsi" w:eastAsiaTheme="minorEastAsia" w:hAnsiTheme="minorHAnsi"/>
              <w:noProof/>
              <w:sz w:val="22"/>
              <w:lang w:val="en-US"/>
            </w:rPr>
          </w:pPr>
          <w:hyperlink w:anchor="_Toc448227621" w:history="1">
            <w:r w:rsidRPr="00EE09E5">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_Toc448227621 \h </w:instrText>
            </w:r>
            <w:r>
              <w:rPr>
                <w:noProof/>
                <w:webHidden/>
              </w:rPr>
            </w:r>
            <w:r>
              <w:rPr>
                <w:noProof/>
                <w:webHidden/>
              </w:rPr>
              <w:fldChar w:fldCharType="separate"/>
            </w:r>
            <w:r>
              <w:rPr>
                <w:noProof/>
                <w:webHidden/>
              </w:rPr>
              <w:t>835</w:t>
            </w:r>
            <w:r>
              <w:rPr>
                <w:noProof/>
                <w:webHidden/>
              </w:rPr>
              <w:fldChar w:fldCharType="end"/>
            </w:r>
          </w:hyperlink>
        </w:p>
        <w:p w14:paraId="5EB35BD1" w14:textId="36F36CA0" w:rsidR="00E35F1F" w:rsidRDefault="00E35F1F">
          <w:pPr>
            <w:pStyle w:val="TOC3"/>
            <w:tabs>
              <w:tab w:val="right" w:leader="dot" w:pos="8846"/>
            </w:tabs>
            <w:rPr>
              <w:rFonts w:asciiTheme="minorHAnsi" w:eastAsiaTheme="minorEastAsia" w:hAnsiTheme="minorHAnsi"/>
              <w:noProof/>
              <w:sz w:val="22"/>
              <w:lang w:val="en-US"/>
            </w:rPr>
          </w:pPr>
          <w:hyperlink w:anchor="_Toc448227622" w:history="1">
            <w:r w:rsidRPr="00EE09E5">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_Toc448227622 \h </w:instrText>
            </w:r>
            <w:r>
              <w:rPr>
                <w:noProof/>
                <w:webHidden/>
              </w:rPr>
            </w:r>
            <w:r>
              <w:rPr>
                <w:noProof/>
                <w:webHidden/>
              </w:rPr>
              <w:fldChar w:fldCharType="separate"/>
            </w:r>
            <w:r>
              <w:rPr>
                <w:noProof/>
                <w:webHidden/>
              </w:rPr>
              <w:t>836</w:t>
            </w:r>
            <w:r>
              <w:rPr>
                <w:noProof/>
                <w:webHidden/>
              </w:rPr>
              <w:fldChar w:fldCharType="end"/>
            </w:r>
          </w:hyperlink>
        </w:p>
        <w:p w14:paraId="21D64448" w14:textId="01C11217" w:rsidR="00E35F1F" w:rsidRDefault="00E35F1F">
          <w:pPr>
            <w:pStyle w:val="TOC3"/>
            <w:tabs>
              <w:tab w:val="right" w:leader="dot" w:pos="8846"/>
            </w:tabs>
            <w:rPr>
              <w:rFonts w:asciiTheme="minorHAnsi" w:eastAsiaTheme="minorEastAsia" w:hAnsiTheme="minorHAnsi"/>
              <w:noProof/>
              <w:sz w:val="22"/>
              <w:lang w:val="en-US"/>
            </w:rPr>
          </w:pPr>
          <w:hyperlink w:anchor="_Toc448227623" w:history="1">
            <w:r w:rsidRPr="00EE09E5">
              <w:rPr>
                <w:rStyle w:val="Hyperlink"/>
                <w:noProof/>
              </w:rPr>
              <w:t>June 23 / Paoni 29: Commemoration of the Annunciation, Nativity, and Resurrection on the 29</w:t>
            </w:r>
            <w:r w:rsidRPr="00EE09E5">
              <w:rPr>
                <w:rStyle w:val="Hyperlink"/>
                <w:noProof/>
                <w:vertAlign w:val="superscript"/>
              </w:rPr>
              <w:t>th</w:t>
            </w:r>
            <w:r w:rsidRPr="00EE09E5">
              <w:rPr>
                <w:rStyle w:val="Hyperlink"/>
                <w:noProof/>
              </w:rPr>
              <w:t xml:space="preserve"> of Every Month</w:t>
            </w:r>
            <w:r>
              <w:rPr>
                <w:noProof/>
                <w:webHidden/>
              </w:rPr>
              <w:tab/>
            </w:r>
            <w:r>
              <w:rPr>
                <w:noProof/>
                <w:webHidden/>
              </w:rPr>
              <w:fldChar w:fldCharType="begin"/>
            </w:r>
            <w:r>
              <w:rPr>
                <w:noProof/>
                <w:webHidden/>
              </w:rPr>
              <w:instrText xml:space="preserve"> PAGEREF _Toc448227623 \h </w:instrText>
            </w:r>
            <w:r>
              <w:rPr>
                <w:noProof/>
                <w:webHidden/>
              </w:rPr>
            </w:r>
            <w:r>
              <w:rPr>
                <w:noProof/>
                <w:webHidden/>
              </w:rPr>
              <w:fldChar w:fldCharType="separate"/>
            </w:r>
            <w:r>
              <w:rPr>
                <w:noProof/>
                <w:webHidden/>
              </w:rPr>
              <w:t>836</w:t>
            </w:r>
            <w:r>
              <w:rPr>
                <w:noProof/>
                <w:webHidden/>
              </w:rPr>
              <w:fldChar w:fldCharType="end"/>
            </w:r>
          </w:hyperlink>
        </w:p>
        <w:p w14:paraId="34065274" w14:textId="64747599" w:rsidR="00E35F1F" w:rsidRDefault="00E35F1F">
          <w:pPr>
            <w:pStyle w:val="TOC3"/>
            <w:tabs>
              <w:tab w:val="right" w:leader="dot" w:pos="8846"/>
            </w:tabs>
            <w:rPr>
              <w:rFonts w:asciiTheme="minorHAnsi" w:eastAsiaTheme="minorEastAsia" w:hAnsiTheme="minorHAnsi"/>
              <w:noProof/>
              <w:sz w:val="22"/>
              <w:lang w:val="en-US"/>
            </w:rPr>
          </w:pPr>
          <w:hyperlink w:anchor="_Toc448227624" w:history="1">
            <w:r w:rsidRPr="00EE09E5">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_Toc448227624 \h </w:instrText>
            </w:r>
            <w:r>
              <w:rPr>
                <w:noProof/>
                <w:webHidden/>
              </w:rPr>
            </w:r>
            <w:r>
              <w:rPr>
                <w:noProof/>
                <w:webHidden/>
              </w:rPr>
              <w:fldChar w:fldCharType="separate"/>
            </w:r>
            <w:r>
              <w:rPr>
                <w:noProof/>
                <w:webHidden/>
              </w:rPr>
              <w:t>836</w:t>
            </w:r>
            <w:r>
              <w:rPr>
                <w:noProof/>
                <w:webHidden/>
              </w:rPr>
              <w:fldChar w:fldCharType="end"/>
            </w:r>
          </w:hyperlink>
        </w:p>
        <w:p w14:paraId="7195ECE0" w14:textId="7475FC87" w:rsidR="00E35F1F" w:rsidRDefault="00E35F1F">
          <w:pPr>
            <w:pStyle w:val="TOC3"/>
            <w:tabs>
              <w:tab w:val="right" w:leader="dot" w:pos="8846"/>
            </w:tabs>
            <w:rPr>
              <w:rFonts w:asciiTheme="minorHAnsi" w:eastAsiaTheme="minorEastAsia" w:hAnsiTheme="minorHAnsi"/>
              <w:noProof/>
              <w:sz w:val="22"/>
              <w:lang w:val="en-US"/>
            </w:rPr>
          </w:pPr>
          <w:hyperlink w:anchor="_Toc448227625" w:history="1">
            <w:r w:rsidRPr="00EE09E5">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_Toc448227625 \h </w:instrText>
            </w:r>
            <w:r>
              <w:rPr>
                <w:noProof/>
                <w:webHidden/>
              </w:rPr>
            </w:r>
            <w:r>
              <w:rPr>
                <w:noProof/>
                <w:webHidden/>
              </w:rPr>
              <w:fldChar w:fldCharType="separate"/>
            </w:r>
            <w:r>
              <w:rPr>
                <w:noProof/>
                <w:webHidden/>
              </w:rPr>
              <w:t>836</w:t>
            </w:r>
            <w:r>
              <w:rPr>
                <w:noProof/>
                <w:webHidden/>
              </w:rPr>
              <w:fldChar w:fldCharType="end"/>
            </w:r>
          </w:hyperlink>
        </w:p>
        <w:p w14:paraId="1FAD4B2F" w14:textId="5F0F49A5" w:rsidR="00E35F1F" w:rsidRDefault="00E35F1F">
          <w:pPr>
            <w:pStyle w:val="TOC3"/>
            <w:tabs>
              <w:tab w:val="right" w:leader="dot" w:pos="8846"/>
            </w:tabs>
            <w:rPr>
              <w:rFonts w:asciiTheme="minorHAnsi" w:eastAsiaTheme="minorEastAsia" w:hAnsiTheme="minorHAnsi"/>
              <w:noProof/>
              <w:sz w:val="22"/>
              <w:lang w:val="en-US"/>
            </w:rPr>
          </w:pPr>
          <w:hyperlink w:anchor="_Toc448227626" w:history="1">
            <w:r w:rsidRPr="00EE09E5">
              <w:rPr>
                <w:rStyle w:val="Hyperlink"/>
                <w:noProof/>
              </w:rPr>
              <w:t>June 27 / Epip 3: St. Cyril of Alexandria</w:t>
            </w:r>
            <w:r>
              <w:rPr>
                <w:noProof/>
                <w:webHidden/>
              </w:rPr>
              <w:tab/>
            </w:r>
            <w:r>
              <w:rPr>
                <w:noProof/>
                <w:webHidden/>
              </w:rPr>
              <w:fldChar w:fldCharType="begin"/>
            </w:r>
            <w:r>
              <w:rPr>
                <w:noProof/>
                <w:webHidden/>
              </w:rPr>
              <w:instrText xml:space="preserve"> PAGEREF _Toc448227626 \h </w:instrText>
            </w:r>
            <w:r>
              <w:rPr>
                <w:noProof/>
                <w:webHidden/>
              </w:rPr>
            </w:r>
            <w:r>
              <w:rPr>
                <w:noProof/>
                <w:webHidden/>
              </w:rPr>
              <w:fldChar w:fldCharType="separate"/>
            </w:r>
            <w:r>
              <w:rPr>
                <w:noProof/>
                <w:webHidden/>
              </w:rPr>
              <w:t>836</w:t>
            </w:r>
            <w:r>
              <w:rPr>
                <w:noProof/>
                <w:webHidden/>
              </w:rPr>
              <w:fldChar w:fldCharType="end"/>
            </w:r>
          </w:hyperlink>
        </w:p>
        <w:p w14:paraId="5629FCA6" w14:textId="4369CE32" w:rsidR="00E35F1F" w:rsidRDefault="00E35F1F">
          <w:pPr>
            <w:pStyle w:val="TOC3"/>
            <w:tabs>
              <w:tab w:val="right" w:leader="dot" w:pos="8846"/>
            </w:tabs>
            <w:rPr>
              <w:rFonts w:asciiTheme="minorHAnsi" w:eastAsiaTheme="minorEastAsia" w:hAnsiTheme="minorHAnsi"/>
              <w:noProof/>
              <w:sz w:val="22"/>
              <w:lang w:val="en-US"/>
            </w:rPr>
          </w:pPr>
          <w:hyperlink w:anchor="_Toc448227627" w:history="1">
            <w:r w:rsidRPr="00EE09E5">
              <w:rPr>
                <w:rStyle w:val="Hyperlink"/>
                <w:noProof/>
              </w:rPr>
              <w:t>June 28 / Epip 4: Sts. Apakir and John</w:t>
            </w:r>
            <w:r>
              <w:rPr>
                <w:noProof/>
                <w:webHidden/>
              </w:rPr>
              <w:tab/>
            </w:r>
            <w:r>
              <w:rPr>
                <w:noProof/>
                <w:webHidden/>
              </w:rPr>
              <w:fldChar w:fldCharType="begin"/>
            </w:r>
            <w:r>
              <w:rPr>
                <w:noProof/>
                <w:webHidden/>
              </w:rPr>
              <w:instrText xml:space="preserve"> PAGEREF _Toc448227627 \h </w:instrText>
            </w:r>
            <w:r>
              <w:rPr>
                <w:noProof/>
                <w:webHidden/>
              </w:rPr>
            </w:r>
            <w:r>
              <w:rPr>
                <w:noProof/>
                <w:webHidden/>
              </w:rPr>
              <w:fldChar w:fldCharType="separate"/>
            </w:r>
            <w:r>
              <w:rPr>
                <w:noProof/>
                <w:webHidden/>
              </w:rPr>
              <w:t>836</w:t>
            </w:r>
            <w:r>
              <w:rPr>
                <w:noProof/>
                <w:webHidden/>
              </w:rPr>
              <w:fldChar w:fldCharType="end"/>
            </w:r>
          </w:hyperlink>
        </w:p>
        <w:p w14:paraId="23CE5D73" w14:textId="36779209" w:rsidR="00E35F1F" w:rsidRDefault="00E35F1F">
          <w:pPr>
            <w:pStyle w:val="TOC3"/>
            <w:tabs>
              <w:tab w:val="right" w:leader="dot" w:pos="8846"/>
            </w:tabs>
            <w:rPr>
              <w:rFonts w:asciiTheme="minorHAnsi" w:eastAsiaTheme="minorEastAsia" w:hAnsiTheme="minorHAnsi"/>
              <w:noProof/>
              <w:sz w:val="22"/>
              <w:lang w:val="en-US"/>
            </w:rPr>
          </w:pPr>
          <w:hyperlink w:anchor="_Toc448227628" w:history="1">
            <w:r w:rsidRPr="00EE09E5">
              <w:rPr>
                <w:rStyle w:val="Hyperlink"/>
                <w:noProof/>
                <w:lang w:val="en-US"/>
              </w:rPr>
              <w:t>June 29 / Epip 5: The Apostles’ Feast</w:t>
            </w:r>
            <w:r>
              <w:rPr>
                <w:noProof/>
                <w:webHidden/>
              </w:rPr>
              <w:tab/>
            </w:r>
            <w:r>
              <w:rPr>
                <w:noProof/>
                <w:webHidden/>
              </w:rPr>
              <w:fldChar w:fldCharType="begin"/>
            </w:r>
            <w:r>
              <w:rPr>
                <w:noProof/>
                <w:webHidden/>
              </w:rPr>
              <w:instrText xml:space="preserve"> PAGEREF _Toc448227628 \h </w:instrText>
            </w:r>
            <w:r>
              <w:rPr>
                <w:noProof/>
                <w:webHidden/>
              </w:rPr>
            </w:r>
            <w:r>
              <w:rPr>
                <w:noProof/>
                <w:webHidden/>
              </w:rPr>
              <w:fldChar w:fldCharType="separate"/>
            </w:r>
            <w:r>
              <w:rPr>
                <w:noProof/>
                <w:webHidden/>
              </w:rPr>
              <w:t>836</w:t>
            </w:r>
            <w:r>
              <w:rPr>
                <w:noProof/>
                <w:webHidden/>
              </w:rPr>
              <w:fldChar w:fldCharType="end"/>
            </w:r>
          </w:hyperlink>
        </w:p>
        <w:p w14:paraId="3EE3C2E5" w14:textId="16B854AA" w:rsidR="00E35F1F" w:rsidRDefault="00E35F1F">
          <w:pPr>
            <w:pStyle w:val="TOC3"/>
            <w:tabs>
              <w:tab w:val="right" w:leader="dot" w:pos="8846"/>
            </w:tabs>
            <w:rPr>
              <w:rFonts w:asciiTheme="minorHAnsi" w:eastAsiaTheme="minorEastAsia" w:hAnsiTheme="minorHAnsi"/>
              <w:noProof/>
              <w:sz w:val="22"/>
              <w:lang w:val="en-US"/>
            </w:rPr>
          </w:pPr>
          <w:hyperlink w:anchor="_Toc448227629" w:history="1">
            <w:r w:rsidRPr="00EE09E5">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_Toc448227629 \h </w:instrText>
            </w:r>
            <w:r>
              <w:rPr>
                <w:noProof/>
                <w:webHidden/>
              </w:rPr>
            </w:r>
            <w:r>
              <w:rPr>
                <w:noProof/>
                <w:webHidden/>
              </w:rPr>
              <w:fldChar w:fldCharType="separate"/>
            </w:r>
            <w:r>
              <w:rPr>
                <w:noProof/>
                <w:webHidden/>
              </w:rPr>
              <w:t>847</w:t>
            </w:r>
            <w:r>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9" w:name="_Toc448227610"/>
      <w:r>
        <w:lastRenderedPageBreak/>
        <w:t>The Apostles' Fast</w:t>
      </w:r>
      <w:bookmarkEnd w:id="1579"/>
    </w:p>
    <w:p w14:paraId="06362FF7" w14:textId="77777777" w:rsidR="00654C55" w:rsidRDefault="00654C55" w:rsidP="00654C55">
      <w:pPr>
        <w:pStyle w:val="Heading4"/>
      </w:pPr>
      <w:bookmarkStart w:id="1580" w:name="_Ref434476183"/>
      <w:r>
        <w:t>The Psali Adam</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1" w:name="_Ref434476204"/>
      <w:r>
        <w:t>The Psali Batos</w:t>
      </w:r>
      <w:r w:rsidR="006C1B94">
        <w:t xml:space="preserve"> for the Apostles’ Fast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2"/>
            <w:r>
              <w:t xml:space="preserve">the </w:t>
            </w:r>
            <w:commentRangeEnd w:id="1582"/>
            <w:r>
              <w:rPr>
                <w:rStyle w:val="CommentReference"/>
              </w:rPr>
              <w:commentReference w:id="158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3" w:name="_Toc448227611"/>
      <w:r>
        <w:t>June 6 / Paoni 12: Commemoration of Archangel Michael</w:t>
      </w:r>
      <w:bookmarkEnd w:id="1583"/>
    </w:p>
    <w:p w14:paraId="1BB435AB" w14:textId="353ECBB1"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B7BA1A2" w14:textId="77777777" w:rsidR="00595AF3" w:rsidRDefault="00595AF3" w:rsidP="00595AF3">
      <w:pPr>
        <w:pStyle w:val="Heading3"/>
      </w:pPr>
      <w:bookmarkStart w:id="1584" w:name="_Toc448227612"/>
      <w:r>
        <w:t>June 7 / Paoni 13: Archangel Gabriel</w:t>
      </w:r>
      <w:r w:rsidR="00D31016">
        <w:t>, the Evangelist of Daniel</w:t>
      </w:r>
      <w:bookmarkEnd w:id="1584"/>
    </w:p>
    <w:p w14:paraId="00F4ACC1" w14:textId="77777777" w:rsidR="00595AF3" w:rsidRPr="00980D99" w:rsidRDefault="00595AF3" w:rsidP="00595AF3">
      <w:pPr>
        <w:pStyle w:val="Heading4"/>
      </w:pPr>
      <w:bookmarkStart w:id="1585" w:name="_Ref434488149"/>
      <w:r>
        <w:t>The Doxology</w:t>
      </w:r>
      <w:r w:rsidR="00B46E6E">
        <w:t xml:space="preserve"> for Archangel Gabriel, the Evangelist of Daniel</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6" w:name="_Ref434564551"/>
      <w:bookmarkStart w:id="1587" w:name="_Toc448227613"/>
      <w:r>
        <w:t>June 8 / Paoni 14: Sts. Apakir and John</w:t>
      </w:r>
      <w:bookmarkEnd w:id="1586"/>
      <w:bookmarkEnd w:id="1587"/>
    </w:p>
    <w:p w14:paraId="25CBD4EF" w14:textId="77777777" w:rsidR="006A0D7C" w:rsidRPr="00980D99" w:rsidRDefault="006A0D7C" w:rsidP="006A0D7C">
      <w:pPr>
        <w:pStyle w:val="Heading4"/>
      </w:pPr>
      <w:bookmarkStart w:id="1588" w:name="_Ref434489722"/>
      <w:r>
        <w:t>The Doxology</w:t>
      </w:r>
      <w:r w:rsidR="00B46E6E">
        <w:t xml:space="preserve"> for Sts. Apakir and John</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9" w:name="_Toc448227614"/>
      <w:r>
        <w:rPr>
          <w:lang w:val="en-US"/>
        </w:rPr>
        <w:t>June 9 / Paoni 15: Handing over of St. Mark's Relics</w:t>
      </w:r>
      <w:bookmarkEnd w:id="1589"/>
    </w:p>
    <w:p w14:paraId="12A16B61" w14:textId="77777777" w:rsidR="00980D99" w:rsidRDefault="00980D99" w:rsidP="00980D99">
      <w:pPr>
        <w:pStyle w:val="Heading3"/>
        <w:rPr>
          <w:lang w:val="en-US"/>
        </w:rPr>
      </w:pPr>
      <w:bookmarkStart w:id="1590" w:name="_Toc448227615"/>
      <w:r>
        <w:rPr>
          <w:lang w:val="en-US"/>
        </w:rPr>
        <w:t>June 11 / Paoni 17: Return of St. Mark's Relics</w:t>
      </w:r>
      <w:bookmarkEnd w:id="1590"/>
    </w:p>
    <w:p w14:paraId="55A12BE6" w14:textId="096B29F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35F1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35F1F">
        <w:rPr>
          <w:noProof/>
          <w:lang w:val="en-US"/>
        </w:rPr>
        <w:t>796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1" w:name="_Toc448227616"/>
      <w:r>
        <w:rPr>
          <w:lang w:val="en-US"/>
        </w:rPr>
        <w:lastRenderedPageBreak/>
        <w:t>June 13 / Paoni 19: Martyrdom of St. George of Zahim</w:t>
      </w:r>
      <w:bookmarkEnd w:id="1591"/>
    </w:p>
    <w:p w14:paraId="4EBBC2F1" w14:textId="77777777" w:rsidR="006D27E4" w:rsidRPr="00980D99" w:rsidRDefault="006D27E4" w:rsidP="006D27E4">
      <w:pPr>
        <w:pStyle w:val="Heading4"/>
      </w:pPr>
      <w:bookmarkStart w:id="1592" w:name="_Ref434489925"/>
      <w:r>
        <w:t>The Doxology</w:t>
      </w:r>
      <w:r w:rsidR="00B46E6E">
        <w:t xml:space="preserve"> for St. George of Zahim</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3" w:name="_Toc448227617"/>
      <w:r>
        <w:lastRenderedPageBreak/>
        <w:t>June 15 / Paoni 21: Commemoration of the Theotokos</w:t>
      </w:r>
      <w:bookmarkEnd w:id="1593"/>
    </w:p>
    <w:p w14:paraId="0444D004" w14:textId="33CAB38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EECE7CB" w14:textId="77777777" w:rsidR="00027E5B" w:rsidRDefault="00027E5B" w:rsidP="00027E5B">
      <w:pPr>
        <w:pStyle w:val="Heading3"/>
      </w:pPr>
      <w:bookmarkStart w:id="1594" w:name="_Toc448227618"/>
      <w:r>
        <w:t>June 16 / Paoni 22: Consecration of a Church of St. Cosmas and Damian, Their Brothers and Their Mother</w:t>
      </w:r>
      <w:bookmarkEnd w:id="1594"/>
    </w:p>
    <w:p w14:paraId="41853561" w14:textId="0FCA8A2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35F1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35F1F">
        <w:rPr>
          <w:noProof/>
        </w:rPr>
        <w:t>639</w:t>
      </w:r>
      <w:r w:rsidR="002409EF">
        <w:fldChar w:fldCharType="end"/>
      </w:r>
      <w:r>
        <w:t>.</w:t>
      </w:r>
    </w:p>
    <w:p w14:paraId="2E5DB3E3" w14:textId="77777777" w:rsidR="00980D99" w:rsidRDefault="00980D99" w:rsidP="00980D99">
      <w:pPr>
        <w:pStyle w:val="Heading3"/>
        <w:rPr>
          <w:lang w:val="en-US"/>
        </w:rPr>
      </w:pPr>
      <w:bookmarkStart w:id="1595" w:name="_Toc448227619"/>
      <w:r>
        <w:rPr>
          <w:lang w:val="en-US"/>
        </w:rPr>
        <w:t xml:space="preserve">June 18 / Paoni 24: </w:t>
      </w:r>
      <w:r w:rsidR="001B4E41">
        <w:rPr>
          <w:lang w:val="en-US"/>
        </w:rPr>
        <w:t xml:space="preserve">The Strong </w:t>
      </w:r>
      <w:r>
        <w:rPr>
          <w:lang w:val="en-US"/>
        </w:rPr>
        <w:t>St. Moses</w:t>
      </w:r>
      <w:bookmarkEnd w:id="1595"/>
    </w:p>
    <w:p w14:paraId="5BCAE9A6" w14:textId="77777777" w:rsidR="00980D99" w:rsidRDefault="00980D99" w:rsidP="00980D99">
      <w:pPr>
        <w:pStyle w:val="Heading4"/>
        <w:rPr>
          <w:lang w:val="en-US"/>
        </w:rPr>
      </w:pPr>
      <w:bookmarkStart w:id="1596" w:name="_Ref434491006"/>
      <w:r>
        <w:rPr>
          <w:lang w:val="en-US"/>
        </w:rPr>
        <w:t>The Doxology</w:t>
      </w:r>
      <w:r w:rsidR="00810F04">
        <w:rPr>
          <w:lang w:val="en-US"/>
        </w:rPr>
        <w:t xml:space="preserve"> for the Strong St. Moses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7" w:name="_Toc448227620"/>
      <w:r>
        <w:rPr>
          <w:lang w:val="en-US"/>
        </w:rPr>
        <w:t>June 19 / Paoni 25: Martyrdom of St</w:t>
      </w:r>
      <w:r w:rsidR="00191A26">
        <w:rPr>
          <w:lang w:val="en-US"/>
        </w:rPr>
        <w:t>. Jude the Disciple and Epistle-</w:t>
      </w:r>
      <w:r>
        <w:rPr>
          <w:lang w:val="en-US"/>
        </w:rPr>
        <w:t>Writer</w:t>
      </w:r>
      <w:bookmarkEnd w:id="1607"/>
    </w:p>
    <w:p w14:paraId="3C380312" w14:textId="034EFDF7"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BDA9DC2" w14:textId="77777777" w:rsidR="00980D99" w:rsidRDefault="00980D99" w:rsidP="00980D99">
      <w:pPr>
        <w:pStyle w:val="Heading3"/>
      </w:pPr>
      <w:bookmarkStart w:id="1608" w:name="_Toc448227621"/>
      <w:r>
        <w:t xml:space="preserve">June 20 / Paoni 26: </w:t>
      </w:r>
      <w:r w:rsidR="00237D47">
        <w:t xml:space="preserve">Consecration of the Church of </w:t>
      </w:r>
      <w:r>
        <w:t>Archangel Gabriel</w:t>
      </w:r>
      <w:bookmarkEnd w:id="1608"/>
    </w:p>
    <w:p w14:paraId="1CE2FB9D" w14:textId="2475435F" w:rsidR="00980D99" w:rsidRPr="00980D99" w:rsidRDefault="00237D47" w:rsidP="00D31016">
      <w:pPr>
        <w:pStyle w:val="Rubric"/>
      </w:pPr>
      <w:r>
        <w:t xml:space="preserve">See </w:t>
      </w:r>
      <w:r>
        <w:fldChar w:fldCharType="begin"/>
      </w:r>
      <w:r>
        <w:instrText xml:space="preserve"> REF _Ref434562998 \h </w:instrText>
      </w:r>
      <w:r>
        <w:fldChar w:fldCharType="separate"/>
      </w:r>
      <w:r w:rsidR="00E35F1F">
        <w:t>March 26 / Phamenoth 30: Archangel Gabriel</w:t>
      </w:r>
      <w:r>
        <w:fldChar w:fldCharType="end"/>
      </w:r>
      <w:r>
        <w:t xml:space="preserve">, page </w:t>
      </w:r>
      <w:r>
        <w:fldChar w:fldCharType="begin"/>
      </w:r>
      <w:r>
        <w:instrText xml:space="preserve"> PAGEREF _Ref434562998 \h </w:instrText>
      </w:r>
      <w:r>
        <w:fldChar w:fldCharType="separate"/>
      </w:r>
      <w:r w:rsidR="00E35F1F">
        <w:rPr>
          <w:noProof/>
        </w:rPr>
        <w:t>791</w:t>
      </w:r>
      <w:r>
        <w:fldChar w:fldCharType="end"/>
      </w:r>
      <w:r>
        <w:t>.</w:t>
      </w:r>
    </w:p>
    <w:p w14:paraId="4ADB6B3C" w14:textId="77777777" w:rsidR="00072324" w:rsidRDefault="00072324" w:rsidP="00072324">
      <w:pPr>
        <w:pStyle w:val="Heading3"/>
        <w:rPr>
          <w:lang w:val="en-US"/>
        </w:rPr>
      </w:pPr>
      <w:bookmarkStart w:id="1609" w:name="_Toc448227622"/>
      <w:r>
        <w:rPr>
          <w:lang w:val="en-US"/>
        </w:rPr>
        <w:lastRenderedPageBreak/>
        <w:t>June 21 / Paoni 27: Martyrdom of St. Ananias the Apostle</w:t>
      </w:r>
      <w:bookmarkEnd w:id="1609"/>
    </w:p>
    <w:p w14:paraId="5EADB549" w14:textId="35E089C9"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9109F37" w14:textId="77777777" w:rsidR="00B52D77" w:rsidRDefault="00B52D77" w:rsidP="00B52D77">
      <w:pPr>
        <w:pStyle w:val="Heading3"/>
      </w:pPr>
      <w:bookmarkStart w:id="1610" w:name="_Toc448227623"/>
      <w:r>
        <w:t>June 23 / Paoni 29: Commemoration of the Annunciation, Nativity, and Resurrection on the 29</w:t>
      </w:r>
      <w:r w:rsidRPr="00C0205C">
        <w:rPr>
          <w:vertAlign w:val="superscript"/>
        </w:rPr>
        <w:t>th</w:t>
      </w:r>
      <w:r>
        <w:t xml:space="preserve"> of Every Month</w:t>
      </w:r>
      <w:bookmarkEnd w:id="1610"/>
    </w:p>
    <w:p w14:paraId="1DB8D7D3" w14:textId="7D56AEF9"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573C8122" w14:textId="77777777" w:rsidR="00980D99" w:rsidRDefault="00980D99" w:rsidP="00980D99">
      <w:pPr>
        <w:pStyle w:val="Heading3"/>
        <w:rPr>
          <w:lang w:val="en-US"/>
        </w:rPr>
      </w:pPr>
      <w:bookmarkStart w:id="1611" w:name="_Toc448227624"/>
      <w:r>
        <w:rPr>
          <w:lang w:val="en-US"/>
        </w:rPr>
        <w:t>June 24 / Paoni 30: The Nativity of St. John the Baptist</w:t>
      </w:r>
      <w:bookmarkEnd w:id="1611"/>
    </w:p>
    <w:p w14:paraId="4732DA21" w14:textId="4704E67B"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04E70998" w14:textId="77777777" w:rsidR="005B716A" w:rsidRDefault="005B716A" w:rsidP="005B716A">
      <w:pPr>
        <w:pStyle w:val="Heading3"/>
      </w:pPr>
      <w:bookmarkStart w:id="1612" w:name="_Toc448227625"/>
      <w:r>
        <w:t>June 26 / Epip 2: Departure of St. Thaddaeus the Apostle</w:t>
      </w:r>
      <w:bookmarkEnd w:id="1612"/>
    </w:p>
    <w:p w14:paraId="2E67CB62" w14:textId="7637725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EF24D29" w14:textId="77777777" w:rsidR="00980D99" w:rsidRDefault="00980D99" w:rsidP="00980D99">
      <w:pPr>
        <w:pStyle w:val="Heading3"/>
      </w:pPr>
      <w:bookmarkStart w:id="1613" w:name="_Toc448227626"/>
      <w:r>
        <w:t>June 27 / Epip 3: St. Cyril of Alexandria</w:t>
      </w:r>
      <w:bookmarkEnd w:id="161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4" w:name="_Toc448227627"/>
      <w:r>
        <w:t>June 28 / Epip 4: Sts. Apakir and John</w:t>
      </w:r>
      <w:bookmarkEnd w:id="1614"/>
    </w:p>
    <w:p w14:paraId="4A6BAA95" w14:textId="62EEF1F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35F1F">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35F1F">
        <w:rPr>
          <w:noProof/>
        </w:rPr>
        <w:t>830</w:t>
      </w:r>
      <w:r w:rsidR="00237D47">
        <w:fldChar w:fldCharType="end"/>
      </w:r>
      <w:r>
        <w:t>.</w:t>
      </w:r>
    </w:p>
    <w:p w14:paraId="1F7BEA33" w14:textId="77777777" w:rsidR="00980D99" w:rsidRDefault="00980D99" w:rsidP="00980D99">
      <w:pPr>
        <w:pStyle w:val="Heading3"/>
        <w:rPr>
          <w:lang w:val="en-US"/>
        </w:rPr>
      </w:pPr>
      <w:bookmarkStart w:id="1615"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5"/>
    </w:p>
    <w:p w14:paraId="6FD478B9" w14:textId="77777777" w:rsidR="004C7F73" w:rsidRDefault="004C7F73" w:rsidP="004C7F73">
      <w:pPr>
        <w:pStyle w:val="Heading4"/>
      </w:pPr>
      <w:bookmarkStart w:id="1616" w:name="_Ref434477973"/>
      <w:r>
        <w:t>The Doxology of Sts. Peter and Paul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7"/>
            <w:r>
              <w:t>Are the working husbandmen</w:t>
            </w:r>
            <w:commentRangeEnd w:id="1617"/>
            <w:r>
              <w:rPr>
                <w:rStyle w:val="CommentReference"/>
                <w:rFonts w:ascii="Times New Roman" w:eastAsiaTheme="minorHAnsi" w:hAnsi="Times New Roman" w:cstheme="minorBidi"/>
                <w:color w:val="auto"/>
              </w:rPr>
              <w:commentReference w:id="161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8"/>
            <w:r>
              <w:t xml:space="preserve">With </w:t>
            </w:r>
            <w:commentRangeEnd w:id="1618"/>
            <w:r>
              <w:rPr>
                <w:rStyle w:val="CommentReference"/>
                <w:rFonts w:ascii="Times New Roman" w:eastAsiaTheme="minorHAnsi" w:hAnsi="Times New Roman" w:cstheme="minorBidi"/>
                <w:color w:val="auto"/>
              </w:rPr>
              <w:commentReference w:id="161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9"/>
            <w:commentRangeStart w:id="1620"/>
            <w:r>
              <w:t xml:space="preserve">sound </w:t>
            </w:r>
            <w:commentRangeEnd w:id="1619"/>
            <w:r>
              <w:rPr>
                <w:rStyle w:val="CommentReference"/>
                <w:rFonts w:ascii="Times New Roman" w:eastAsiaTheme="minorHAnsi" w:hAnsi="Times New Roman" w:cstheme="minorBidi"/>
                <w:color w:val="auto"/>
              </w:rPr>
              <w:commentReference w:id="1619"/>
            </w:r>
            <w:commentRangeEnd w:id="1620"/>
            <w:r>
              <w:rPr>
                <w:rStyle w:val="CommentReference"/>
                <w:rFonts w:ascii="Times New Roman" w:eastAsiaTheme="minorHAnsi" w:hAnsi="Times New Roman" w:cstheme="minorBidi"/>
                <w:color w:val="auto"/>
              </w:rPr>
              <w:commentReference w:id="162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1" w:name="_Ref434488724"/>
      <w:r>
        <w:t>The Doxology of St. Paul</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3"/>
            <w:r>
              <w:t xml:space="preserve">To </w:t>
            </w:r>
            <w:commentRangeEnd w:id="1623"/>
            <w:r>
              <w:rPr>
                <w:rStyle w:val="CommentReference"/>
                <w:rFonts w:ascii="Times New Roman" w:eastAsiaTheme="minorHAnsi" w:hAnsi="Times New Roman" w:cstheme="minorBidi"/>
                <w:color w:val="auto"/>
              </w:rPr>
              <w:commentReference w:id="1623"/>
            </w:r>
            <w:r>
              <w:t xml:space="preserve">all the </w:t>
            </w:r>
            <w:commentRangeStart w:id="1624"/>
            <w:r>
              <w:t>Gentiles</w:t>
            </w:r>
            <w:commentRangeEnd w:id="1624"/>
            <w:r>
              <w:rPr>
                <w:rStyle w:val="CommentReference"/>
                <w:rFonts w:ascii="Times New Roman" w:eastAsiaTheme="minorHAnsi" w:hAnsi="Times New Roman" w:cstheme="minorBidi"/>
                <w:color w:val="auto"/>
              </w:rPr>
              <w:commentReference w:id="162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5"/>
            <w:r>
              <w:t>To be completely filled</w:t>
            </w:r>
          </w:p>
          <w:p w14:paraId="68A85021" w14:textId="77777777" w:rsidR="00306181" w:rsidRDefault="00306181" w:rsidP="00306181">
            <w:pPr>
              <w:pStyle w:val="EngHangEnd"/>
            </w:pPr>
            <w:r>
              <w:t>With God in love.</w:t>
            </w:r>
            <w:commentRangeEnd w:id="1625"/>
            <w:r>
              <w:rPr>
                <w:rStyle w:val="CommentReference"/>
                <w:rFonts w:ascii="Times New Roman" w:eastAsiaTheme="minorHAnsi" w:hAnsi="Times New Roman" w:cstheme="minorBidi"/>
                <w:color w:val="auto"/>
              </w:rPr>
              <w:commentReference w:id="162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6" w:name="_Ref434476236"/>
      <w:r>
        <w:t>The Psali Adam</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7" w:name="_Ref434476261"/>
      <w:r>
        <w:t>The Psali Batos</w:t>
      </w:r>
      <w:r w:rsidR="006C1B94">
        <w:t xml:space="preserve"> for the Apostles’ Feast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8" w:name="_Toc448227629"/>
      <w:r>
        <w:rPr>
          <w:lang w:val="en-US"/>
        </w:rPr>
        <w:t>June 30 / Epip 6: Martyrdom of St. Aoulimpas the Apostle</w:t>
      </w:r>
      <w:bookmarkEnd w:id="1628"/>
    </w:p>
    <w:p w14:paraId="0DEE2976" w14:textId="731F97F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9" w:name="_Toc410196218"/>
      <w:bookmarkStart w:id="1630" w:name="_Toc410196460"/>
      <w:bookmarkStart w:id="1631" w:name="_Toc410196962"/>
      <w:bookmarkStart w:id="1632" w:name="July"/>
      <w:bookmarkStart w:id="1633" w:name="_Toc448227708"/>
      <w:bookmarkEnd w:id="1577"/>
      <w:r>
        <w:lastRenderedPageBreak/>
        <w:t>July</w:t>
      </w:r>
      <w:bookmarkEnd w:id="1629"/>
      <w:bookmarkEnd w:id="1630"/>
      <w:bookmarkEnd w:id="1631"/>
      <w:r w:rsidR="00980D99">
        <w:t xml:space="preserve"> or </w:t>
      </w:r>
      <w:r w:rsidR="00980D99">
        <w:rPr>
          <w:rFonts w:ascii="FreeSerifAvvaShenouda" w:hAnsi="FreeSerifAvvaShenouda" w:cs="FreeSerifAvvaShenouda"/>
        </w:rPr>
        <w:t>Ⲉⲡⲏⲡ</w:t>
      </w:r>
      <w:bookmarkEnd w:id="1633"/>
    </w:p>
    <w:bookmarkStart w:id="1634" w:name="_Ref434562742" w:displacedByCustomXml="next"/>
    <w:bookmarkStart w:id="1635" w:name="_Toc410196221" w:displacedByCustomXml="next"/>
    <w:bookmarkStart w:id="1636" w:name="_Toc410196463" w:displacedByCustomXml="next"/>
    <w:bookmarkStart w:id="1637" w:name="_Toc410196965" w:displacedByCustomXml="next"/>
    <w:sdt>
      <w:sdtPr>
        <w:id w:val="233667495"/>
        <w:docPartObj>
          <w:docPartGallery w:val="Table of Contents"/>
          <w:docPartUnique/>
        </w:docPartObj>
      </w:sdtPr>
      <w:sdtEndPr>
        <w:rPr>
          <w:b/>
          <w:bCs/>
          <w:noProof/>
        </w:rPr>
      </w:sdtEndPr>
      <w:sdtContent>
        <w:p w14:paraId="0AB48595" w14:textId="08BA64B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35F1F">
              <w:rPr>
                <w:noProof/>
                <w:webHidden/>
              </w:rPr>
              <w:t>849</w:t>
            </w:r>
            <w:r w:rsidR="00E35F1F">
              <w:rPr>
                <w:noProof/>
                <w:webHidden/>
              </w:rPr>
              <w:fldChar w:fldCharType="end"/>
            </w:r>
          </w:hyperlink>
        </w:p>
        <w:p w14:paraId="4A7559BA" w14:textId="262B872A" w:rsidR="00E35F1F" w:rsidRDefault="00E35F1F">
          <w:pPr>
            <w:pStyle w:val="TOC3"/>
            <w:tabs>
              <w:tab w:val="right" w:leader="dot" w:pos="8846"/>
            </w:tabs>
            <w:rPr>
              <w:rFonts w:asciiTheme="minorHAnsi" w:eastAsiaTheme="minorEastAsia" w:hAnsiTheme="minorHAnsi"/>
              <w:noProof/>
              <w:sz w:val="22"/>
              <w:lang w:val="en-US"/>
            </w:rPr>
          </w:pPr>
          <w:hyperlink w:anchor="_Toc448227631" w:history="1">
            <w:r w:rsidRPr="009A4986">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_Toc448227631 \h </w:instrText>
            </w:r>
            <w:r>
              <w:rPr>
                <w:noProof/>
                <w:webHidden/>
              </w:rPr>
            </w:r>
            <w:r>
              <w:rPr>
                <w:noProof/>
                <w:webHidden/>
              </w:rPr>
              <w:fldChar w:fldCharType="separate"/>
            </w:r>
            <w:r>
              <w:rPr>
                <w:noProof/>
                <w:webHidden/>
              </w:rPr>
              <w:t>851</w:t>
            </w:r>
            <w:r>
              <w:rPr>
                <w:noProof/>
                <w:webHidden/>
              </w:rPr>
              <w:fldChar w:fldCharType="end"/>
            </w:r>
          </w:hyperlink>
        </w:p>
        <w:p w14:paraId="1300220B" w14:textId="1A87C0FE" w:rsidR="00E35F1F" w:rsidRDefault="00E35F1F">
          <w:pPr>
            <w:pStyle w:val="TOC3"/>
            <w:tabs>
              <w:tab w:val="right" w:leader="dot" w:pos="8846"/>
            </w:tabs>
            <w:rPr>
              <w:rFonts w:asciiTheme="minorHAnsi" w:eastAsiaTheme="minorEastAsia" w:hAnsiTheme="minorHAnsi"/>
              <w:noProof/>
              <w:sz w:val="22"/>
              <w:lang w:val="en-US"/>
            </w:rPr>
          </w:pPr>
          <w:hyperlink w:anchor="_Toc448227632" w:history="1">
            <w:r w:rsidRPr="009A4986">
              <w:rPr>
                <w:rStyle w:val="Hyperlink"/>
                <w:noProof/>
                <w:lang w:val="en-US"/>
              </w:rPr>
              <w:t>July 2 / Epip 8: St. Pishoy</w:t>
            </w:r>
            <w:r>
              <w:rPr>
                <w:noProof/>
                <w:webHidden/>
              </w:rPr>
              <w:tab/>
            </w:r>
            <w:r>
              <w:rPr>
                <w:noProof/>
                <w:webHidden/>
              </w:rPr>
              <w:fldChar w:fldCharType="begin"/>
            </w:r>
            <w:r>
              <w:rPr>
                <w:noProof/>
                <w:webHidden/>
              </w:rPr>
              <w:instrText xml:space="preserve"> PAGEREF _Toc448227632 \h </w:instrText>
            </w:r>
            <w:r>
              <w:rPr>
                <w:noProof/>
                <w:webHidden/>
              </w:rPr>
            </w:r>
            <w:r>
              <w:rPr>
                <w:noProof/>
                <w:webHidden/>
              </w:rPr>
              <w:fldChar w:fldCharType="separate"/>
            </w:r>
            <w:r>
              <w:rPr>
                <w:noProof/>
                <w:webHidden/>
              </w:rPr>
              <w:t>851</w:t>
            </w:r>
            <w:r>
              <w:rPr>
                <w:noProof/>
                <w:webHidden/>
              </w:rPr>
              <w:fldChar w:fldCharType="end"/>
            </w:r>
          </w:hyperlink>
        </w:p>
        <w:p w14:paraId="0726C1F0" w14:textId="62752E67" w:rsidR="00E35F1F" w:rsidRDefault="00E35F1F">
          <w:pPr>
            <w:pStyle w:val="TOC3"/>
            <w:tabs>
              <w:tab w:val="right" w:leader="dot" w:pos="8846"/>
            </w:tabs>
            <w:rPr>
              <w:rFonts w:asciiTheme="minorHAnsi" w:eastAsiaTheme="minorEastAsia" w:hAnsiTheme="minorHAnsi"/>
              <w:noProof/>
              <w:sz w:val="22"/>
              <w:lang w:val="en-US"/>
            </w:rPr>
          </w:pPr>
          <w:hyperlink w:anchor="_Toc448227633" w:history="1">
            <w:r w:rsidRPr="009A4986">
              <w:rPr>
                <w:rStyle w:val="Hyperlink"/>
                <w:noProof/>
              </w:rPr>
              <w:t>The Virgin’s Fast</w:t>
            </w:r>
            <w:r>
              <w:rPr>
                <w:noProof/>
                <w:webHidden/>
              </w:rPr>
              <w:tab/>
            </w:r>
            <w:r>
              <w:rPr>
                <w:noProof/>
                <w:webHidden/>
              </w:rPr>
              <w:fldChar w:fldCharType="begin"/>
            </w:r>
            <w:r>
              <w:rPr>
                <w:noProof/>
                <w:webHidden/>
              </w:rPr>
              <w:instrText xml:space="preserve"> PAGEREF _Toc448227633 \h </w:instrText>
            </w:r>
            <w:r>
              <w:rPr>
                <w:noProof/>
                <w:webHidden/>
              </w:rPr>
            </w:r>
            <w:r>
              <w:rPr>
                <w:noProof/>
                <w:webHidden/>
              </w:rPr>
              <w:fldChar w:fldCharType="separate"/>
            </w:r>
            <w:r>
              <w:rPr>
                <w:noProof/>
                <w:webHidden/>
              </w:rPr>
              <w:t>853</w:t>
            </w:r>
            <w:r>
              <w:rPr>
                <w:noProof/>
                <w:webHidden/>
              </w:rPr>
              <w:fldChar w:fldCharType="end"/>
            </w:r>
          </w:hyperlink>
        </w:p>
        <w:p w14:paraId="74EAC1AB" w14:textId="2B0EF54C" w:rsidR="00E35F1F" w:rsidRDefault="00E35F1F">
          <w:pPr>
            <w:pStyle w:val="TOC3"/>
            <w:tabs>
              <w:tab w:val="right" w:leader="dot" w:pos="8846"/>
            </w:tabs>
            <w:rPr>
              <w:rFonts w:asciiTheme="minorHAnsi" w:eastAsiaTheme="minorEastAsia" w:hAnsiTheme="minorHAnsi"/>
              <w:noProof/>
              <w:sz w:val="22"/>
              <w:lang w:val="en-US"/>
            </w:rPr>
          </w:pPr>
          <w:hyperlink w:anchor="_Toc448227634" w:history="1">
            <w:r w:rsidRPr="009A4986">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_Toc448227634 \h </w:instrText>
            </w:r>
            <w:r>
              <w:rPr>
                <w:noProof/>
                <w:webHidden/>
              </w:rPr>
            </w:r>
            <w:r>
              <w:rPr>
                <w:noProof/>
                <w:webHidden/>
              </w:rPr>
              <w:fldChar w:fldCharType="separate"/>
            </w:r>
            <w:r>
              <w:rPr>
                <w:noProof/>
                <w:webHidden/>
              </w:rPr>
              <w:t>853</w:t>
            </w:r>
            <w:r>
              <w:rPr>
                <w:noProof/>
                <w:webHidden/>
              </w:rPr>
              <w:fldChar w:fldCharType="end"/>
            </w:r>
          </w:hyperlink>
        </w:p>
        <w:p w14:paraId="6D14A0C6" w14:textId="5741DB9F" w:rsidR="00E35F1F" w:rsidRDefault="00E35F1F">
          <w:pPr>
            <w:pStyle w:val="TOC3"/>
            <w:tabs>
              <w:tab w:val="right" w:leader="dot" w:pos="8846"/>
            </w:tabs>
            <w:rPr>
              <w:rFonts w:asciiTheme="minorHAnsi" w:eastAsiaTheme="minorEastAsia" w:hAnsiTheme="minorHAnsi"/>
              <w:noProof/>
              <w:sz w:val="22"/>
              <w:lang w:val="en-US"/>
            </w:rPr>
          </w:pPr>
          <w:hyperlink w:anchor="_Toc448227635" w:history="1">
            <w:r w:rsidRPr="009A4986">
              <w:rPr>
                <w:rStyle w:val="Hyperlink"/>
                <w:noProof/>
              </w:rPr>
              <w:t>July 6 / Epip 12: Commemoration of Archangel Michael</w:t>
            </w:r>
            <w:r>
              <w:rPr>
                <w:noProof/>
                <w:webHidden/>
              </w:rPr>
              <w:tab/>
            </w:r>
            <w:r>
              <w:rPr>
                <w:noProof/>
                <w:webHidden/>
              </w:rPr>
              <w:fldChar w:fldCharType="begin"/>
            </w:r>
            <w:r>
              <w:rPr>
                <w:noProof/>
                <w:webHidden/>
              </w:rPr>
              <w:instrText xml:space="preserve"> PAGEREF _Toc448227635 \h </w:instrText>
            </w:r>
            <w:r>
              <w:rPr>
                <w:noProof/>
                <w:webHidden/>
              </w:rPr>
            </w:r>
            <w:r>
              <w:rPr>
                <w:noProof/>
                <w:webHidden/>
              </w:rPr>
              <w:fldChar w:fldCharType="separate"/>
            </w:r>
            <w:r>
              <w:rPr>
                <w:noProof/>
                <w:webHidden/>
              </w:rPr>
              <w:t>853</w:t>
            </w:r>
            <w:r>
              <w:rPr>
                <w:noProof/>
                <w:webHidden/>
              </w:rPr>
              <w:fldChar w:fldCharType="end"/>
            </w:r>
          </w:hyperlink>
        </w:p>
        <w:p w14:paraId="4B68BC3F" w14:textId="387CD4E6" w:rsidR="00E35F1F" w:rsidRDefault="00E35F1F">
          <w:pPr>
            <w:pStyle w:val="TOC3"/>
            <w:tabs>
              <w:tab w:val="right" w:leader="dot" w:pos="8846"/>
            </w:tabs>
            <w:rPr>
              <w:rFonts w:asciiTheme="minorHAnsi" w:eastAsiaTheme="minorEastAsia" w:hAnsiTheme="minorHAnsi"/>
              <w:noProof/>
              <w:sz w:val="22"/>
              <w:lang w:val="en-US"/>
            </w:rPr>
          </w:pPr>
          <w:hyperlink w:anchor="_Toc448227636" w:history="1">
            <w:r w:rsidRPr="009A4986">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_Toc448227636 \h </w:instrText>
            </w:r>
            <w:r>
              <w:rPr>
                <w:noProof/>
                <w:webHidden/>
              </w:rPr>
            </w:r>
            <w:r>
              <w:rPr>
                <w:noProof/>
                <w:webHidden/>
              </w:rPr>
              <w:fldChar w:fldCharType="separate"/>
            </w:r>
            <w:r>
              <w:rPr>
                <w:noProof/>
                <w:webHidden/>
              </w:rPr>
              <w:t>853</w:t>
            </w:r>
            <w:r>
              <w:rPr>
                <w:noProof/>
                <w:webHidden/>
              </w:rPr>
              <w:fldChar w:fldCharType="end"/>
            </w:r>
          </w:hyperlink>
        </w:p>
        <w:p w14:paraId="0C0AA185" w14:textId="75CA01E6" w:rsidR="00E35F1F" w:rsidRDefault="00E35F1F">
          <w:pPr>
            <w:pStyle w:val="TOC3"/>
            <w:tabs>
              <w:tab w:val="right" w:leader="dot" w:pos="8846"/>
            </w:tabs>
            <w:rPr>
              <w:rFonts w:asciiTheme="minorHAnsi" w:eastAsiaTheme="minorEastAsia" w:hAnsiTheme="minorHAnsi"/>
              <w:noProof/>
              <w:sz w:val="22"/>
              <w:lang w:val="en-US"/>
            </w:rPr>
          </w:pPr>
          <w:hyperlink w:anchor="_Toc448227637" w:history="1">
            <w:r w:rsidRPr="009A4986">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_Toc448227637 \h </w:instrText>
            </w:r>
            <w:r>
              <w:rPr>
                <w:noProof/>
                <w:webHidden/>
              </w:rPr>
            </w:r>
            <w:r>
              <w:rPr>
                <w:noProof/>
                <w:webHidden/>
              </w:rPr>
              <w:fldChar w:fldCharType="separate"/>
            </w:r>
            <w:r>
              <w:rPr>
                <w:noProof/>
                <w:webHidden/>
              </w:rPr>
              <w:t>853</w:t>
            </w:r>
            <w:r>
              <w:rPr>
                <w:noProof/>
                <w:webHidden/>
              </w:rPr>
              <w:fldChar w:fldCharType="end"/>
            </w:r>
          </w:hyperlink>
        </w:p>
        <w:p w14:paraId="0EE31C9F" w14:textId="5C8C6826" w:rsidR="00E35F1F" w:rsidRDefault="00E35F1F">
          <w:pPr>
            <w:pStyle w:val="TOC3"/>
            <w:tabs>
              <w:tab w:val="right" w:leader="dot" w:pos="8846"/>
            </w:tabs>
            <w:rPr>
              <w:rFonts w:asciiTheme="minorHAnsi" w:eastAsiaTheme="minorEastAsia" w:hAnsiTheme="minorHAnsi"/>
              <w:noProof/>
              <w:sz w:val="22"/>
              <w:lang w:val="en-US"/>
            </w:rPr>
          </w:pPr>
          <w:hyperlink w:anchor="_Toc448227638" w:history="1">
            <w:r w:rsidRPr="009A4986">
              <w:rPr>
                <w:rStyle w:val="Hyperlink"/>
                <w:noProof/>
              </w:rPr>
              <w:t>July 15 / Epip 21: Commemoration of the Theotokos</w:t>
            </w:r>
            <w:r>
              <w:rPr>
                <w:noProof/>
                <w:webHidden/>
              </w:rPr>
              <w:tab/>
            </w:r>
            <w:r>
              <w:rPr>
                <w:noProof/>
                <w:webHidden/>
              </w:rPr>
              <w:fldChar w:fldCharType="begin"/>
            </w:r>
            <w:r>
              <w:rPr>
                <w:noProof/>
                <w:webHidden/>
              </w:rPr>
              <w:instrText xml:space="preserve"> PAGEREF _Toc448227638 \h </w:instrText>
            </w:r>
            <w:r>
              <w:rPr>
                <w:noProof/>
                <w:webHidden/>
              </w:rPr>
            </w:r>
            <w:r>
              <w:rPr>
                <w:noProof/>
                <w:webHidden/>
              </w:rPr>
              <w:fldChar w:fldCharType="separate"/>
            </w:r>
            <w:r>
              <w:rPr>
                <w:noProof/>
                <w:webHidden/>
              </w:rPr>
              <w:t>855</w:t>
            </w:r>
            <w:r>
              <w:rPr>
                <w:noProof/>
                <w:webHidden/>
              </w:rPr>
              <w:fldChar w:fldCharType="end"/>
            </w:r>
          </w:hyperlink>
        </w:p>
        <w:p w14:paraId="39CDC72B" w14:textId="54A23CB6" w:rsidR="00E35F1F" w:rsidRDefault="00E35F1F">
          <w:pPr>
            <w:pStyle w:val="TOC3"/>
            <w:tabs>
              <w:tab w:val="right" w:leader="dot" w:pos="8846"/>
            </w:tabs>
            <w:rPr>
              <w:rFonts w:asciiTheme="minorHAnsi" w:eastAsiaTheme="minorEastAsia" w:hAnsiTheme="minorHAnsi"/>
              <w:noProof/>
              <w:sz w:val="22"/>
              <w:lang w:val="en-US"/>
            </w:rPr>
          </w:pPr>
          <w:hyperlink w:anchor="_Toc448227639" w:history="1">
            <w:r w:rsidRPr="009A4986">
              <w:rPr>
                <w:rStyle w:val="Hyperlink"/>
                <w:noProof/>
              </w:rPr>
              <w:t>July 17 / Epip 23: The Martyrdom of St. Marina</w:t>
            </w:r>
            <w:r>
              <w:rPr>
                <w:noProof/>
                <w:webHidden/>
              </w:rPr>
              <w:tab/>
            </w:r>
            <w:r>
              <w:rPr>
                <w:noProof/>
                <w:webHidden/>
              </w:rPr>
              <w:fldChar w:fldCharType="begin"/>
            </w:r>
            <w:r>
              <w:rPr>
                <w:noProof/>
                <w:webHidden/>
              </w:rPr>
              <w:instrText xml:space="preserve"> PAGEREF _Toc448227639 \h </w:instrText>
            </w:r>
            <w:r>
              <w:rPr>
                <w:noProof/>
                <w:webHidden/>
              </w:rPr>
            </w:r>
            <w:r>
              <w:rPr>
                <w:noProof/>
                <w:webHidden/>
              </w:rPr>
              <w:fldChar w:fldCharType="separate"/>
            </w:r>
            <w:r>
              <w:rPr>
                <w:noProof/>
                <w:webHidden/>
              </w:rPr>
              <w:t>855</w:t>
            </w:r>
            <w:r>
              <w:rPr>
                <w:noProof/>
                <w:webHidden/>
              </w:rPr>
              <w:fldChar w:fldCharType="end"/>
            </w:r>
          </w:hyperlink>
        </w:p>
        <w:p w14:paraId="265E9A6F" w14:textId="2A0BA951" w:rsidR="00E35F1F" w:rsidRDefault="00E35F1F">
          <w:pPr>
            <w:pStyle w:val="TOC3"/>
            <w:tabs>
              <w:tab w:val="right" w:leader="dot" w:pos="8846"/>
            </w:tabs>
            <w:rPr>
              <w:rFonts w:asciiTheme="minorHAnsi" w:eastAsiaTheme="minorEastAsia" w:hAnsiTheme="minorHAnsi"/>
              <w:noProof/>
              <w:sz w:val="22"/>
              <w:lang w:val="en-US"/>
            </w:rPr>
          </w:pPr>
          <w:hyperlink w:anchor="_Toc448227640" w:history="1">
            <w:r w:rsidRPr="009A4986">
              <w:rPr>
                <w:rStyle w:val="Hyperlink"/>
                <w:noProof/>
              </w:rPr>
              <w:t>July 18 / Epip 24: The Martyrdom of Abba Noub</w:t>
            </w:r>
            <w:r>
              <w:rPr>
                <w:noProof/>
                <w:webHidden/>
              </w:rPr>
              <w:tab/>
            </w:r>
            <w:r>
              <w:rPr>
                <w:noProof/>
                <w:webHidden/>
              </w:rPr>
              <w:fldChar w:fldCharType="begin"/>
            </w:r>
            <w:r>
              <w:rPr>
                <w:noProof/>
                <w:webHidden/>
              </w:rPr>
              <w:instrText xml:space="preserve"> PAGEREF _Toc448227640 \h </w:instrText>
            </w:r>
            <w:r>
              <w:rPr>
                <w:noProof/>
                <w:webHidden/>
              </w:rPr>
            </w:r>
            <w:r>
              <w:rPr>
                <w:noProof/>
                <w:webHidden/>
              </w:rPr>
              <w:fldChar w:fldCharType="separate"/>
            </w:r>
            <w:r>
              <w:rPr>
                <w:noProof/>
                <w:webHidden/>
              </w:rPr>
              <w:t>856</w:t>
            </w:r>
            <w:r>
              <w:rPr>
                <w:noProof/>
                <w:webHidden/>
              </w:rPr>
              <w:fldChar w:fldCharType="end"/>
            </w:r>
          </w:hyperlink>
        </w:p>
        <w:p w14:paraId="165757B0" w14:textId="144BC215" w:rsidR="00E35F1F" w:rsidRDefault="00E35F1F">
          <w:pPr>
            <w:pStyle w:val="TOC3"/>
            <w:tabs>
              <w:tab w:val="right" w:leader="dot" w:pos="8846"/>
            </w:tabs>
            <w:rPr>
              <w:rFonts w:asciiTheme="minorHAnsi" w:eastAsiaTheme="minorEastAsia" w:hAnsiTheme="minorHAnsi"/>
              <w:noProof/>
              <w:sz w:val="22"/>
              <w:lang w:val="en-US"/>
            </w:rPr>
          </w:pPr>
          <w:hyperlink w:anchor="_Toc448227641" w:history="1">
            <w:r w:rsidRPr="009A4986">
              <w:rPr>
                <w:rStyle w:val="Hyperlink"/>
                <w:noProof/>
              </w:rPr>
              <w:t>July 20 / Epip 26: Joseph the Carpenter</w:t>
            </w:r>
            <w:r>
              <w:rPr>
                <w:noProof/>
                <w:webHidden/>
              </w:rPr>
              <w:tab/>
            </w:r>
            <w:r>
              <w:rPr>
                <w:noProof/>
                <w:webHidden/>
              </w:rPr>
              <w:fldChar w:fldCharType="begin"/>
            </w:r>
            <w:r>
              <w:rPr>
                <w:noProof/>
                <w:webHidden/>
              </w:rPr>
              <w:instrText xml:space="preserve"> PAGEREF _Toc448227641 \h </w:instrText>
            </w:r>
            <w:r>
              <w:rPr>
                <w:noProof/>
                <w:webHidden/>
              </w:rPr>
            </w:r>
            <w:r>
              <w:rPr>
                <w:noProof/>
                <w:webHidden/>
              </w:rPr>
              <w:fldChar w:fldCharType="separate"/>
            </w:r>
            <w:r>
              <w:rPr>
                <w:noProof/>
                <w:webHidden/>
              </w:rPr>
              <w:t>858</w:t>
            </w:r>
            <w:r>
              <w:rPr>
                <w:noProof/>
                <w:webHidden/>
              </w:rPr>
              <w:fldChar w:fldCharType="end"/>
            </w:r>
          </w:hyperlink>
        </w:p>
        <w:p w14:paraId="2FCBB9BB" w14:textId="3F813695" w:rsidR="00E35F1F" w:rsidRDefault="00E35F1F">
          <w:pPr>
            <w:pStyle w:val="TOC3"/>
            <w:tabs>
              <w:tab w:val="right" w:leader="dot" w:pos="8846"/>
            </w:tabs>
            <w:rPr>
              <w:rFonts w:asciiTheme="minorHAnsi" w:eastAsiaTheme="minorEastAsia" w:hAnsiTheme="minorHAnsi"/>
              <w:noProof/>
              <w:sz w:val="22"/>
              <w:lang w:val="en-US"/>
            </w:rPr>
          </w:pPr>
          <w:hyperlink w:anchor="_Toc448227642" w:history="1">
            <w:r w:rsidRPr="009A4986">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_Toc448227642 \h </w:instrText>
            </w:r>
            <w:r>
              <w:rPr>
                <w:noProof/>
                <w:webHidden/>
              </w:rPr>
            </w:r>
            <w:r>
              <w:rPr>
                <w:noProof/>
                <w:webHidden/>
              </w:rPr>
              <w:fldChar w:fldCharType="separate"/>
            </w:r>
            <w:r>
              <w:rPr>
                <w:noProof/>
                <w:webHidden/>
              </w:rPr>
              <w:t>859</w:t>
            </w:r>
            <w:r>
              <w:rPr>
                <w:noProof/>
                <w:webHidden/>
              </w:rPr>
              <w:fldChar w:fldCharType="end"/>
            </w:r>
          </w:hyperlink>
        </w:p>
        <w:p w14:paraId="35A0F6A7" w14:textId="0E5D6413" w:rsidR="00E35F1F" w:rsidRDefault="00E35F1F">
          <w:pPr>
            <w:pStyle w:val="TOC3"/>
            <w:tabs>
              <w:tab w:val="right" w:leader="dot" w:pos="8846"/>
            </w:tabs>
            <w:rPr>
              <w:rFonts w:asciiTheme="minorHAnsi" w:eastAsiaTheme="minorEastAsia" w:hAnsiTheme="minorHAnsi"/>
              <w:noProof/>
              <w:sz w:val="22"/>
              <w:lang w:val="en-US"/>
            </w:rPr>
          </w:pPr>
          <w:hyperlink w:anchor="_Toc448227643" w:history="1">
            <w:r w:rsidRPr="009A4986">
              <w:rPr>
                <w:rStyle w:val="Hyperlink"/>
                <w:noProof/>
              </w:rPr>
              <w:t>July 22 / Epip 28: Departure of St. Mary Magdalene</w:t>
            </w:r>
            <w:r>
              <w:rPr>
                <w:noProof/>
                <w:webHidden/>
              </w:rPr>
              <w:tab/>
            </w:r>
            <w:r>
              <w:rPr>
                <w:noProof/>
                <w:webHidden/>
              </w:rPr>
              <w:fldChar w:fldCharType="begin"/>
            </w:r>
            <w:r>
              <w:rPr>
                <w:noProof/>
                <w:webHidden/>
              </w:rPr>
              <w:instrText xml:space="preserve"> PAGEREF _Toc448227643 \h </w:instrText>
            </w:r>
            <w:r>
              <w:rPr>
                <w:noProof/>
                <w:webHidden/>
              </w:rPr>
            </w:r>
            <w:r>
              <w:rPr>
                <w:noProof/>
                <w:webHidden/>
              </w:rPr>
              <w:fldChar w:fldCharType="separate"/>
            </w:r>
            <w:r>
              <w:rPr>
                <w:noProof/>
                <w:webHidden/>
              </w:rPr>
              <w:t>859</w:t>
            </w:r>
            <w:r>
              <w:rPr>
                <w:noProof/>
                <w:webHidden/>
              </w:rPr>
              <w:fldChar w:fldCharType="end"/>
            </w:r>
          </w:hyperlink>
        </w:p>
        <w:p w14:paraId="7B233596" w14:textId="2ECB5147" w:rsidR="00E35F1F" w:rsidRDefault="00E35F1F">
          <w:pPr>
            <w:pStyle w:val="TOC3"/>
            <w:tabs>
              <w:tab w:val="right" w:leader="dot" w:pos="8846"/>
            </w:tabs>
            <w:rPr>
              <w:rFonts w:asciiTheme="minorHAnsi" w:eastAsiaTheme="minorEastAsia" w:hAnsiTheme="minorHAnsi"/>
              <w:noProof/>
              <w:sz w:val="22"/>
              <w:lang w:val="en-US"/>
            </w:rPr>
          </w:pPr>
          <w:hyperlink w:anchor="_Toc448227644" w:history="1">
            <w:r w:rsidRPr="009A4986">
              <w:rPr>
                <w:rStyle w:val="Hyperlink"/>
                <w:noProof/>
              </w:rPr>
              <w:t>July 23 / Epip 29: Commemoration of the Annunciation, Nativity, and Resurrection on the 29</w:t>
            </w:r>
            <w:r w:rsidRPr="009A4986">
              <w:rPr>
                <w:rStyle w:val="Hyperlink"/>
                <w:noProof/>
                <w:vertAlign w:val="superscript"/>
              </w:rPr>
              <w:t>th</w:t>
            </w:r>
            <w:r w:rsidRPr="009A4986">
              <w:rPr>
                <w:rStyle w:val="Hyperlink"/>
                <w:noProof/>
              </w:rPr>
              <w:t xml:space="preserve"> of Every Month</w:t>
            </w:r>
            <w:r>
              <w:rPr>
                <w:noProof/>
                <w:webHidden/>
              </w:rPr>
              <w:tab/>
            </w:r>
            <w:r>
              <w:rPr>
                <w:noProof/>
                <w:webHidden/>
              </w:rPr>
              <w:fldChar w:fldCharType="begin"/>
            </w:r>
            <w:r>
              <w:rPr>
                <w:noProof/>
                <w:webHidden/>
              </w:rPr>
              <w:instrText xml:space="preserve"> PAGEREF _Toc448227644 \h </w:instrText>
            </w:r>
            <w:r>
              <w:rPr>
                <w:noProof/>
                <w:webHidden/>
              </w:rPr>
            </w:r>
            <w:r>
              <w:rPr>
                <w:noProof/>
                <w:webHidden/>
              </w:rPr>
              <w:fldChar w:fldCharType="separate"/>
            </w:r>
            <w:r>
              <w:rPr>
                <w:noProof/>
                <w:webHidden/>
              </w:rPr>
              <w:t>861</w:t>
            </w:r>
            <w:r>
              <w:rPr>
                <w:noProof/>
                <w:webHidden/>
              </w:rPr>
              <w:fldChar w:fldCharType="end"/>
            </w:r>
          </w:hyperlink>
        </w:p>
        <w:p w14:paraId="10CBC24B" w14:textId="605E176A" w:rsidR="00E35F1F" w:rsidRDefault="00E35F1F">
          <w:pPr>
            <w:pStyle w:val="TOC3"/>
            <w:tabs>
              <w:tab w:val="right" w:leader="dot" w:pos="8846"/>
            </w:tabs>
            <w:rPr>
              <w:rFonts w:asciiTheme="minorHAnsi" w:eastAsiaTheme="minorEastAsia" w:hAnsiTheme="minorHAnsi"/>
              <w:noProof/>
              <w:sz w:val="22"/>
              <w:lang w:val="en-US"/>
            </w:rPr>
          </w:pPr>
          <w:hyperlink w:anchor="_Toc448227645" w:history="1">
            <w:r w:rsidRPr="009A4986">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_Toc448227645 \h </w:instrText>
            </w:r>
            <w:r>
              <w:rPr>
                <w:noProof/>
                <w:webHidden/>
              </w:rPr>
            </w:r>
            <w:r>
              <w:rPr>
                <w:noProof/>
                <w:webHidden/>
              </w:rPr>
              <w:fldChar w:fldCharType="separate"/>
            </w:r>
            <w:r>
              <w:rPr>
                <w:noProof/>
                <w:webHidden/>
              </w:rPr>
              <w:t>861</w:t>
            </w:r>
            <w:r>
              <w:rPr>
                <w:noProof/>
                <w:webHidden/>
              </w:rPr>
              <w:fldChar w:fldCharType="end"/>
            </w:r>
          </w:hyperlink>
        </w:p>
        <w:p w14:paraId="73E96207" w14:textId="7E2A3294" w:rsidR="00E35F1F" w:rsidRDefault="00E35F1F">
          <w:pPr>
            <w:pStyle w:val="TOC3"/>
            <w:tabs>
              <w:tab w:val="right" w:leader="dot" w:pos="8846"/>
            </w:tabs>
            <w:rPr>
              <w:rFonts w:asciiTheme="minorHAnsi" w:eastAsiaTheme="minorEastAsia" w:hAnsiTheme="minorHAnsi"/>
              <w:noProof/>
              <w:sz w:val="22"/>
              <w:lang w:val="en-US"/>
            </w:rPr>
          </w:pPr>
          <w:hyperlink w:anchor="_Toc448227646" w:history="1">
            <w:r w:rsidRPr="009A4986">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_Toc448227646 \h </w:instrText>
            </w:r>
            <w:r>
              <w:rPr>
                <w:noProof/>
                <w:webHidden/>
              </w:rPr>
            </w:r>
            <w:r>
              <w:rPr>
                <w:noProof/>
                <w:webHidden/>
              </w:rPr>
              <w:fldChar w:fldCharType="separate"/>
            </w:r>
            <w:r>
              <w:rPr>
                <w:noProof/>
                <w:webHidden/>
              </w:rPr>
              <w:t>861</w:t>
            </w:r>
            <w:r>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8" w:name="_Ref436250323"/>
      <w:bookmarkStart w:id="1639" w:name="_Toc448227630"/>
      <w:r>
        <w:rPr>
          <w:rFonts w:ascii="Times New Roman" w:hAnsi="Times New Roman" w:cs="Times New Roman"/>
        </w:rPr>
        <w:lastRenderedPageBreak/>
        <w:t>July 1 / Epip 7: St. Shenoute</w:t>
      </w:r>
      <w:bookmarkEnd w:id="1634"/>
      <w:bookmarkEnd w:id="1638"/>
      <w:bookmarkEnd w:id="1639"/>
    </w:p>
    <w:p w14:paraId="5B5A5AD3" w14:textId="77777777" w:rsidR="00980D99" w:rsidRDefault="00980D99" w:rsidP="00980D99">
      <w:pPr>
        <w:pStyle w:val="Heading4"/>
        <w:rPr>
          <w:lang w:val="en-US"/>
        </w:rPr>
      </w:pPr>
      <w:bookmarkStart w:id="1640" w:name="_Ref434491186"/>
      <w:r>
        <w:rPr>
          <w:lang w:val="en-US"/>
        </w:rPr>
        <w:t>The Doxology</w:t>
      </w:r>
      <w:r w:rsidR="00810F04">
        <w:rPr>
          <w:lang w:val="en-US"/>
        </w:rPr>
        <w:t xml:space="preserve"> for St. Shenoute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4" w:name="_Ref434491207"/>
      <w:r>
        <w:rPr>
          <w:lang w:val="en-US"/>
        </w:rPr>
        <w:t>A Doxology for St. Besa</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5" w:name="_Toc448227631"/>
      <w:r>
        <w:rPr>
          <w:rFonts w:ascii="Times New Roman" w:hAnsi="Times New Roman" w:cs="Times New Roman"/>
        </w:rPr>
        <w:t>July 1 / Epip 7: Also St. Ignatius</w:t>
      </w:r>
      <w:bookmarkEnd w:id="1645"/>
    </w:p>
    <w:p w14:paraId="08CD1881" w14:textId="77777777" w:rsidR="00980D99" w:rsidRDefault="00980D99" w:rsidP="00980D99">
      <w:pPr>
        <w:pStyle w:val="Heading3"/>
        <w:rPr>
          <w:lang w:val="en-US"/>
        </w:rPr>
      </w:pPr>
      <w:bookmarkStart w:id="1646" w:name="_Ref434560325"/>
      <w:bookmarkStart w:id="1647" w:name="_Toc448227632"/>
      <w:r>
        <w:rPr>
          <w:lang w:val="en-US"/>
        </w:rPr>
        <w:t>July 2 / Epip 8: St. Pishoy</w:t>
      </w:r>
      <w:bookmarkEnd w:id="1646"/>
      <w:bookmarkEnd w:id="1647"/>
    </w:p>
    <w:p w14:paraId="3F31CCDA" w14:textId="77777777" w:rsidR="00980D99" w:rsidRDefault="00980D99" w:rsidP="00980D99">
      <w:pPr>
        <w:pStyle w:val="Heading4"/>
        <w:rPr>
          <w:lang w:val="en-US"/>
        </w:rPr>
      </w:pPr>
      <w:bookmarkStart w:id="1648" w:name="_Ref434490783"/>
      <w:r>
        <w:rPr>
          <w:lang w:val="en-US"/>
        </w:rPr>
        <w:t>The Doxology</w:t>
      </w:r>
      <w:r w:rsidR="00810F04">
        <w:rPr>
          <w:lang w:val="en-US"/>
        </w:rPr>
        <w:t xml:space="preserve"> for St. Pishoy</w:t>
      </w:r>
      <w:bookmarkEnd w:id="1648"/>
    </w:p>
    <w:p w14:paraId="748CA5AD" w14:textId="250C276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35F1F">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35F1F">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8" w:name="_Toc448227633"/>
      <w:r>
        <w:t>The Virgin’s Fast</w:t>
      </w:r>
      <w:bookmarkEnd w:id="1637"/>
      <w:bookmarkEnd w:id="1636"/>
      <w:bookmarkEnd w:id="1635"/>
      <w:bookmarkEnd w:id="1658"/>
    </w:p>
    <w:p w14:paraId="67B94F6A" w14:textId="77777777" w:rsidR="005B716A" w:rsidRDefault="005B716A" w:rsidP="005B716A">
      <w:pPr>
        <w:pStyle w:val="Heading3"/>
        <w:rPr>
          <w:lang w:val="en-US"/>
        </w:rPr>
      </w:pPr>
      <w:bookmarkStart w:id="1659" w:name="_Toc448227634"/>
      <w:r>
        <w:rPr>
          <w:lang w:val="en-US"/>
        </w:rPr>
        <w:t>July 3 / Epip 9: Martyrdom of</w:t>
      </w:r>
      <w:r w:rsidR="00FE0AE4">
        <w:rPr>
          <w:lang w:val="en-US"/>
        </w:rPr>
        <w:t xml:space="preserve"> </w:t>
      </w:r>
      <w:r>
        <w:rPr>
          <w:lang w:val="en-US"/>
        </w:rPr>
        <w:t>St. Simon Cleophas the Apostle</w:t>
      </w:r>
      <w:bookmarkEnd w:id="1659"/>
    </w:p>
    <w:p w14:paraId="4B2873D8" w14:textId="4918C07A"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9F0F33E" w14:textId="77777777" w:rsidR="00DD5136" w:rsidRDefault="00DD5136" w:rsidP="00DD5136">
      <w:pPr>
        <w:pStyle w:val="Heading3"/>
      </w:pPr>
      <w:bookmarkStart w:id="1660" w:name="_Toc448227635"/>
      <w:r>
        <w:t>July 6 / Epip 12: Commemoration of Archangel Michael</w:t>
      </w:r>
      <w:bookmarkEnd w:id="1660"/>
    </w:p>
    <w:p w14:paraId="5BB08031" w14:textId="628C4E07"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32BC82" w14:textId="77777777" w:rsidR="005B716A" w:rsidRDefault="005B716A" w:rsidP="005B716A">
      <w:pPr>
        <w:pStyle w:val="Heading3"/>
      </w:pPr>
      <w:bookmarkStart w:id="1661" w:name="_Toc448227636"/>
      <w:r>
        <w:t>July 12 / Epip 18: Martyrdom of St. James the Apostle, the Bishop of Jerusalem</w:t>
      </w:r>
      <w:bookmarkEnd w:id="1661"/>
    </w:p>
    <w:p w14:paraId="3E767F80" w14:textId="3B494B2B"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0614C9" w14:textId="77777777" w:rsidR="009C1989" w:rsidRDefault="009C1989" w:rsidP="009C1989">
      <w:pPr>
        <w:pStyle w:val="Heading3"/>
      </w:pPr>
      <w:bookmarkStart w:id="1662" w:name="_Ref434562330"/>
      <w:bookmarkStart w:id="1663" w:name="_Toc448227637"/>
      <w:r>
        <w:t>July 14 / Epip 20: Martyrdom of St. Theodore of Shotep, the General</w:t>
      </w:r>
      <w:bookmarkEnd w:id="1662"/>
      <w:bookmarkEnd w:id="1663"/>
    </w:p>
    <w:p w14:paraId="7B584133" w14:textId="77777777" w:rsidR="009C1989" w:rsidRDefault="009C1989" w:rsidP="009C1989">
      <w:pPr>
        <w:pStyle w:val="Heading4"/>
      </w:pPr>
      <w:bookmarkStart w:id="1664" w:name="_Ref434489277"/>
      <w:r>
        <w:t>The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5" w:name="_Ref434489296"/>
      <w:r>
        <w:t>Another Doxology of St. Theodore of Shotep, the General</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6"/>
            <w:r>
              <w:t>struggler</w:t>
            </w:r>
            <w:commentRangeEnd w:id="1666"/>
            <w:r>
              <w:rPr>
                <w:rStyle w:val="CommentReference"/>
                <w:rFonts w:ascii="Times New Roman" w:eastAsiaTheme="minorHAnsi" w:hAnsi="Times New Roman" w:cstheme="minorBidi"/>
                <w:color w:val="auto"/>
              </w:rPr>
              <w:commentReference w:id="166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7" w:name="_Toc448227638"/>
      <w:r>
        <w:t>July 15 / Epip 21: Commemoration of the Theotokos</w:t>
      </w:r>
      <w:bookmarkEnd w:id="1667"/>
    </w:p>
    <w:p w14:paraId="09456591" w14:textId="0ACF09B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562046" w14:textId="77777777" w:rsidR="0078548F" w:rsidRDefault="0078548F" w:rsidP="0078548F">
      <w:pPr>
        <w:pStyle w:val="Heading3"/>
      </w:pPr>
      <w:bookmarkStart w:id="1668" w:name="_Ref434562663"/>
      <w:bookmarkStart w:id="1669" w:name="_Toc448227639"/>
      <w:r>
        <w:t>July 17 / Epip 23: The Martyrdom of St. Marina</w:t>
      </w:r>
      <w:bookmarkEnd w:id="1668"/>
      <w:bookmarkEnd w:id="1669"/>
    </w:p>
    <w:p w14:paraId="71210AE6" w14:textId="77777777" w:rsidR="0078548F" w:rsidRDefault="0078548F" w:rsidP="0078548F">
      <w:pPr>
        <w:pStyle w:val="Heading4"/>
      </w:pPr>
      <w:bookmarkStart w:id="1670" w:name="_Ref434490204"/>
      <w:r>
        <w:t>The Doxology</w:t>
      </w:r>
      <w:r w:rsidR="00B46E6E">
        <w:t xml:space="preserve"> for St. Marina</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1" w:name="_Toc448227640"/>
      <w:r>
        <w:t>July 18 / Epip 24: The Martyrdom of Abba Noub</w:t>
      </w:r>
      <w:bookmarkEnd w:id="1671"/>
    </w:p>
    <w:p w14:paraId="45A4C76D" w14:textId="77777777" w:rsidR="00951605" w:rsidRDefault="00951605" w:rsidP="00951605">
      <w:pPr>
        <w:pStyle w:val="Heading4"/>
      </w:pPr>
      <w:bookmarkStart w:id="1672" w:name="_Ref434489534"/>
      <w:r>
        <w:t>The Doxology</w:t>
      </w:r>
      <w:r w:rsidR="00B46E6E">
        <w:t xml:space="preserve"> for Abba Noub</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3"/>
            <w:r>
              <w:t>Abba Noub</w:t>
            </w:r>
            <w:commentRangeEnd w:id="1673"/>
            <w:r>
              <w:rPr>
                <w:rStyle w:val="CommentReference"/>
                <w:rFonts w:ascii="Times New Roman" w:eastAsiaTheme="minorHAnsi" w:hAnsi="Times New Roman" w:cstheme="minorBidi"/>
                <w:color w:val="auto"/>
              </w:rPr>
              <w:commentReference w:id="167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4"/>
            <w:r>
              <w:t xml:space="preserve">upright </w:t>
            </w:r>
            <w:commentRangeEnd w:id="1674"/>
            <w:r>
              <w:rPr>
                <w:rStyle w:val="CommentReference"/>
                <w:rFonts w:ascii="Times New Roman" w:eastAsiaTheme="minorHAnsi" w:hAnsi="Times New Roman" w:cstheme="minorBidi"/>
                <w:color w:val="auto"/>
              </w:rPr>
              <w:commentReference w:id="167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5" w:name="_Toc448227641"/>
      <w:r>
        <w:t>July 20 / Epip 26: Joseph the Carpenter</w:t>
      </w:r>
      <w:bookmarkEnd w:id="1675"/>
    </w:p>
    <w:p w14:paraId="5DE3B33E" w14:textId="77777777" w:rsidR="00BF240D" w:rsidRDefault="00BF240D" w:rsidP="00BF240D">
      <w:pPr>
        <w:pStyle w:val="Heading4"/>
      </w:pPr>
      <w:bookmarkStart w:id="1676" w:name="_Ref434488476"/>
      <w:r>
        <w:t>The Doxology</w:t>
      </w:r>
      <w:r w:rsidR="00B46E6E">
        <w:t xml:space="preserve"> for St. Joseph the Carpenter</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7" w:name="_Toc410196222"/>
      <w:bookmarkStart w:id="1678" w:name="_Toc410196464"/>
      <w:bookmarkStart w:id="1679" w:name="_Toc410196966"/>
      <w:bookmarkStart w:id="1680" w:name="_Toc448227642"/>
      <w:r>
        <w:t>July 20 / Epip 26: Also St. Frumentius (Abune Selama), the First Bishop of Ethiopia</w:t>
      </w:r>
      <w:bookmarkEnd w:id="1680"/>
    </w:p>
    <w:p w14:paraId="5EE79286" w14:textId="2B52BBDC"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35F1F">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35F1F">
        <w:rPr>
          <w:noProof/>
        </w:rPr>
        <w:t>801</w:t>
      </w:r>
      <w:r w:rsidR="00237D47">
        <w:fldChar w:fldCharType="end"/>
      </w:r>
      <w:r>
        <w:t>.</w:t>
      </w:r>
    </w:p>
    <w:p w14:paraId="74ECF631" w14:textId="77777777" w:rsidR="00C325FC" w:rsidRDefault="00C325FC" w:rsidP="005B716A">
      <w:pPr>
        <w:pStyle w:val="Heading3"/>
      </w:pPr>
      <w:bookmarkStart w:id="1681" w:name="_Toc448227643"/>
      <w:r>
        <w:t>July 22 / Epip 28: Departure of St. Mary Magdalene</w:t>
      </w:r>
      <w:bookmarkEnd w:id="1681"/>
    </w:p>
    <w:p w14:paraId="41ADBBFF" w14:textId="77777777" w:rsidR="00C325FC" w:rsidRDefault="00C325FC" w:rsidP="00C325FC">
      <w:pPr>
        <w:pStyle w:val="Heading4"/>
      </w:pPr>
      <w:bookmarkStart w:id="1682" w:name="_Ref434489077"/>
      <w:r>
        <w:t>The Doxology</w:t>
      </w:r>
      <w:r w:rsidR="00B46E6E">
        <w:t xml:space="preserve"> for St. Mary Magdalene</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3"/>
            <w:r>
              <w:t xml:space="preserve">ϯⲁⲅⲓⲁ </w:t>
            </w:r>
            <w:commentRangeEnd w:id="1683"/>
            <w:r>
              <w:rPr>
                <w:rStyle w:val="CommentReference"/>
                <w:rFonts w:ascii="Times New Roman" w:hAnsi="Times New Roman" w:cstheme="minorBidi"/>
                <w:noProof w:val="0"/>
              </w:rPr>
              <w:commentReference w:id="168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4"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4"/>
    </w:p>
    <w:p w14:paraId="19C57F68" w14:textId="53C8C745"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8B57972" w14:textId="77777777" w:rsidR="005B716A" w:rsidRDefault="005B716A" w:rsidP="005B716A">
      <w:pPr>
        <w:pStyle w:val="Heading3"/>
      </w:pPr>
      <w:bookmarkStart w:id="1685" w:name="_Toc448227645"/>
      <w:r>
        <w:t xml:space="preserve">July 23 / Epip 29: </w:t>
      </w:r>
      <w:r w:rsidR="00B52D77">
        <w:t xml:space="preserve">Also the </w:t>
      </w:r>
      <w:r>
        <w:t>Translocation of the Relics of St. Andrew, the Apostle</w:t>
      </w:r>
      <w:bookmarkEnd w:id="1685"/>
    </w:p>
    <w:p w14:paraId="7500DAE2" w14:textId="513AD64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CDA1374" w14:textId="77777777" w:rsidR="00960235" w:rsidRDefault="00960235" w:rsidP="00960235">
      <w:pPr>
        <w:pStyle w:val="Heading3"/>
      </w:pPr>
      <w:bookmarkStart w:id="1686" w:name="_Toc448227646"/>
      <w:r>
        <w:t>July 28 / Mesori 4: Consecration of the Church of St. Anthony</w:t>
      </w:r>
      <w:bookmarkEnd w:id="1686"/>
    </w:p>
    <w:p w14:paraId="15290CA7" w14:textId="7EE947E3"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35F1F">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35F1F">
        <w:rPr>
          <w:noProof/>
        </w:rPr>
        <w:t>765</w:t>
      </w:r>
      <w:r w:rsidR="00237D47">
        <w:fldChar w:fldCharType="end"/>
      </w:r>
      <w:bookmarkEnd w:id="1632"/>
      <w:r>
        <w:t>.</w:t>
      </w:r>
    </w:p>
    <w:p w14:paraId="62D72F65" w14:textId="77777777" w:rsidR="00495F1A" w:rsidRPr="00980D99" w:rsidRDefault="00495F1A" w:rsidP="00495F1A">
      <w:pPr>
        <w:pStyle w:val="Heading2"/>
        <w:rPr>
          <w:lang w:val="en-US"/>
        </w:rPr>
      </w:pPr>
      <w:bookmarkStart w:id="1687" w:name="August"/>
      <w:bookmarkStart w:id="1688" w:name="_Toc448227709"/>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8"/>
    </w:p>
    <w:bookmarkStart w:id="1689" w:name="_Toc410196223" w:displacedByCustomXml="next"/>
    <w:bookmarkStart w:id="1690" w:name="_Toc410196465" w:displacedByCustomXml="next"/>
    <w:bookmarkStart w:id="1691" w:name="_Toc410196967" w:displacedByCustomXml="next"/>
    <w:sdt>
      <w:sdtPr>
        <w:id w:val="-1335066635"/>
        <w:docPartObj>
          <w:docPartGallery w:val="Table of Contents"/>
          <w:docPartUnique/>
        </w:docPartObj>
      </w:sdtPr>
      <w:sdtEndPr>
        <w:rPr>
          <w:b/>
          <w:bCs/>
          <w:noProof/>
        </w:rPr>
      </w:sdtEndPr>
      <w:sdtContent>
        <w:p w14:paraId="6C4AA256" w14:textId="498BAB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0642AA7E" w14:textId="6D76D880" w:rsidR="00E35F1F" w:rsidRDefault="00E35F1F">
          <w:pPr>
            <w:pStyle w:val="TOC3"/>
            <w:tabs>
              <w:tab w:val="right" w:leader="dot" w:pos="8846"/>
            </w:tabs>
            <w:rPr>
              <w:rFonts w:asciiTheme="minorHAnsi" w:eastAsiaTheme="minorEastAsia" w:hAnsiTheme="minorHAnsi"/>
              <w:noProof/>
              <w:sz w:val="22"/>
              <w:lang w:val="en-US"/>
            </w:rPr>
          </w:pPr>
          <w:hyperlink w:anchor="_Toc448227648" w:history="1">
            <w:r w:rsidRPr="00B52BDB">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_Toc448227648 \h </w:instrText>
            </w:r>
            <w:r>
              <w:rPr>
                <w:noProof/>
                <w:webHidden/>
              </w:rPr>
            </w:r>
            <w:r>
              <w:rPr>
                <w:noProof/>
                <w:webHidden/>
              </w:rPr>
              <w:fldChar w:fldCharType="separate"/>
            </w:r>
            <w:r>
              <w:rPr>
                <w:noProof/>
                <w:webHidden/>
              </w:rPr>
              <w:t>863</w:t>
            </w:r>
            <w:r>
              <w:rPr>
                <w:noProof/>
                <w:webHidden/>
              </w:rPr>
              <w:fldChar w:fldCharType="end"/>
            </w:r>
          </w:hyperlink>
        </w:p>
        <w:p w14:paraId="469350F5" w14:textId="2292378E" w:rsidR="00E35F1F" w:rsidRDefault="00E35F1F">
          <w:pPr>
            <w:pStyle w:val="TOC3"/>
            <w:tabs>
              <w:tab w:val="right" w:leader="dot" w:pos="8846"/>
            </w:tabs>
            <w:rPr>
              <w:rFonts w:asciiTheme="minorHAnsi" w:eastAsiaTheme="minorEastAsia" w:hAnsiTheme="minorHAnsi"/>
              <w:noProof/>
              <w:sz w:val="22"/>
              <w:lang w:val="en-US"/>
            </w:rPr>
          </w:pPr>
          <w:hyperlink w:anchor="_Toc448227649" w:history="1">
            <w:r w:rsidRPr="00B52BDB">
              <w:rPr>
                <w:rStyle w:val="Hyperlink"/>
                <w:noProof/>
              </w:rPr>
              <w:t>August 6 / Mesori 13: The Transfiguration</w:t>
            </w:r>
            <w:r>
              <w:rPr>
                <w:noProof/>
                <w:webHidden/>
              </w:rPr>
              <w:tab/>
            </w:r>
            <w:r>
              <w:rPr>
                <w:noProof/>
                <w:webHidden/>
              </w:rPr>
              <w:fldChar w:fldCharType="begin"/>
            </w:r>
            <w:r>
              <w:rPr>
                <w:noProof/>
                <w:webHidden/>
              </w:rPr>
              <w:instrText xml:space="preserve"> PAGEREF _Toc448227649 \h </w:instrText>
            </w:r>
            <w:r>
              <w:rPr>
                <w:noProof/>
                <w:webHidden/>
              </w:rPr>
            </w:r>
            <w:r>
              <w:rPr>
                <w:noProof/>
                <w:webHidden/>
              </w:rPr>
              <w:fldChar w:fldCharType="separate"/>
            </w:r>
            <w:r>
              <w:rPr>
                <w:noProof/>
                <w:webHidden/>
              </w:rPr>
              <w:t>863</w:t>
            </w:r>
            <w:r>
              <w:rPr>
                <w:noProof/>
                <w:webHidden/>
              </w:rPr>
              <w:fldChar w:fldCharType="end"/>
            </w:r>
          </w:hyperlink>
        </w:p>
        <w:p w14:paraId="1C958ECA" w14:textId="10C74D41" w:rsidR="00E35F1F" w:rsidRDefault="00E35F1F">
          <w:pPr>
            <w:pStyle w:val="TOC3"/>
            <w:tabs>
              <w:tab w:val="right" w:leader="dot" w:pos="8846"/>
            </w:tabs>
            <w:rPr>
              <w:rFonts w:asciiTheme="minorHAnsi" w:eastAsiaTheme="minorEastAsia" w:hAnsiTheme="minorHAnsi"/>
              <w:noProof/>
              <w:sz w:val="22"/>
              <w:lang w:val="en-US"/>
            </w:rPr>
          </w:pPr>
          <w:hyperlink w:anchor="_Toc448227650" w:history="1">
            <w:r w:rsidRPr="00B52BDB">
              <w:rPr>
                <w:rStyle w:val="Hyperlink"/>
                <w:noProof/>
              </w:rPr>
              <w:t>August 9 / Mesori 16: The Assumption of the Virgin</w:t>
            </w:r>
            <w:r>
              <w:rPr>
                <w:noProof/>
                <w:webHidden/>
              </w:rPr>
              <w:tab/>
            </w:r>
            <w:r>
              <w:rPr>
                <w:noProof/>
                <w:webHidden/>
              </w:rPr>
              <w:fldChar w:fldCharType="begin"/>
            </w:r>
            <w:r>
              <w:rPr>
                <w:noProof/>
                <w:webHidden/>
              </w:rPr>
              <w:instrText xml:space="preserve"> PAGEREF _Toc448227650 \h </w:instrText>
            </w:r>
            <w:r>
              <w:rPr>
                <w:noProof/>
                <w:webHidden/>
              </w:rPr>
            </w:r>
            <w:r>
              <w:rPr>
                <w:noProof/>
                <w:webHidden/>
              </w:rPr>
              <w:fldChar w:fldCharType="separate"/>
            </w:r>
            <w:r>
              <w:rPr>
                <w:noProof/>
                <w:webHidden/>
              </w:rPr>
              <w:t>872</w:t>
            </w:r>
            <w:r>
              <w:rPr>
                <w:noProof/>
                <w:webHidden/>
              </w:rPr>
              <w:fldChar w:fldCharType="end"/>
            </w:r>
          </w:hyperlink>
        </w:p>
        <w:p w14:paraId="30938F4F" w14:textId="4AF2B666" w:rsidR="00E35F1F" w:rsidRDefault="00E35F1F">
          <w:pPr>
            <w:pStyle w:val="TOC3"/>
            <w:tabs>
              <w:tab w:val="right" w:leader="dot" w:pos="8846"/>
            </w:tabs>
            <w:rPr>
              <w:rFonts w:asciiTheme="minorHAnsi" w:eastAsiaTheme="minorEastAsia" w:hAnsiTheme="minorHAnsi"/>
              <w:noProof/>
              <w:sz w:val="22"/>
              <w:lang w:val="en-US"/>
            </w:rPr>
          </w:pPr>
          <w:hyperlink w:anchor="_Toc448227651" w:history="1">
            <w:r w:rsidRPr="00B52BDB">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_Toc448227651 \h </w:instrText>
            </w:r>
            <w:r>
              <w:rPr>
                <w:noProof/>
                <w:webHidden/>
              </w:rPr>
            </w:r>
            <w:r>
              <w:rPr>
                <w:noProof/>
                <w:webHidden/>
              </w:rPr>
              <w:fldChar w:fldCharType="separate"/>
            </w:r>
            <w:r>
              <w:rPr>
                <w:noProof/>
                <w:webHidden/>
              </w:rPr>
              <w:t>880</w:t>
            </w:r>
            <w:r>
              <w:rPr>
                <w:noProof/>
                <w:webHidden/>
              </w:rPr>
              <w:fldChar w:fldCharType="end"/>
            </w:r>
          </w:hyperlink>
        </w:p>
        <w:p w14:paraId="27ED9ED2" w14:textId="06E3B300" w:rsidR="00E35F1F" w:rsidRDefault="00E35F1F">
          <w:pPr>
            <w:pStyle w:val="TOC3"/>
            <w:tabs>
              <w:tab w:val="right" w:leader="dot" w:pos="8846"/>
            </w:tabs>
            <w:rPr>
              <w:rFonts w:asciiTheme="minorHAnsi" w:eastAsiaTheme="minorEastAsia" w:hAnsiTheme="minorHAnsi"/>
              <w:noProof/>
              <w:sz w:val="22"/>
              <w:lang w:val="en-US"/>
            </w:rPr>
          </w:pPr>
          <w:hyperlink w:anchor="_Toc448227652" w:history="1">
            <w:r w:rsidRPr="00B52BDB">
              <w:rPr>
                <w:rStyle w:val="Hyperlink"/>
                <w:noProof/>
              </w:rPr>
              <w:t>August 14 / Mesori 21: Commemoration of the Theotokos</w:t>
            </w:r>
            <w:r>
              <w:rPr>
                <w:noProof/>
                <w:webHidden/>
              </w:rPr>
              <w:tab/>
            </w:r>
            <w:r>
              <w:rPr>
                <w:noProof/>
                <w:webHidden/>
              </w:rPr>
              <w:fldChar w:fldCharType="begin"/>
            </w:r>
            <w:r>
              <w:rPr>
                <w:noProof/>
                <w:webHidden/>
              </w:rPr>
              <w:instrText xml:space="preserve"> PAGEREF _Toc448227652 \h </w:instrText>
            </w:r>
            <w:r>
              <w:rPr>
                <w:noProof/>
                <w:webHidden/>
              </w:rPr>
            </w:r>
            <w:r>
              <w:rPr>
                <w:noProof/>
                <w:webHidden/>
              </w:rPr>
              <w:fldChar w:fldCharType="separate"/>
            </w:r>
            <w:r>
              <w:rPr>
                <w:noProof/>
                <w:webHidden/>
              </w:rPr>
              <w:t>880</w:t>
            </w:r>
            <w:r>
              <w:rPr>
                <w:noProof/>
                <w:webHidden/>
              </w:rPr>
              <w:fldChar w:fldCharType="end"/>
            </w:r>
          </w:hyperlink>
        </w:p>
        <w:p w14:paraId="61F29EF3" w14:textId="00648648" w:rsidR="00E35F1F" w:rsidRDefault="00E35F1F">
          <w:pPr>
            <w:pStyle w:val="TOC3"/>
            <w:tabs>
              <w:tab w:val="right" w:leader="dot" w:pos="8846"/>
            </w:tabs>
            <w:rPr>
              <w:rFonts w:asciiTheme="minorHAnsi" w:eastAsiaTheme="minorEastAsia" w:hAnsiTheme="minorHAnsi"/>
              <w:noProof/>
              <w:sz w:val="22"/>
              <w:lang w:val="en-US"/>
            </w:rPr>
          </w:pPr>
          <w:hyperlink w:anchor="_Toc448227653" w:history="1">
            <w:r w:rsidRPr="00B52BDB">
              <w:rPr>
                <w:rStyle w:val="Hyperlink"/>
                <w:noProof/>
              </w:rPr>
              <w:t>August 17 / Mesori 24: Departure of St. Takle Haymanot</w:t>
            </w:r>
            <w:r>
              <w:rPr>
                <w:noProof/>
                <w:webHidden/>
              </w:rPr>
              <w:tab/>
            </w:r>
            <w:r>
              <w:rPr>
                <w:noProof/>
                <w:webHidden/>
              </w:rPr>
              <w:fldChar w:fldCharType="begin"/>
            </w:r>
            <w:r>
              <w:rPr>
                <w:noProof/>
                <w:webHidden/>
              </w:rPr>
              <w:instrText xml:space="preserve"> PAGEREF _Toc448227653 \h </w:instrText>
            </w:r>
            <w:r>
              <w:rPr>
                <w:noProof/>
                <w:webHidden/>
              </w:rPr>
            </w:r>
            <w:r>
              <w:rPr>
                <w:noProof/>
                <w:webHidden/>
              </w:rPr>
              <w:fldChar w:fldCharType="separate"/>
            </w:r>
            <w:r>
              <w:rPr>
                <w:noProof/>
                <w:webHidden/>
              </w:rPr>
              <w:t>880</w:t>
            </w:r>
            <w:r>
              <w:rPr>
                <w:noProof/>
                <w:webHidden/>
              </w:rPr>
              <w:fldChar w:fldCharType="end"/>
            </w:r>
          </w:hyperlink>
        </w:p>
        <w:p w14:paraId="33C8C71D" w14:textId="424763A9" w:rsidR="00E35F1F" w:rsidRDefault="00E35F1F">
          <w:pPr>
            <w:pStyle w:val="TOC3"/>
            <w:tabs>
              <w:tab w:val="right" w:leader="dot" w:pos="8846"/>
            </w:tabs>
            <w:rPr>
              <w:rFonts w:asciiTheme="minorHAnsi" w:eastAsiaTheme="minorEastAsia" w:hAnsiTheme="minorHAnsi"/>
              <w:noProof/>
              <w:sz w:val="22"/>
              <w:lang w:val="en-US"/>
            </w:rPr>
          </w:pPr>
          <w:hyperlink w:anchor="_Toc448227654" w:history="1">
            <w:r w:rsidRPr="00B52BDB">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_Toc448227654 \h </w:instrText>
            </w:r>
            <w:r>
              <w:rPr>
                <w:noProof/>
                <w:webHidden/>
              </w:rPr>
            </w:r>
            <w:r>
              <w:rPr>
                <w:noProof/>
                <w:webHidden/>
              </w:rPr>
              <w:fldChar w:fldCharType="separate"/>
            </w:r>
            <w:r>
              <w:rPr>
                <w:noProof/>
                <w:webHidden/>
              </w:rPr>
              <w:t>882</w:t>
            </w:r>
            <w:r>
              <w:rPr>
                <w:noProof/>
                <w:webHidden/>
              </w:rPr>
              <w:fldChar w:fldCharType="end"/>
            </w:r>
          </w:hyperlink>
        </w:p>
        <w:p w14:paraId="388B8086" w14:textId="62E4A9F5" w:rsidR="00E35F1F" w:rsidRDefault="00E35F1F">
          <w:pPr>
            <w:pStyle w:val="TOC3"/>
            <w:tabs>
              <w:tab w:val="right" w:leader="dot" w:pos="8846"/>
            </w:tabs>
            <w:rPr>
              <w:rFonts w:asciiTheme="minorHAnsi" w:eastAsiaTheme="minorEastAsia" w:hAnsiTheme="minorHAnsi"/>
              <w:noProof/>
              <w:sz w:val="22"/>
              <w:lang w:val="en-US"/>
            </w:rPr>
          </w:pPr>
          <w:hyperlink w:anchor="_Toc448227655" w:history="1">
            <w:r w:rsidRPr="00B52BDB">
              <w:rPr>
                <w:rStyle w:val="Hyperlink"/>
                <w:noProof/>
              </w:rPr>
              <w:t>August 22 / Mesori 29: Commemoration of the Annunciation, Nativity, and Resurrection on the 29</w:t>
            </w:r>
            <w:r w:rsidRPr="00B52BDB">
              <w:rPr>
                <w:rStyle w:val="Hyperlink"/>
                <w:noProof/>
                <w:vertAlign w:val="superscript"/>
              </w:rPr>
              <w:t>th</w:t>
            </w:r>
            <w:r w:rsidRPr="00B52BDB">
              <w:rPr>
                <w:rStyle w:val="Hyperlink"/>
                <w:noProof/>
              </w:rPr>
              <w:t xml:space="preserve"> of Every Month</w:t>
            </w:r>
            <w:r>
              <w:rPr>
                <w:noProof/>
                <w:webHidden/>
              </w:rPr>
              <w:tab/>
            </w:r>
            <w:r>
              <w:rPr>
                <w:noProof/>
                <w:webHidden/>
              </w:rPr>
              <w:fldChar w:fldCharType="begin"/>
            </w:r>
            <w:r>
              <w:rPr>
                <w:noProof/>
                <w:webHidden/>
              </w:rPr>
              <w:instrText xml:space="preserve"> PAGEREF _Toc448227655 \h </w:instrText>
            </w:r>
            <w:r>
              <w:rPr>
                <w:noProof/>
                <w:webHidden/>
              </w:rPr>
            </w:r>
            <w:r>
              <w:rPr>
                <w:noProof/>
                <w:webHidden/>
              </w:rPr>
              <w:fldChar w:fldCharType="separate"/>
            </w:r>
            <w:r>
              <w:rPr>
                <w:noProof/>
                <w:webHidden/>
              </w:rPr>
              <w:t>883</w:t>
            </w:r>
            <w:r>
              <w:rPr>
                <w:noProof/>
                <w:webHidden/>
              </w:rPr>
              <w:fldChar w:fldCharType="end"/>
            </w:r>
          </w:hyperlink>
        </w:p>
        <w:p w14:paraId="5ACE581D" w14:textId="0978F5E8" w:rsidR="00E35F1F" w:rsidRDefault="00E35F1F">
          <w:pPr>
            <w:pStyle w:val="TOC3"/>
            <w:tabs>
              <w:tab w:val="right" w:leader="dot" w:pos="8846"/>
            </w:tabs>
            <w:rPr>
              <w:rFonts w:asciiTheme="minorHAnsi" w:eastAsiaTheme="minorEastAsia" w:hAnsiTheme="minorHAnsi"/>
              <w:noProof/>
              <w:sz w:val="22"/>
              <w:lang w:val="en-US"/>
            </w:rPr>
          </w:pPr>
          <w:hyperlink w:anchor="_Toc448227656" w:history="1">
            <w:r w:rsidRPr="00B52BDB">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_Toc448227656 \h </w:instrText>
            </w:r>
            <w:r>
              <w:rPr>
                <w:noProof/>
                <w:webHidden/>
              </w:rPr>
            </w:r>
            <w:r>
              <w:rPr>
                <w:noProof/>
                <w:webHidden/>
              </w:rPr>
              <w:fldChar w:fldCharType="separate"/>
            </w:r>
            <w:r>
              <w:rPr>
                <w:noProof/>
                <w:webHidden/>
              </w:rPr>
              <w:t>883</w:t>
            </w:r>
            <w:r>
              <w:rPr>
                <w:noProof/>
                <w:webHidden/>
              </w:rPr>
              <w:fldChar w:fldCharType="end"/>
            </w:r>
          </w:hyperlink>
        </w:p>
        <w:p w14:paraId="39173CA8" w14:textId="3566CD46" w:rsidR="00E35F1F" w:rsidRDefault="00E35F1F">
          <w:pPr>
            <w:pStyle w:val="TOC3"/>
            <w:tabs>
              <w:tab w:val="right" w:leader="dot" w:pos="8846"/>
            </w:tabs>
            <w:rPr>
              <w:rFonts w:asciiTheme="minorHAnsi" w:eastAsiaTheme="minorEastAsia" w:hAnsiTheme="minorHAnsi"/>
              <w:noProof/>
              <w:sz w:val="22"/>
              <w:lang w:val="en-US"/>
            </w:rPr>
          </w:pPr>
          <w:hyperlink w:anchor="_Toc448227657" w:history="1">
            <w:r w:rsidRPr="00B52BDB">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_Toc448227657 \h </w:instrText>
            </w:r>
            <w:r>
              <w:rPr>
                <w:noProof/>
                <w:webHidden/>
              </w:rPr>
            </w:r>
            <w:r>
              <w:rPr>
                <w:noProof/>
                <w:webHidden/>
              </w:rPr>
              <w:fldChar w:fldCharType="separate"/>
            </w:r>
            <w:r>
              <w:rPr>
                <w:noProof/>
                <w:webHidden/>
              </w:rPr>
              <w:t>883</w:t>
            </w:r>
            <w:r>
              <w:rPr>
                <w:noProof/>
                <w:webHidden/>
              </w:rPr>
              <w:fldChar w:fldCharType="end"/>
            </w:r>
          </w:hyperlink>
        </w:p>
        <w:p w14:paraId="4B7ED6FE" w14:textId="34BB9EA8" w:rsidR="00E35F1F" w:rsidRDefault="00E35F1F">
          <w:pPr>
            <w:pStyle w:val="TOC3"/>
            <w:tabs>
              <w:tab w:val="right" w:leader="dot" w:pos="8846"/>
            </w:tabs>
            <w:rPr>
              <w:rFonts w:asciiTheme="minorHAnsi" w:eastAsiaTheme="minorEastAsia" w:hAnsiTheme="minorHAnsi"/>
              <w:noProof/>
              <w:sz w:val="22"/>
              <w:lang w:val="en-US"/>
            </w:rPr>
          </w:pPr>
          <w:hyperlink w:anchor="_Toc448227658" w:history="1">
            <w:r w:rsidRPr="00B52BDB">
              <w:rPr>
                <w:rStyle w:val="Hyperlink"/>
                <w:noProof/>
              </w:rPr>
              <w:t>August 26 / Little Month 3: Archangel Raphael</w:t>
            </w:r>
            <w:r>
              <w:rPr>
                <w:noProof/>
                <w:webHidden/>
              </w:rPr>
              <w:tab/>
            </w:r>
            <w:r>
              <w:rPr>
                <w:noProof/>
                <w:webHidden/>
              </w:rPr>
              <w:fldChar w:fldCharType="begin"/>
            </w:r>
            <w:r>
              <w:rPr>
                <w:noProof/>
                <w:webHidden/>
              </w:rPr>
              <w:instrText xml:space="preserve"> PAGEREF _Toc448227658 \h </w:instrText>
            </w:r>
            <w:r>
              <w:rPr>
                <w:noProof/>
                <w:webHidden/>
              </w:rPr>
            </w:r>
            <w:r>
              <w:rPr>
                <w:noProof/>
                <w:webHidden/>
              </w:rPr>
              <w:fldChar w:fldCharType="separate"/>
            </w:r>
            <w:r>
              <w:rPr>
                <w:noProof/>
                <w:webHidden/>
              </w:rPr>
              <w:t>883</w:t>
            </w:r>
            <w:r>
              <w:rPr>
                <w:noProof/>
                <w:webHidden/>
              </w:rPr>
              <w:fldChar w:fldCharType="end"/>
            </w:r>
          </w:hyperlink>
        </w:p>
        <w:p w14:paraId="5C0A9F92" w14:textId="01D47818" w:rsidR="00E35F1F" w:rsidRDefault="00E35F1F">
          <w:pPr>
            <w:pStyle w:val="TOC3"/>
            <w:tabs>
              <w:tab w:val="right" w:leader="dot" w:pos="8846"/>
            </w:tabs>
            <w:rPr>
              <w:rFonts w:asciiTheme="minorHAnsi" w:eastAsiaTheme="minorEastAsia" w:hAnsiTheme="minorHAnsi"/>
              <w:noProof/>
              <w:sz w:val="22"/>
              <w:lang w:val="en-US"/>
            </w:rPr>
          </w:pPr>
          <w:hyperlink w:anchor="_Toc448227659" w:history="1">
            <w:r w:rsidRPr="00B52BDB">
              <w:rPr>
                <w:rStyle w:val="Hyperlink"/>
                <w:noProof/>
              </w:rPr>
              <w:t>August 28 / Little Month 5: St. Parsouma</w:t>
            </w:r>
            <w:r>
              <w:rPr>
                <w:noProof/>
                <w:webHidden/>
              </w:rPr>
              <w:tab/>
            </w:r>
            <w:r>
              <w:rPr>
                <w:noProof/>
                <w:webHidden/>
              </w:rPr>
              <w:fldChar w:fldCharType="begin"/>
            </w:r>
            <w:r>
              <w:rPr>
                <w:noProof/>
                <w:webHidden/>
              </w:rPr>
              <w:instrText xml:space="preserve"> PAGEREF _Toc448227659 \h </w:instrText>
            </w:r>
            <w:r>
              <w:rPr>
                <w:noProof/>
                <w:webHidden/>
              </w:rPr>
            </w:r>
            <w:r>
              <w:rPr>
                <w:noProof/>
                <w:webHidden/>
              </w:rPr>
              <w:fldChar w:fldCharType="separate"/>
            </w:r>
            <w:r>
              <w:rPr>
                <w:noProof/>
                <w:webHidden/>
              </w:rPr>
              <w:t>884</w:t>
            </w:r>
            <w:r>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2" w:name="_Toc448227647"/>
      <w:r>
        <w:lastRenderedPageBreak/>
        <w:t>August 1 / Mesori 8: The Confession of St. Peter</w:t>
      </w:r>
      <w:bookmarkEnd w:id="1692"/>
    </w:p>
    <w:p w14:paraId="255AA614" w14:textId="50023F4F"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35F1F">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35F1F">
        <w:rPr>
          <w:noProof/>
        </w:rPr>
        <w:t>836</w:t>
      </w:r>
      <w:r w:rsidR="00237D47">
        <w:fldChar w:fldCharType="end"/>
      </w:r>
      <w:r>
        <w:t>.</w:t>
      </w:r>
    </w:p>
    <w:p w14:paraId="21A226CF" w14:textId="77777777" w:rsidR="00DD5136" w:rsidRDefault="00DD5136" w:rsidP="00DD5136">
      <w:pPr>
        <w:pStyle w:val="Heading3"/>
      </w:pPr>
      <w:bookmarkStart w:id="1693" w:name="_Toc448227648"/>
      <w:r>
        <w:t>August 5 / Mesori 12: Commemoration of Archangel Michael</w:t>
      </w:r>
      <w:bookmarkEnd w:id="1693"/>
    </w:p>
    <w:p w14:paraId="64B788FF" w14:textId="0DF5253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700F8882" w14:textId="77777777" w:rsidR="00495F1A" w:rsidRDefault="00980D99" w:rsidP="00495F1A">
      <w:pPr>
        <w:pStyle w:val="Heading3"/>
      </w:pPr>
      <w:bookmarkStart w:id="1694" w:name="_Toc448227649"/>
      <w:r>
        <w:t xml:space="preserve">August 6 / Mesori 13: </w:t>
      </w:r>
      <w:r w:rsidR="00495F1A">
        <w:t>The Transfiguration</w:t>
      </w:r>
      <w:bookmarkEnd w:id="1691"/>
      <w:bookmarkEnd w:id="1690"/>
      <w:bookmarkEnd w:id="1689"/>
      <w:bookmarkEnd w:id="1694"/>
    </w:p>
    <w:p w14:paraId="1EF4D652" w14:textId="77777777" w:rsidR="00980D99" w:rsidRDefault="00980D99" w:rsidP="00980D99">
      <w:pPr>
        <w:pStyle w:val="Heading4"/>
      </w:pPr>
      <w:bookmarkStart w:id="1695" w:name="_Ref434478012"/>
      <w:r>
        <w:t>The Doxology</w:t>
      </w:r>
      <w:r w:rsidR="00E21EA3">
        <w:t xml:space="preserve"> of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6" w:name="_Ref434476299"/>
      <w:r>
        <w:t>The Psali Adam</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7" w:name="_Ref434476316"/>
      <w:r>
        <w:t>The Psali Batos</w:t>
      </w:r>
      <w:r w:rsidR="006C1B94">
        <w:t xml:space="preserve"> for the Transfiguration</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8" w:name="_Toc410196224"/>
      <w:bookmarkStart w:id="1699" w:name="_Toc410196466"/>
      <w:bookmarkStart w:id="1700" w:name="_Toc410196968"/>
      <w:bookmarkStart w:id="1701" w:name="_Ref435642801"/>
      <w:bookmarkStart w:id="1702" w:name="_Ref435642808"/>
      <w:bookmarkStart w:id="1703" w:name="_Toc448227650"/>
      <w:r>
        <w:t xml:space="preserve">August 9 / Mesori 16: </w:t>
      </w:r>
      <w:r w:rsidR="00495F1A">
        <w:t>The Assumption of the Virgin</w:t>
      </w:r>
      <w:bookmarkEnd w:id="1698"/>
      <w:bookmarkEnd w:id="1699"/>
      <w:bookmarkEnd w:id="1700"/>
      <w:bookmarkEnd w:id="1701"/>
      <w:bookmarkEnd w:id="1702"/>
      <w:bookmarkEnd w:id="1703"/>
    </w:p>
    <w:p w14:paraId="134619E6" w14:textId="6A1CFCC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D26BE2A" w14:textId="4FF0A956" w:rsidR="007E24F9" w:rsidRDefault="007E24F9" w:rsidP="007E24F9">
      <w:pPr>
        <w:pStyle w:val="Heading4"/>
      </w:pPr>
      <w:bookmarkStart w:id="1704" w:name="_Ref435642763"/>
      <w:r>
        <w:t xml:space="preserve">The Psali </w:t>
      </w:r>
      <w:commentRangeStart w:id="1705"/>
      <w:r>
        <w:t xml:space="preserve">Adam </w:t>
      </w:r>
      <w:commentRangeEnd w:id="1705"/>
      <w:r>
        <w:rPr>
          <w:rStyle w:val="CommentReference"/>
          <w:rFonts w:eastAsiaTheme="minorHAnsi" w:cstheme="minorBidi"/>
          <w:b w:val="0"/>
          <w:bCs w:val="0"/>
          <w:iCs w:val="0"/>
          <w:color w:val="auto"/>
        </w:rPr>
        <w:commentReference w:id="1705"/>
      </w:r>
      <w:r>
        <w:t>for the Virgin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6"/>
            <w:r>
              <w:t>With divine hands.”</w:t>
            </w:r>
            <w:commentRangeEnd w:id="1706"/>
            <w:r>
              <w:rPr>
                <w:rStyle w:val="CommentReference"/>
                <w:rFonts w:ascii="Times New Roman" w:eastAsiaTheme="minorHAnsi" w:hAnsi="Times New Roman" w:cstheme="minorBidi"/>
                <w:color w:val="auto"/>
              </w:rPr>
              <w:commentReference w:id="170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7" w:name="_Ref435734818"/>
      <w:r>
        <w:t>The Psali Batos for the Virgin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8"/>
            <w:r>
              <w:t>forever</w:t>
            </w:r>
            <w:commentRangeEnd w:id="1708"/>
            <w:r>
              <w:rPr>
                <w:rStyle w:val="CommentReference"/>
                <w:rFonts w:ascii="Times New Roman" w:eastAsiaTheme="minorHAnsi" w:hAnsi="Times New Roman" w:cstheme="minorBidi"/>
                <w:color w:val="auto"/>
              </w:rPr>
              <w:commentReference w:id="170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9"/>
            <w:r>
              <w:t>In the unshakable places.</w:t>
            </w:r>
            <w:commentRangeEnd w:id="1709"/>
            <w:r>
              <w:rPr>
                <w:rStyle w:val="CommentReference"/>
                <w:rFonts w:ascii="Times New Roman" w:eastAsiaTheme="minorHAnsi" w:hAnsi="Times New Roman" w:cstheme="minorBidi"/>
                <w:color w:val="auto"/>
              </w:rPr>
              <w:commentReference w:id="170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0"/>
            <w:r>
              <w:t>Your name adorns our works.</w:t>
            </w:r>
            <w:commentRangeEnd w:id="1710"/>
            <w:r>
              <w:rPr>
                <w:rStyle w:val="CommentReference"/>
                <w:rFonts w:ascii="Times New Roman" w:eastAsiaTheme="minorHAnsi" w:hAnsi="Times New Roman" w:cstheme="minorBidi"/>
                <w:color w:val="auto"/>
              </w:rPr>
              <w:commentReference w:id="171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1"/>
            <w:r>
              <w:t xml:space="preserve">Interceding </w:t>
            </w:r>
            <w:commentRangeEnd w:id="1711"/>
            <w:r>
              <w:rPr>
                <w:rStyle w:val="CommentReference"/>
                <w:rFonts w:ascii="Times New Roman" w:eastAsiaTheme="minorHAnsi" w:hAnsi="Times New Roman" w:cstheme="minorBidi"/>
                <w:color w:val="auto"/>
              </w:rPr>
              <w:commentReference w:id="171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2" w:name="_Toc448227651"/>
      <w:r>
        <w:t>August 12 / Mesori 19: Translocation of the Relics of St. Macarius the Great</w:t>
      </w:r>
      <w:bookmarkEnd w:id="1712"/>
    </w:p>
    <w:p w14:paraId="0744AB3C" w14:textId="312757F4"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35F1F">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35F1F">
        <w:rPr>
          <w:noProof/>
        </w:rPr>
        <w:t>778</w:t>
      </w:r>
      <w:r w:rsidR="00237D47">
        <w:fldChar w:fldCharType="end"/>
      </w:r>
      <w:r w:rsidR="00237D47">
        <w:t>.</w:t>
      </w:r>
    </w:p>
    <w:p w14:paraId="7069CDB9" w14:textId="77777777" w:rsidR="005329C1" w:rsidRDefault="005329C1" w:rsidP="005329C1">
      <w:pPr>
        <w:pStyle w:val="Heading3"/>
      </w:pPr>
      <w:bookmarkStart w:id="1713" w:name="_Toc448227652"/>
      <w:r>
        <w:t>August 14 / Mesori 21: Commemoration of the Theotokos</w:t>
      </w:r>
      <w:bookmarkEnd w:id="1713"/>
    </w:p>
    <w:p w14:paraId="26062380" w14:textId="2E761D0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48CB18D" w14:textId="77777777" w:rsidR="009F60F1" w:rsidRDefault="009F60F1" w:rsidP="009F60F1">
      <w:pPr>
        <w:pStyle w:val="Heading3"/>
      </w:pPr>
      <w:bookmarkStart w:id="1714" w:name="_Ref434563030"/>
      <w:bookmarkStart w:id="1715" w:name="_Toc448227653"/>
      <w:r>
        <w:t>August 17 / Mesori 24: Departure of St. Takle Haymanot</w:t>
      </w:r>
      <w:bookmarkEnd w:id="1714"/>
      <w:bookmarkEnd w:id="1715"/>
    </w:p>
    <w:p w14:paraId="34845613" w14:textId="77777777" w:rsidR="009F60F1" w:rsidRDefault="009F60F1" w:rsidP="009F60F1">
      <w:pPr>
        <w:pStyle w:val="Heading4"/>
      </w:pPr>
      <w:bookmarkStart w:id="1716" w:name="_Ref434492302"/>
      <w:r>
        <w:t>The Doxology</w:t>
      </w:r>
      <w:r w:rsidR="00B82753">
        <w:t xml:space="preserve"> for St. Takle Haymanot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7" w:name="_Toc448227654"/>
      <w:r>
        <w:lastRenderedPageBreak/>
        <w:t>August 21 / Mesori 28: The Patriarchs: Abraham, Isaac, and Jacob</w:t>
      </w:r>
      <w:bookmarkEnd w:id="1717"/>
    </w:p>
    <w:p w14:paraId="1D063B19" w14:textId="77777777" w:rsidR="00431ABD" w:rsidRDefault="00431ABD" w:rsidP="00431ABD">
      <w:pPr>
        <w:pStyle w:val="Heading4"/>
      </w:pPr>
      <w:bookmarkStart w:id="1718" w:name="_Ref434492413"/>
      <w:r>
        <w:t>The Doxology</w:t>
      </w:r>
      <w:r w:rsidR="00B82753">
        <w:t xml:space="preserve"> for the Patriarchs: Abraham, Isaac, and Jacob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9" w:name="_Toc448227655"/>
      <w:r>
        <w:lastRenderedPageBreak/>
        <w:t>August 22 / Mesori 29: Commemoration of the Annunciation, Nativity, and Resurrection on the 29</w:t>
      </w:r>
      <w:r w:rsidRPr="00C0205C">
        <w:rPr>
          <w:vertAlign w:val="superscript"/>
        </w:rPr>
        <w:t>th</w:t>
      </w:r>
      <w:r>
        <w:t xml:space="preserve"> of Every Month</w:t>
      </w:r>
      <w:bookmarkEnd w:id="1719"/>
    </w:p>
    <w:p w14:paraId="19306DA7" w14:textId="42CA3576" w:rsidR="007D439A" w:rsidRPr="00B52D77" w:rsidRDefault="007D439A" w:rsidP="007D439A">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71EB5850" w14:textId="77777777" w:rsidR="0070722E" w:rsidRDefault="0070722E" w:rsidP="0070722E">
      <w:pPr>
        <w:pStyle w:val="Heading3"/>
      </w:pPr>
      <w:bookmarkStart w:id="1720" w:name="_Toc448227656"/>
      <w:r>
        <w:t xml:space="preserve">August 22 / Mesori 29: </w:t>
      </w:r>
      <w:r w:rsidR="007D439A">
        <w:t xml:space="preserve">Also the </w:t>
      </w:r>
      <w:r>
        <w:t>Translocation of the Relics of St. John the Short to Scetis</w:t>
      </w:r>
      <w:bookmarkEnd w:id="1720"/>
    </w:p>
    <w:p w14:paraId="6CA7DB30" w14:textId="279ED1C6"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35F1F">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35F1F">
        <w:rPr>
          <w:noProof/>
        </w:rPr>
        <w:t>625</w:t>
      </w:r>
      <w:r w:rsidR="00237D47">
        <w:fldChar w:fldCharType="end"/>
      </w:r>
      <w:r>
        <w:t>.</w:t>
      </w:r>
    </w:p>
    <w:p w14:paraId="7E90B074" w14:textId="77777777" w:rsidR="00D46726" w:rsidRDefault="00D46726" w:rsidP="00D46726">
      <w:pPr>
        <w:pStyle w:val="Heading3"/>
      </w:pPr>
      <w:bookmarkStart w:id="1721" w:name="_Toc448227657"/>
      <w:r>
        <w:t>August 25 / Little Month 2: Departure of St. Titus the Apostle</w:t>
      </w:r>
      <w:bookmarkEnd w:id="1721"/>
    </w:p>
    <w:p w14:paraId="0FCE4143" w14:textId="117410B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AA6933" w14:textId="77777777" w:rsidR="00C30039" w:rsidRDefault="00C30039" w:rsidP="00C30039">
      <w:pPr>
        <w:pStyle w:val="Heading3"/>
      </w:pPr>
      <w:bookmarkStart w:id="1722" w:name="_Toc448227658"/>
      <w:r>
        <w:t>August 26 / Little Month 3: Archangel Raphael</w:t>
      </w:r>
      <w:bookmarkEnd w:id="1722"/>
    </w:p>
    <w:p w14:paraId="0292BCC5" w14:textId="77777777" w:rsidR="00C30039" w:rsidRDefault="00C30039" w:rsidP="00C30039">
      <w:pPr>
        <w:pStyle w:val="Heading4"/>
      </w:pPr>
      <w:bookmarkStart w:id="1723" w:name="_Ref434488208"/>
      <w:r>
        <w:t>The Doxology</w:t>
      </w:r>
      <w:r w:rsidR="00B46E6E">
        <w:t xml:space="preserve"> for Archangel Raphael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4" w:name="_Toc448227659"/>
      <w:r>
        <w:t>August 28 / Little Month 5</w:t>
      </w:r>
      <w:r w:rsidR="00980D99">
        <w:t>: St. Parsouma</w:t>
      </w:r>
      <w:bookmarkEnd w:id="1724"/>
    </w:p>
    <w:p w14:paraId="32F5CFB7" w14:textId="77777777" w:rsidR="00980D99" w:rsidRDefault="00980D99" w:rsidP="00980D99">
      <w:pPr>
        <w:pStyle w:val="Heading4"/>
      </w:pPr>
      <w:bookmarkStart w:id="1725" w:name="_Ref434491294"/>
      <w:r>
        <w:t>The Doxology</w:t>
      </w:r>
      <w:r w:rsidR="00810F04">
        <w:t xml:space="preserve"> for St. Parsouma</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9"/>
            <w:r>
              <w:t xml:space="preserve">ⲙ̀Ⲡⲭ̄ⲥ̄ </w:t>
            </w:r>
            <w:commentRangeEnd w:id="1729"/>
            <w:r>
              <w:rPr>
                <w:rStyle w:val="CommentReference"/>
                <w:rFonts w:ascii="Times New Roman" w:hAnsi="Times New Roman" w:cstheme="minorBidi"/>
                <w:noProof w:val="0"/>
              </w:rPr>
              <w:commentReference w:id="172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0"/>
            <w:r>
              <w:t xml:space="preserve">ⲡⲉⲛⲥⲱⲧⲏⲣ </w:t>
            </w:r>
            <w:commentRangeEnd w:id="1730"/>
            <w:r>
              <w:rPr>
                <w:rStyle w:val="CommentReference"/>
                <w:rFonts w:ascii="Times New Roman" w:hAnsi="Times New Roman" w:cstheme="minorBidi"/>
                <w:noProof w:val="0"/>
              </w:rPr>
              <w:commentReference w:id="173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1" w:name="_Toc410196226"/>
      <w:bookmarkStart w:id="1732" w:name="_Toc410196468"/>
      <w:bookmarkStart w:id="1733" w:name="_Toc410196970"/>
      <w:bookmarkStart w:id="1734" w:name="Pascal"/>
      <w:bookmarkStart w:id="1735" w:name="_Toc448227710"/>
      <w:bookmarkEnd w:id="1687"/>
      <w:r>
        <w:lastRenderedPageBreak/>
        <w:t>The Pascal Cycle</w:t>
      </w:r>
      <w:bookmarkEnd w:id="1731"/>
      <w:bookmarkEnd w:id="1732"/>
      <w:bookmarkEnd w:id="1733"/>
      <w:bookmarkEnd w:id="1735"/>
    </w:p>
    <w:bookmarkStart w:id="1736" w:name="_Toc410196227" w:displacedByCustomXml="next"/>
    <w:bookmarkStart w:id="1737" w:name="_Toc410196469" w:displacedByCustomXml="next"/>
    <w:bookmarkStart w:id="1738" w:name="_Toc410196971" w:displacedByCustomXml="next"/>
    <w:sdt>
      <w:sdtPr>
        <w:id w:val="-124935015"/>
        <w:docPartObj>
          <w:docPartGallery w:val="Table of Contents"/>
          <w:docPartUnique/>
        </w:docPartObj>
      </w:sdtPr>
      <w:sdtEndPr>
        <w:rPr>
          <w:b/>
          <w:bCs/>
          <w:noProof/>
        </w:rPr>
      </w:sdtEndPr>
      <w:sdtContent>
        <w:p w14:paraId="5FDFFE48" w14:textId="159020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35F1F">
              <w:rPr>
                <w:noProof/>
                <w:webHidden/>
              </w:rPr>
              <w:t>887</w:t>
            </w:r>
            <w:r w:rsidR="00E35F1F">
              <w:rPr>
                <w:noProof/>
                <w:webHidden/>
              </w:rPr>
              <w:fldChar w:fldCharType="end"/>
            </w:r>
          </w:hyperlink>
        </w:p>
        <w:p w14:paraId="2F2B0A5E" w14:textId="122C56A1" w:rsidR="00E35F1F" w:rsidRDefault="00E35F1F">
          <w:pPr>
            <w:pStyle w:val="TOC3"/>
            <w:tabs>
              <w:tab w:val="right" w:leader="dot" w:pos="8846"/>
            </w:tabs>
            <w:rPr>
              <w:rFonts w:asciiTheme="minorHAnsi" w:eastAsiaTheme="minorEastAsia" w:hAnsiTheme="minorHAnsi"/>
              <w:noProof/>
              <w:sz w:val="22"/>
              <w:lang w:val="en-US"/>
            </w:rPr>
          </w:pPr>
          <w:hyperlink w:anchor="_Toc448227661" w:history="1">
            <w:r w:rsidRPr="002E12A9">
              <w:rPr>
                <w:rStyle w:val="Hyperlink"/>
                <w:noProof/>
              </w:rPr>
              <w:t>Jonah’s Feast</w:t>
            </w:r>
            <w:r>
              <w:rPr>
                <w:noProof/>
                <w:webHidden/>
              </w:rPr>
              <w:tab/>
            </w:r>
            <w:r>
              <w:rPr>
                <w:noProof/>
                <w:webHidden/>
              </w:rPr>
              <w:fldChar w:fldCharType="begin"/>
            </w:r>
            <w:r>
              <w:rPr>
                <w:noProof/>
                <w:webHidden/>
              </w:rPr>
              <w:instrText xml:space="preserve"> PAGEREF _Toc448227661 \h </w:instrText>
            </w:r>
            <w:r>
              <w:rPr>
                <w:noProof/>
                <w:webHidden/>
              </w:rPr>
            </w:r>
            <w:r>
              <w:rPr>
                <w:noProof/>
                <w:webHidden/>
              </w:rPr>
              <w:fldChar w:fldCharType="separate"/>
            </w:r>
            <w:r>
              <w:rPr>
                <w:noProof/>
                <w:webHidden/>
              </w:rPr>
              <w:t>888</w:t>
            </w:r>
            <w:r>
              <w:rPr>
                <w:noProof/>
                <w:webHidden/>
              </w:rPr>
              <w:fldChar w:fldCharType="end"/>
            </w:r>
          </w:hyperlink>
        </w:p>
        <w:p w14:paraId="21397571" w14:textId="39D7F974" w:rsidR="00E35F1F" w:rsidRDefault="00E35F1F">
          <w:pPr>
            <w:pStyle w:val="TOC3"/>
            <w:tabs>
              <w:tab w:val="right" w:leader="dot" w:pos="8846"/>
            </w:tabs>
            <w:rPr>
              <w:rFonts w:asciiTheme="minorHAnsi" w:eastAsiaTheme="minorEastAsia" w:hAnsiTheme="minorHAnsi"/>
              <w:noProof/>
              <w:sz w:val="22"/>
              <w:lang w:val="en-US"/>
            </w:rPr>
          </w:pPr>
          <w:hyperlink w:anchor="_Toc448227662" w:history="1">
            <w:r w:rsidRPr="002E12A9">
              <w:rPr>
                <w:rStyle w:val="Hyperlink"/>
                <w:noProof/>
              </w:rPr>
              <w:t>Great Lent</w:t>
            </w:r>
            <w:r>
              <w:rPr>
                <w:noProof/>
                <w:webHidden/>
              </w:rPr>
              <w:tab/>
            </w:r>
            <w:r>
              <w:rPr>
                <w:noProof/>
                <w:webHidden/>
              </w:rPr>
              <w:fldChar w:fldCharType="begin"/>
            </w:r>
            <w:r>
              <w:rPr>
                <w:noProof/>
                <w:webHidden/>
              </w:rPr>
              <w:instrText xml:space="preserve"> PAGEREF _Toc448227662 \h </w:instrText>
            </w:r>
            <w:r>
              <w:rPr>
                <w:noProof/>
                <w:webHidden/>
              </w:rPr>
            </w:r>
            <w:r>
              <w:rPr>
                <w:noProof/>
                <w:webHidden/>
              </w:rPr>
              <w:fldChar w:fldCharType="separate"/>
            </w:r>
            <w:r>
              <w:rPr>
                <w:noProof/>
                <w:webHidden/>
              </w:rPr>
              <w:t>888</w:t>
            </w:r>
            <w:r>
              <w:rPr>
                <w:noProof/>
                <w:webHidden/>
              </w:rPr>
              <w:fldChar w:fldCharType="end"/>
            </w:r>
          </w:hyperlink>
        </w:p>
        <w:p w14:paraId="345B39DB" w14:textId="0318A43A" w:rsidR="00E35F1F" w:rsidRDefault="00E35F1F">
          <w:pPr>
            <w:pStyle w:val="TOC3"/>
            <w:tabs>
              <w:tab w:val="right" w:leader="dot" w:pos="8846"/>
            </w:tabs>
            <w:rPr>
              <w:rFonts w:asciiTheme="minorHAnsi" w:eastAsiaTheme="minorEastAsia" w:hAnsiTheme="minorHAnsi"/>
              <w:noProof/>
              <w:sz w:val="22"/>
              <w:lang w:val="en-US"/>
            </w:rPr>
          </w:pPr>
          <w:hyperlink w:anchor="_Toc448227663" w:history="1">
            <w:r w:rsidRPr="002E12A9">
              <w:rPr>
                <w:rStyle w:val="Hyperlink"/>
                <w:noProof/>
              </w:rPr>
              <w:t>Lazarus Saturday</w:t>
            </w:r>
            <w:r>
              <w:rPr>
                <w:noProof/>
                <w:webHidden/>
              </w:rPr>
              <w:tab/>
            </w:r>
            <w:r>
              <w:rPr>
                <w:noProof/>
                <w:webHidden/>
              </w:rPr>
              <w:fldChar w:fldCharType="begin"/>
            </w:r>
            <w:r>
              <w:rPr>
                <w:noProof/>
                <w:webHidden/>
              </w:rPr>
              <w:instrText xml:space="preserve"> PAGEREF _Toc448227663 \h </w:instrText>
            </w:r>
            <w:r>
              <w:rPr>
                <w:noProof/>
                <w:webHidden/>
              </w:rPr>
            </w:r>
            <w:r>
              <w:rPr>
                <w:noProof/>
                <w:webHidden/>
              </w:rPr>
              <w:fldChar w:fldCharType="separate"/>
            </w:r>
            <w:r>
              <w:rPr>
                <w:noProof/>
                <w:webHidden/>
              </w:rPr>
              <w:t>909</w:t>
            </w:r>
            <w:r>
              <w:rPr>
                <w:noProof/>
                <w:webHidden/>
              </w:rPr>
              <w:fldChar w:fldCharType="end"/>
            </w:r>
          </w:hyperlink>
        </w:p>
        <w:p w14:paraId="2AC75D2D" w14:textId="718BB522" w:rsidR="00E35F1F" w:rsidRDefault="00E35F1F">
          <w:pPr>
            <w:pStyle w:val="TOC3"/>
            <w:tabs>
              <w:tab w:val="right" w:leader="dot" w:pos="8846"/>
            </w:tabs>
            <w:rPr>
              <w:rFonts w:asciiTheme="minorHAnsi" w:eastAsiaTheme="minorEastAsia" w:hAnsiTheme="minorHAnsi"/>
              <w:noProof/>
              <w:sz w:val="22"/>
              <w:lang w:val="en-US"/>
            </w:rPr>
          </w:pPr>
          <w:hyperlink w:anchor="_Toc448227664" w:history="1">
            <w:r w:rsidRPr="002E12A9">
              <w:rPr>
                <w:rStyle w:val="Hyperlink"/>
                <w:noProof/>
              </w:rPr>
              <w:t>Palm Sunday</w:t>
            </w:r>
            <w:r>
              <w:rPr>
                <w:noProof/>
                <w:webHidden/>
              </w:rPr>
              <w:tab/>
            </w:r>
            <w:r>
              <w:rPr>
                <w:noProof/>
                <w:webHidden/>
              </w:rPr>
              <w:fldChar w:fldCharType="begin"/>
            </w:r>
            <w:r>
              <w:rPr>
                <w:noProof/>
                <w:webHidden/>
              </w:rPr>
              <w:instrText xml:space="preserve"> PAGEREF _Toc448227664 \h </w:instrText>
            </w:r>
            <w:r>
              <w:rPr>
                <w:noProof/>
                <w:webHidden/>
              </w:rPr>
            </w:r>
            <w:r>
              <w:rPr>
                <w:noProof/>
                <w:webHidden/>
              </w:rPr>
              <w:fldChar w:fldCharType="separate"/>
            </w:r>
            <w:r>
              <w:rPr>
                <w:noProof/>
                <w:webHidden/>
              </w:rPr>
              <w:t>914</w:t>
            </w:r>
            <w:r>
              <w:rPr>
                <w:noProof/>
                <w:webHidden/>
              </w:rPr>
              <w:fldChar w:fldCharType="end"/>
            </w:r>
          </w:hyperlink>
        </w:p>
        <w:p w14:paraId="3D4E604A" w14:textId="47AB1956" w:rsidR="00E35F1F" w:rsidRDefault="00E35F1F">
          <w:pPr>
            <w:pStyle w:val="TOC3"/>
            <w:tabs>
              <w:tab w:val="right" w:leader="dot" w:pos="8846"/>
            </w:tabs>
            <w:rPr>
              <w:rFonts w:asciiTheme="minorHAnsi" w:eastAsiaTheme="minorEastAsia" w:hAnsiTheme="minorHAnsi"/>
              <w:noProof/>
              <w:sz w:val="22"/>
              <w:lang w:val="en-US"/>
            </w:rPr>
          </w:pPr>
          <w:hyperlink w:anchor="_Toc448227665" w:history="1">
            <w:r w:rsidRPr="002E12A9">
              <w:rPr>
                <w:rStyle w:val="Hyperlink"/>
                <w:noProof/>
              </w:rPr>
              <w:t>Joyous Saturday</w:t>
            </w:r>
            <w:r>
              <w:rPr>
                <w:noProof/>
                <w:webHidden/>
              </w:rPr>
              <w:tab/>
            </w:r>
            <w:r>
              <w:rPr>
                <w:noProof/>
                <w:webHidden/>
              </w:rPr>
              <w:fldChar w:fldCharType="begin"/>
            </w:r>
            <w:r>
              <w:rPr>
                <w:noProof/>
                <w:webHidden/>
              </w:rPr>
              <w:instrText xml:space="preserve"> PAGEREF _Toc448227665 \h </w:instrText>
            </w:r>
            <w:r>
              <w:rPr>
                <w:noProof/>
                <w:webHidden/>
              </w:rPr>
            </w:r>
            <w:r>
              <w:rPr>
                <w:noProof/>
                <w:webHidden/>
              </w:rPr>
              <w:fldChar w:fldCharType="separate"/>
            </w:r>
            <w:r>
              <w:rPr>
                <w:noProof/>
                <w:webHidden/>
              </w:rPr>
              <w:t>923</w:t>
            </w:r>
            <w:r>
              <w:rPr>
                <w:noProof/>
                <w:webHidden/>
              </w:rPr>
              <w:fldChar w:fldCharType="end"/>
            </w:r>
          </w:hyperlink>
        </w:p>
        <w:p w14:paraId="02D0C1AA" w14:textId="46FE3732" w:rsidR="00E35F1F" w:rsidRDefault="00E35F1F">
          <w:pPr>
            <w:pStyle w:val="TOC3"/>
            <w:tabs>
              <w:tab w:val="right" w:leader="dot" w:pos="8846"/>
            </w:tabs>
            <w:rPr>
              <w:rFonts w:asciiTheme="minorHAnsi" w:eastAsiaTheme="minorEastAsia" w:hAnsiTheme="minorHAnsi"/>
              <w:noProof/>
              <w:sz w:val="22"/>
              <w:lang w:val="en-US"/>
            </w:rPr>
          </w:pPr>
          <w:hyperlink w:anchor="_Toc448227666" w:history="1">
            <w:r w:rsidRPr="002E12A9">
              <w:rPr>
                <w:rStyle w:val="Hyperlink"/>
                <w:noProof/>
              </w:rPr>
              <w:t>Resurrection Sunday</w:t>
            </w:r>
            <w:r>
              <w:rPr>
                <w:noProof/>
                <w:webHidden/>
              </w:rPr>
              <w:tab/>
            </w:r>
            <w:r>
              <w:rPr>
                <w:noProof/>
                <w:webHidden/>
              </w:rPr>
              <w:fldChar w:fldCharType="begin"/>
            </w:r>
            <w:r>
              <w:rPr>
                <w:noProof/>
                <w:webHidden/>
              </w:rPr>
              <w:instrText xml:space="preserve"> PAGEREF _Toc448227666 \h </w:instrText>
            </w:r>
            <w:r>
              <w:rPr>
                <w:noProof/>
                <w:webHidden/>
              </w:rPr>
            </w:r>
            <w:r>
              <w:rPr>
                <w:noProof/>
                <w:webHidden/>
              </w:rPr>
              <w:fldChar w:fldCharType="separate"/>
            </w:r>
            <w:r>
              <w:rPr>
                <w:noProof/>
                <w:webHidden/>
              </w:rPr>
              <w:t>931</w:t>
            </w:r>
            <w:r>
              <w:rPr>
                <w:noProof/>
                <w:webHidden/>
              </w:rPr>
              <w:fldChar w:fldCharType="end"/>
            </w:r>
          </w:hyperlink>
        </w:p>
        <w:p w14:paraId="1DA254E0" w14:textId="690DFE4F" w:rsidR="00E35F1F" w:rsidRDefault="00E35F1F">
          <w:pPr>
            <w:pStyle w:val="TOC3"/>
            <w:tabs>
              <w:tab w:val="right" w:leader="dot" w:pos="8846"/>
            </w:tabs>
            <w:rPr>
              <w:rFonts w:asciiTheme="minorHAnsi" w:eastAsiaTheme="minorEastAsia" w:hAnsiTheme="minorHAnsi"/>
              <w:noProof/>
              <w:sz w:val="22"/>
              <w:lang w:val="en-US"/>
            </w:rPr>
          </w:pPr>
          <w:hyperlink w:anchor="_Toc448227667" w:history="1">
            <w:r w:rsidRPr="002E12A9">
              <w:rPr>
                <w:rStyle w:val="Hyperlink"/>
                <w:noProof/>
              </w:rPr>
              <w:t>Thomas Sunday</w:t>
            </w:r>
            <w:r>
              <w:rPr>
                <w:noProof/>
                <w:webHidden/>
              </w:rPr>
              <w:tab/>
            </w:r>
            <w:r>
              <w:rPr>
                <w:noProof/>
                <w:webHidden/>
              </w:rPr>
              <w:fldChar w:fldCharType="begin"/>
            </w:r>
            <w:r>
              <w:rPr>
                <w:noProof/>
                <w:webHidden/>
              </w:rPr>
              <w:instrText xml:space="preserve"> PAGEREF _Toc448227667 \h </w:instrText>
            </w:r>
            <w:r>
              <w:rPr>
                <w:noProof/>
                <w:webHidden/>
              </w:rPr>
            </w:r>
            <w:r>
              <w:rPr>
                <w:noProof/>
                <w:webHidden/>
              </w:rPr>
              <w:fldChar w:fldCharType="separate"/>
            </w:r>
            <w:r>
              <w:rPr>
                <w:noProof/>
                <w:webHidden/>
              </w:rPr>
              <w:t>942</w:t>
            </w:r>
            <w:r>
              <w:rPr>
                <w:noProof/>
                <w:webHidden/>
              </w:rPr>
              <w:fldChar w:fldCharType="end"/>
            </w:r>
          </w:hyperlink>
        </w:p>
        <w:p w14:paraId="779EDF1B" w14:textId="09D52D93" w:rsidR="00E35F1F" w:rsidRDefault="00E35F1F">
          <w:pPr>
            <w:pStyle w:val="TOC3"/>
            <w:tabs>
              <w:tab w:val="right" w:leader="dot" w:pos="8846"/>
            </w:tabs>
            <w:rPr>
              <w:rFonts w:asciiTheme="minorHAnsi" w:eastAsiaTheme="minorEastAsia" w:hAnsiTheme="minorHAnsi"/>
              <w:noProof/>
              <w:sz w:val="22"/>
              <w:lang w:val="en-US"/>
            </w:rPr>
          </w:pPr>
          <w:hyperlink w:anchor="_Toc448227668" w:history="1">
            <w:r w:rsidRPr="002E12A9">
              <w:rPr>
                <w:rStyle w:val="Hyperlink"/>
                <w:noProof/>
              </w:rPr>
              <w:t>Ascension</w:t>
            </w:r>
            <w:r>
              <w:rPr>
                <w:noProof/>
                <w:webHidden/>
              </w:rPr>
              <w:tab/>
            </w:r>
            <w:r>
              <w:rPr>
                <w:noProof/>
                <w:webHidden/>
              </w:rPr>
              <w:fldChar w:fldCharType="begin"/>
            </w:r>
            <w:r>
              <w:rPr>
                <w:noProof/>
                <w:webHidden/>
              </w:rPr>
              <w:instrText xml:space="preserve"> PAGEREF _Toc448227668 \h </w:instrText>
            </w:r>
            <w:r>
              <w:rPr>
                <w:noProof/>
                <w:webHidden/>
              </w:rPr>
            </w:r>
            <w:r>
              <w:rPr>
                <w:noProof/>
                <w:webHidden/>
              </w:rPr>
              <w:fldChar w:fldCharType="separate"/>
            </w:r>
            <w:r>
              <w:rPr>
                <w:noProof/>
                <w:webHidden/>
              </w:rPr>
              <w:t>944</w:t>
            </w:r>
            <w:r>
              <w:rPr>
                <w:noProof/>
                <w:webHidden/>
              </w:rPr>
              <w:fldChar w:fldCharType="end"/>
            </w:r>
          </w:hyperlink>
        </w:p>
        <w:p w14:paraId="24E1F576" w14:textId="4FC12C11" w:rsidR="00E35F1F" w:rsidRDefault="00E35F1F">
          <w:pPr>
            <w:pStyle w:val="TOC3"/>
            <w:tabs>
              <w:tab w:val="right" w:leader="dot" w:pos="8846"/>
            </w:tabs>
            <w:rPr>
              <w:rFonts w:asciiTheme="minorHAnsi" w:eastAsiaTheme="minorEastAsia" w:hAnsiTheme="minorHAnsi"/>
              <w:noProof/>
              <w:sz w:val="22"/>
              <w:lang w:val="en-US"/>
            </w:rPr>
          </w:pPr>
          <w:hyperlink w:anchor="_Toc448227669" w:history="1">
            <w:r w:rsidRPr="002E12A9">
              <w:rPr>
                <w:rStyle w:val="Hyperlink"/>
                <w:noProof/>
              </w:rPr>
              <w:t>Pentecost</w:t>
            </w:r>
            <w:r>
              <w:rPr>
                <w:noProof/>
                <w:webHidden/>
              </w:rPr>
              <w:tab/>
            </w:r>
            <w:r>
              <w:rPr>
                <w:noProof/>
                <w:webHidden/>
              </w:rPr>
              <w:fldChar w:fldCharType="begin"/>
            </w:r>
            <w:r>
              <w:rPr>
                <w:noProof/>
                <w:webHidden/>
              </w:rPr>
              <w:instrText xml:space="preserve"> PAGEREF _Toc448227669 \h </w:instrText>
            </w:r>
            <w:r>
              <w:rPr>
                <w:noProof/>
                <w:webHidden/>
              </w:rPr>
            </w:r>
            <w:r>
              <w:rPr>
                <w:noProof/>
                <w:webHidden/>
              </w:rPr>
              <w:fldChar w:fldCharType="separate"/>
            </w:r>
            <w:r>
              <w:rPr>
                <w:noProof/>
                <w:webHidden/>
              </w:rPr>
              <w:t>954</w:t>
            </w:r>
            <w:r>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9" w:name="_Toc448227660"/>
      <w:r>
        <w:lastRenderedPageBreak/>
        <w:t>Jonah’s Fast</w:t>
      </w:r>
      <w:bookmarkEnd w:id="1738"/>
      <w:bookmarkEnd w:id="1737"/>
      <w:bookmarkEnd w:id="1736"/>
      <w:bookmarkEnd w:id="1739"/>
    </w:p>
    <w:p w14:paraId="7A658690" w14:textId="77777777" w:rsidR="001E5E16" w:rsidRPr="001E5E16" w:rsidRDefault="001E5E16" w:rsidP="001E5E16">
      <w:pPr>
        <w:pStyle w:val="Heading4"/>
      </w:pPr>
      <w:bookmarkStart w:id="1740" w:name="_Ref434478053"/>
      <w:r>
        <w:t>The Doxology</w:t>
      </w:r>
      <w:r w:rsidR="00E21EA3">
        <w:t xml:space="preserve"> of Jonah’s Fast</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1" w:name="_Toc410196228"/>
      <w:bookmarkStart w:id="1742" w:name="_Toc410196470"/>
      <w:bookmarkStart w:id="1743" w:name="_Toc410196972"/>
      <w:bookmarkStart w:id="1744" w:name="_Toc448227661"/>
      <w:r>
        <w:t>Jonah’s Feast</w:t>
      </w:r>
      <w:bookmarkEnd w:id="1741"/>
      <w:bookmarkEnd w:id="1742"/>
      <w:bookmarkEnd w:id="1743"/>
      <w:bookmarkEnd w:id="1744"/>
    </w:p>
    <w:p w14:paraId="6EE6C439" w14:textId="77777777" w:rsidR="00495F1A" w:rsidRDefault="00495F1A" w:rsidP="00495F1A">
      <w:pPr>
        <w:pStyle w:val="Heading3"/>
      </w:pPr>
      <w:bookmarkStart w:id="1745" w:name="_Toc410196229"/>
      <w:bookmarkStart w:id="1746" w:name="_Toc410196471"/>
      <w:bookmarkStart w:id="1747" w:name="_Toc410196973"/>
      <w:bookmarkStart w:id="1748" w:name="_Toc448227662"/>
      <w:r>
        <w:t>Great Lent</w:t>
      </w:r>
      <w:bookmarkEnd w:id="1745"/>
      <w:bookmarkEnd w:id="1746"/>
      <w:bookmarkEnd w:id="1747"/>
      <w:bookmarkEnd w:id="1748"/>
    </w:p>
    <w:p w14:paraId="2602B6E5" w14:textId="77777777" w:rsidR="00EC2AEB" w:rsidRPr="001E5E16" w:rsidRDefault="00EC2AEB" w:rsidP="00EC2AEB">
      <w:pPr>
        <w:pStyle w:val="Heading4"/>
      </w:pPr>
      <w:bookmarkStart w:id="1749" w:name="_Ref434478080"/>
      <w:r>
        <w:t>The Doxology</w:t>
      </w:r>
      <w:r w:rsidR="00420CFA">
        <w:t xml:space="preserve"> for Saturday and Sunday</w:t>
      </w:r>
      <w:r w:rsidR="00E21EA3">
        <w:t xml:space="preserve">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0" w:name="_Ref434478104"/>
      <w:r>
        <w:t>The Doxology</w:t>
      </w:r>
      <w:r w:rsidR="00E21EA3">
        <w:t xml:space="preserve"> for Weekdays in Great Lent</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1"/>
            <w:r>
              <w:t>ⲛⲓⲉ̀ⲛⲉϩ</w:t>
            </w:r>
            <w:commentRangeEnd w:id="1751"/>
            <w:r>
              <w:rPr>
                <w:rStyle w:val="CommentReference"/>
                <w:rFonts w:ascii="Times New Roman" w:hAnsi="Times New Roman" w:cstheme="minorBidi"/>
                <w:noProof w:val="0"/>
              </w:rPr>
              <w:commentReference w:id="1751"/>
            </w:r>
            <w:r>
              <w:t>.</w:t>
            </w:r>
          </w:p>
        </w:tc>
      </w:tr>
    </w:tbl>
    <w:p w14:paraId="1A70F51E" w14:textId="77777777" w:rsidR="00420CFA" w:rsidRPr="001E5E16" w:rsidRDefault="00420CFA" w:rsidP="00420CFA">
      <w:pPr>
        <w:pStyle w:val="Heading4"/>
      </w:pPr>
      <w:bookmarkStart w:id="1752" w:name="_Ref434478128"/>
      <w:r>
        <w:t>A Second Doxology for Weekdays</w:t>
      </w:r>
      <w:r w:rsidR="00E21EA3">
        <w:t xml:space="preserve"> in Great Lent</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3"/>
            <w:r>
              <w:t xml:space="preserve">He </w:t>
            </w:r>
            <w:r w:rsidR="00253DD3">
              <w:t>humiliated</w:t>
            </w:r>
          </w:p>
          <w:p w14:paraId="774AFAE4" w14:textId="77777777" w:rsidR="00420CFA" w:rsidRDefault="00420CFA" w:rsidP="00420CFA">
            <w:pPr>
              <w:pStyle w:val="EngHangEnd"/>
            </w:pPr>
            <w:r>
              <w:t>The Tempter</w:t>
            </w:r>
            <w:commentRangeEnd w:id="1753"/>
            <w:r>
              <w:rPr>
                <w:rStyle w:val="CommentReference"/>
              </w:rPr>
              <w:commentReference w:id="175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4"/>
            <w:r>
              <w:t>“Fast in watchfulness</w:t>
            </w:r>
          </w:p>
          <w:p w14:paraId="6B2FDE71" w14:textId="77777777" w:rsidR="00420CFA" w:rsidRDefault="00420CFA" w:rsidP="00420CFA">
            <w:pPr>
              <w:pStyle w:val="EngHangEnd"/>
            </w:pPr>
            <w:r>
              <w:t>By day and by night.”</w:t>
            </w:r>
            <w:commentRangeEnd w:id="1754"/>
            <w:r>
              <w:rPr>
                <w:rStyle w:val="CommentReference"/>
              </w:rPr>
              <w:commentReference w:id="175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5" w:name="_Ref434478147"/>
      <w:r>
        <w:lastRenderedPageBreak/>
        <w:t>A Third</w:t>
      </w:r>
      <w:r w:rsidR="00420CFA">
        <w:t xml:space="preserve"> Doxology</w:t>
      </w:r>
      <w:r>
        <w:t xml:space="preserve"> for Weekdays</w:t>
      </w:r>
      <w:r w:rsidR="00E21EA3">
        <w:t xml:space="preserve"> in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6" w:name="_Ref434478172"/>
      <w:r>
        <w:t xml:space="preserve">The </w:t>
      </w:r>
      <w:r w:rsidR="007A72D2">
        <w:t xml:space="preserve">Fourth </w:t>
      </w:r>
      <w:r>
        <w:t>Doxology</w:t>
      </w:r>
      <w:r w:rsidR="007A72D2">
        <w:t xml:space="preserve"> </w:t>
      </w:r>
      <w:r w:rsidR="00E21EA3">
        <w:t>for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7"/>
            <w:r>
              <w:t xml:space="preserve">Ϯⲛⲏⲥⲧⲓⲁ̀ </w:t>
            </w:r>
            <w:commentRangeEnd w:id="1757"/>
            <w:r>
              <w:rPr>
                <w:rStyle w:val="CommentReference"/>
                <w:rFonts w:ascii="Times New Roman" w:hAnsi="Times New Roman" w:cstheme="minorBidi"/>
                <w:noProof w:val="0"/>
              </w:rPr>
              <w:commentReference w:id="175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8"/>
            <w:r>
              <w:t>pretense</w:t>
            </w:r>
            <w:commentRangeEnd w:id="1758"/>
            <w:r>
              <w:rPr>
                <w:rStyle w:val="CommentReference"/>
              </w:rPr>
              <w:commentReference w:id="175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9"/>
            <w:r>
              <w:t>strugglers</w:t>
            </w:r>
            <w:commentRangeEnd w:id="1759"/>
            <w:r>
              <w:rPr>
                <w:rStyle w:val="CommentReference"/>
              </w:rPr>
              <w:commentReference w:id="175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0"/>
            <w:r>
              <w:t>martyrdom</w:t>
            </w:r>
            <w:commentRangeEnd w:id="1760"/>
            <w:r>
              <w:rPr>
                <w:rStyle w:val="CommentReference"/>
              </w:rPr>
              <w:commentReference w:id="176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1"/>
            <w:r>
              <w:t xml:space="preserve">carries </w:t>
            </w:r>
            <w:commentRangeEnd w:id="1761"/>
            <w:r>
              <w:rPr>
                <w:rStyle w:val="CommentReference"/>
              </w:rPr>
              <w:commentReference w:id="176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2"/>
            <w:r>
              <w:t>assembly</w:t>
            </w:r>
            <w:commentRangeEnd w:id="1762"/>
            <w:r>
              <w:rPr>
                <w:rStyle w:val="CommentReference"/>
              </w:rPr>
              <w:commentReference w:id="1762"/>
            </w:r>
            <w:r>
              <w:t>,</w:t>
            </w:r>
          </w:p>
          <w:p w14:paraId="33941A18" w14:textId="77777777" w:rsidR="006A78B4" w:rsidRDefault="006A78B4" w:rsidP="006A78B4">
            <w:pPr>
              <w:pStyle w:val="EngHangEnd"/>
            </w:pPr>
            <w:r>
              <w:t xml:space="preserve">From now until the </w:t>
            </w:r>
            <w:commentRangeStart w:id="1763"/>
            <w:r>
              <w:t>ages of ages</w:t>
            </w:r>
            <w:commentRangeEnd w:id="1763"/>
            <w:r>
              <w:rPr>
                <w:rStyle w:val="CommentReference"/>
              </w:rPr>
              <w:commentReference w:id="176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4" w:name="_Ref434476347"/>
      <w:r>
        <w:lastRenderedPageBreak/>
        <w:t>The Psali Adam</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5" w:name="_Ref434476369"/>
      <w:r>
        <w:t>The Psali Batos</w:t>
      </w:r>
      <w:r w:rsidR="006C1B94">
        <w:t xml:space="preserve"> for Great Lent</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6" w:name="_Toc410196230"/>
      <w:bookmarkStart w:id="1767" w:name="_Toc410196472"/>
      <w:bookmarkStart w:id="1768" w:name="_Toc410196974"/>
      <w:bookmarkStart w:id="1769" w:name="_Toc448227663"/>
      <w:r>
        <w:t>Lazarus Saturday</w:t>
      </w:r>
      <w:bookmarkEnd w:id="1766"/>
      <w:bookmarkEnd w:id="1767"/>
      <w:bookmarkEnd w:id="1768"/>
      <w:bookmarkEnd w:id="1769"/>
    </w:p>
    <w:p w14:paraId="536840DE" w14:textId="77777777" w:rsidR="00EC2AEB" w:rsidRPr="001E5E16" w:rsidRDefault="00EC2AEB" w:rsidP="00EC2AEB">
      <w:pPr>
        <w:pStyle w:val="Heading4"/>
      </w:pPr>
      <w:bookmarkStart w:id="1770" w:name="_Ref434478195"/>
      <w:r>
        <w:t>The Doxology</w:t>
      </w:r>
      <w:r w:rsidR="00E21EA3">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1" w:name="_Ref434476394"/>
      <w:r>
        <w:t>The Psali Batos</w:t>
      </w:r>
      <w:r w:rsidR="006C1B94">
        <w:t xml:space="preserve"> for Lazarus Saturday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2"/>
            <w:r>
              <w:t>With glory befitting You</w:t>
            </w:r>
            <w:commentRangeEnd w:id="1772"/>
            <w:r>
              <w:rPr>
                <w:rStyle w:val="CommentReference"/>
              </w:rPr>
              <w:commentReference w:id="177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3" w:name="_Toc410196231"/>
      <w:bookmarkStart w:id="1774" w:name="_Toc410196473"/>
      <w:bookmarkStart w:id="1775" w:name="_Toc410196975"/>
      <w:bookmarkStart w:id="1776" w:name="_Toc448227664"/>
      <w:r>
        <w:t>Palm Sunday</w:t>
      </w:r>
      <w:bookmarkEnd w:id="1773"/>
      <w:bookmarkEnd w:id="1774"/>
      <w:bookmarkEnd w:id="1775"/>
      <w:bookmarkEnd w:id="1776"/>
    </w:p>
    <w:p w14:paraId="5FD5B809" w14:textId="77777777" w:rsidR="00EC2AEB" w:rsidRPr="001E5E16" w:rsidRDefault="00EC2AEB" w:rsidP="00EC2AEB">
      <w:pPr>
        <w:pStyle w:val="Heading4"/>
      </w:pPr>
      <w:bookmarkStart w:id="1777" w:name="_Ref434478217"/>
      <w:r>
        <w:t xml:space="preserve">The </w:t>
      </w:r>
      <w:r w:rsidR="00FA139D">
        <w:t xml:space="preserve">First </w:t>
      </w:r>
      <w:r>
        <w:t>Doxology</w:t>
      </w:r>
      <w:r w:rsidR="00E21EA3">
        <w:t xml:space="preserve"> for Palm Sunday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8"/>
            <w:r>
              <w:t>To the ages.</w:t>
            </w:r>
            <w:commentRangeEnd w:id="1778"/>
            <w:r>
              <w:rPr>
                <w:rStyle w:val="CommentReference"/>
              </w:rPr>
              <w:commentReference w:id="177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9" w:name="_Ref434478234"/>
      <w:r>
        <w:t>The Second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0" w:name="_Ref434478255"/>
      <w:r>
        <w:t>The Third Doxology</w:t>
      </w:r>
      <w:r w:rsidR="00E21EA3">
        <w:t xml:space="preserve"> for Palm Sunday</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1"/>
            <w:r>
              <w:t xml:space="preserve">is </w:t>
            </w:r>
            <w:commentRangeEnd w:id="1781"/>
            <w:r>
              <w:rPr>
                <w:rStyle w:val="CommentReference"/>
              </w:rPr>
              <w:commentReference w:id="178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2" w:name="_Ref434476417"/>
      <w:r>
        <w:t>The Psali Adam</w:t>
      </w:r>
      <w:r w:rsidR="006C1B94">
        <w:t xml:space="preserve"> for Palm Sunday</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3"/>
            <w:r>
              <w:t xml:space="preserve">Offer </w:t>
            </w:r>
            <w:commentRangeEnd w:id="1783"/>
            <w:r>
              <w:rPr>
                <w:rStyle w:val="CommentReference"/>
              </w:rPr>
              <w:commentReference w:id="178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4"/>
            <w:r>
              <w:t>Kranion</w:t>
            </w:r>
            <w:commentRangeEnd w:id="1784"/>
            <w:r>
              <w:rPr>
                <w:rStyle w:val="CommentReference"/>
              </w:rPr>
              <w:commentReference w:id="178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5" w:name="_Toc410196232"/>
      <w:bookmarkStart w:id="1786" w:name="_Toc410196474"/>
      <w:bookmarkStart w:id="1787" w:name="_Toc410196976"/>
      <w:bookmarkStart w:id="1788" w:name="_Toc448227665"/>
      <w:r>
        <w:lastRenderedPageBreak/>
        <w:t>Joyous Saturday</w:t>
      </w:r>
      <w:bookmarkEnd w:id="1788"/>
    </w:p>
    <w:p w14:paraId="65F4337A" w14:textId="2CA465AF" w:rsidR="003E106D" w:rsidRDefault="003E106D" w:rsidP="003E106D">
      <w:pPr>
        <w:pStyle w:val="Heading4"/>
      </w:pPr>
      <w:bookmarkStart w:id="1789" w:name="_Ref435562018"/>
      <w:r>
        <w:t>The Psali Batos for the Joyous Saturday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0"/>
            <w:r>
              <w:t xml:space="preserve">abolished </w:t>
            </w:r>
            <w:commentRangeEnd w:id="1790"/>
            <w:r>
              <w:rPr>
                <w:rStyle w:val="CommentReference"/>
              </w:rPr>
              <w:commentReference w:id="179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1"/>
            <w:r>
              <w:t>power</w:t>
            </w:r>
            <w:commentRangeEnd w:id="1791"/>
            <w:r>
              <w:rPr>
                <w:rStyle w:val="CommentReference"/>
              </w:rPr>
              <w:commentReference w:id="179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2" w:name="_Toc448227666"/>
      <w:r>
        <w:t>Resurrection</w:t>
      </w:r>
      <w:bookmarkEnd w:id="1785"/>
      <w:bookmarkEnd w:id="1786"/>
      <w:bookmarkEnd w:id="1787"/>
      <w:r w:rsidR="003E106D">
        <w:t xml:space="preserve"> Sunday</w:t>
      </w:r>
      <w:bookmarkEnd w:id="1792"/>
    </w:p>
    <w:p w14:paraId="48D283B9" w14:textId="77777777" w:rsidR="00EC2AEB" w:rsidRPr="001E5E16" w:rsidRDefault="00EC2AEB" w:rsidP="00EC2AEB">
      <w:pPr>
        <w:pStyle w:val="Heading4"/>
      </w:pPr>
      <w:bookmarkStart w:id="1793" w:name="_Ref434478294"/>
      <w:r>
        <w:t>The Doxology</w:t>
      </w:r>
      <w:r w:rsidR="00E21EA3">
        <w:t xml:space="preserve"> for the Resurrection</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4"/>
            <w:r>
              <w:t>Name</w:t>
            </w:r>
            <w:commentRangeEnd w:id="1794"/>
            <w:r>
              <w:rPr>
                <w:rStyle w:val="CommentReference"/>
              </w:rPr>
              <w:commentReference w:id="179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5" w:name="_Ref434478317"/>
      <w:r>
        <w:t>A</w:t>
      </w:r>
      <w:r w:rsidR="00E21EA3">
        <w:t>nother</w:t>
      </w:r>
      <w:r>
        <w:t xml:space="preserve"> Doxology</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6" w:name="_Ref434478347"/>
      <w:r>
        <w:t>A Doxology for Archangel Michael</w:t>
      </w:r>
      <w:r w:rsidR="00E21EA3">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7" w:name="_Ref434476440"/>
      <w:r>
        <w:t>The Psali Adam</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8" w:name="_Ref434476459"/>
      <w:r>
        <w:lastRenderedPageBreak/>
        <w:t>The Psali Batos</w:t>
      </w:r>
      <w:r w:rsidR="006C1B94">
        <w:t xml:space="preserve"> for the Resurrection</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9" w:name="_Toc410196233"/>
      <w:bookmarkStart w:id="1800" w:name="_Toc410196475"/>
      <w:bookmarkStart w:id="1801" w:name="_Toc410196977"/>
      <w:bookmarkStart w:id="1802" w:name="_Toc448227667"/>
      <w:r>
        <w:t>Thomas Sunday</w:t>
      </w:r>
      <w:bookmarkEnd w:id="1799"/>
      <w:bookmarkEnd w:id="1800"/>
      <w:bookmarkEnd w:id="1801"/>
      <w:bookmarkEnd w:id="1802"/>
    </w:p>
    <w:p w14:paraId="1CFE554E" w14:textId="77777777" w:rsidR="00EC2AEB" w:rsidRDefault="00EC2AEB" w:rsidP="00EC2AEB">
      <w:pPr>
        <w:pStyle w:val="Heading4"/>
      </w:pPr>
      <w:bookmarkStart w:id="1803" w:name="_Ref434478375"/>
      <w:r>
        <w:t>The Doxology</w:t>
      </w:r>
      <w:r w:rsidR="00E21EA3">
        <w:t xml:space="preserve"> for Thomas Sunday</w:t>
      </w:r>
      <w:bookmarkEnd w:id="1803"/>
    </w:p>
    <w:p w14:paraId="641B4975" w14:textId="7B947292"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35F1F">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35F1F">
        <w:rPr>
          <w:noProof/>
        </w:rPr>
        <w:t>931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4"/>
            <w:r>
              <w:t xml:space="preserve">Jesus </w:t>
            </w:r>
            <w:commentRangeEnd w:id="1804"/>
            <w:r>
              <w:rPr>
                <w:rStyle w:val="CommentReference"/>
                <w:rFonts w:ascii="Times New Roman" w:hAnsi="Times New Roman"/>
              </w:rPr>
              <w:commentReference w:id="180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5" w:name="_Toc410196235"/>
      <w:bookmarkStart w:id="1806" w:name="_Toc410196477"/>
      <w:bookmarkStart w:id="1807" w:name="_Toc410196979"/>
      <w:bookmarkStart w:id="1808" w:name="_Toc448227668"/>
      <w:r>
        <w:t>Ascension</w:t>
      </w:r>
      <w:bookmarkEnd w:id="1805"/>
      <w:bookmarkEnd w:id="1806"/>
      <w:bookmarkEnd w:id="1807"/>
      <w:bookmarkEnd w:id="1808"/>
    </w:p>
    <w:p w14:paraId="41C1E8F1" w14:textId="77777777" w:rsidR="00EC2AEB" w:rsidRPr="001E5E16" w:rsidRDefault="00EC2AEB" w:rsidP="00EC2AEB">
      <w:pPr>
        <w:pStyle w:val="Heading4"/>
      </w:pPr>
      <w:bookmarkStart w:id="1809" w:name="_Ref434478556"/>
      <w:r>
        <w:t>The Doxology</w:t>
      </w:r>
      <w:r w:rsidR="00CC1CA8">
        <w:t xml:space="preserve"> for the Ascension</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0"/>
            <w:r>
              <w:t>Name</w:t>
            </w:r>
            <w:commentRangeEnd w:id="1810"/>
            <w:r>
              <w:rPr>
                <w:rStyle w:val="CommentReference"/>
              </w:rPr>
              <w:commentReference w:id="181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1"/>
            <w:r>
              <w:t>to Him</w:t>
            </w:r>
            <w:commentRangeEnd w:id="1811"/>
            <w:r>
              <w:rPr>
                <w:rStyle w:val="CommentReference"/>
              </w:rPr>
              <w:commentReference w:id="181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2"/>
            <w:r>
              <w:t>might</w:t>
            </w:r>
            <w:commentRangeEnd w:id="1812"/>
            <w:r>
              <w:rPr>
                <w:rStyle w:val="CommentReference"/>
              </w:rPr>
              <w:commentReference w:id="181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3"/>
            <w:r>
              <w:t xml:space="preserve">Jesus </w:t>
            </w:r>
            <w:commentRangeEnd w:id="1813"/>
            <w:r>
              <w:rPr>
                <w:rStyle w:val="CommentReference"/>
                <w:rFonts w:ascii="Times New Roman" w:hAnsi="Times New Roman"/>
              </w:rPr>
              <w:commentReference w:id="181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4" w:name="_Ref434476482"/>
      <w:r>
        <w:t>The Psali Adam</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5" w:name="_Ref434476541"/>
      <w:r>
        <w:t>The Psali Batos</w:t>
      </w:r>
      <w:r w:rsidR="006C1B94">
        <w:t xml:space="preserve"> for the Ascension</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6"/>
            <w:r>
              <w:t>miracles</w:t>
            </w:r>
            <w:commentRangeEnd w:id="1816"/>
            <w:r>
              <w:rPr>
                <w:rStyle w:val="CommentReference"/>
              </w:rPr>
              <w:commentReference w:id="181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7" w:name="_Toc410196236"/>
      <w:bookmarkStart w:id="1818" w:name="_Toc410196478"/>
      <w:bookmarkStart w:id="1819" w:name="_Toc410196980"/>
      <w:bookmarkStart w:id="1820" w:name="_Toc448227669"/>
      <w:r>
        <w:t>Pentecost</w:t>
      </w:r>
      <w:bookmarkEnd w:id="1817"/>
      <w:bookmarkEnd w:id="1818"/>
      <w:bookmarkEnd w:id="1819"/>
      <w:bookmarkEnd w:id="1820"/>
    </w:p>
    <w:p w14:paraId="79712352" w14:textId="77777777" w:rsidR="00EC2AEB" w:rsidRPr="001E5E16" w:rsidRDefault="00EC2AEB" w:rsidP="00EC2AEB">
      <w:pPr>
        <w:pStyle w:val="Heading4"/>
      </w:pPr>
      <w:bookmarkStart w:id="1821" w:name="_Ref434478581"/>
      <w:r>
        <w:t>The Doxology</w:t>
      </w:r>
      <w:r w:rsidR="00CC1CA8">
        <w:t xml:space="preserve"> for Pentecost</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2"/>
            <w:r>
              <w:t>Name</w:t>
            </w:r>
            <w:commentRangeEnd w:id="1822"/>
            <w:r>
              <w:rPr>
                <w:rStyle w:val="CommentReference"/>
              </w:rPr>
              <w:commentReference w:id="182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3"/>
            <w:r>
              <w:t>to Him</w:t>
            </w:r>
            <w:commentRangeEnd w:id="1823"/>
            <w:r>
              <w:rPr>
                <w:rStyle w:val="CommentReference"/>
              </w:rPr>
              <w:commentReference w:id="182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4"/>
            <w:r>
              <w:t>might</w:t>
            </w:r>
            <w:commentRangeEnd w:id="1824"/>
            <w:r>
              <w:rPr>
                <w:rStyle w:val="CommentReference"/>
              </w:rPr>
              <w:commentReference w:id="182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5" w:name="_Ref434476566"/>
      <w:r>
        <w:lastRenderedPageBreak/>
        <w:t>The Psali Adam</w:t>
      </w:r>
      <w:r w:rsidR="006C1B94">
        <w:t xml:space="preserve"> for Pentecost</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6" w:name="_Toc410196981"/>
      <w:bookmarkStart w:id="1827" w:name="_Toc448227711"/>
      <w:bookmarkEnd w:id="1734"/>
      <w:r>
        <w:lastRenderedPageBreak/>
        <w:t>Hymns for Koiak</w:t>
      </w:r>
      <w:bookmarkEnd w:id="167"/>
      <w:bookmarkEnd w:id="168"/>
      <w:bookmarkEnd w:id="169"/>
      <w:bookmarkEnd w:id="1826"/>
      <w:r w:rsidR="00860765">
        <w:rPr>
          <w:rStyle w:val="FootnoteReference"/>
        </w:rPr>
        <w:footnoteReference w:id="913"/>
      </w:r>
      <w:bookmarkEnd w:id="1827"/>
    </w:p>
    <w:p w14:paraId="349B59E0" w14:textId="77777777" w:rsidR="00233CE3" w:rsidRDefault="00233CE3" w:rsidP="00E27B27">
      <w:pPr>
        <w:pStyle w:val="Heading3"/>
      </w:pPr>
      <w:bookmarkStart w:id="1828" w:name="_Ref435645419"/>
      <w:r>
        <w:t>THE KIAK CANTICLE</w:t>
      </w:r>
      <w:bookmarkEnd w:id="182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9" w:name="_Ref435645438"/>
      <w:r>
        <w:rPr>
          <w:sz w:val="24"/>
        </w:rPr>
        <w:t>PSALI ADAM</w:t>
      </w:r>
      <w:r>
        <w:t xml:space="preserve"> AFTER THE FIRST CANTICLE</w:t>
      </w:r>
      <w:bookmarkEnd w:id="182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0" w:name="_Ref435645453"/>
      <w:r>
        <w:t>PSALI ADAM (BEFORE THE SECOND CANTICLE)</w:t>
      </w:r>
      <w:bookmarkEnd w:id="183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1" w:name="_Ref435645565"/>
      <w:r>
        <w:rPr>
          <w:sz w:val="24"/>
        </w:rPr>
        <w:t>PSALI ADAM</w:t>
      </w:r>
      <w:r>
        <w:t xml:space="preserve"> AFTER THE SECOND CANTICLE</w:t>
      </w:r>
      <w:bookmarkEnd w:id="183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2" w:name="_Ref435645467"/>
      <w:r>
        <w:t>THE FIERY BUSH</w:t>
      </w:r>
      <w:bookmarkEnd w:id="183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3" w:name="_Ref435645593"/>
      <w:r>
        <w:t>PSALI BATO</w:t>
      </w:r>
      <w:r>
        <w:rPr>
          <w:lang w:val="en-US"/>
        </w:rPr>
        <w:t>S AFTER THE THIRD CANTICLE</w:t>
      </w:r>
      <w:bookmarkEnd w:id="183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4" w:name="_Toc448227712"/>
      <w:r>
        <w:lastRenderedPageBreak/>
        <w:t>Index of Psalis</w:t>
      </w:r>
      <w:bookmarkEnd w:id="1834"/>
    </w:p>
    <w:p w14:paraId="440035E9" w14:textId="572103FC" w:rsidR="003E106D" w:rsidRPr="003E106D" w:rsidRDefault="003E106D" w:rsidP="003E106D">
      <w:pPr>
        <w:pStyle w:val="Heading3"/>
      </w:pPr>
      <w:r>
        <w:t>Seasonal Psalis</w:t>
      </w:r>
    </w:p>
    <w:p w14:paraId="0EFBDCCD" w14:textId="1B8A6E20"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35F1F">
        <w:t>The Psali Adam for the Ecclesiastical New Year</w:t>
      </w:r>
      <w:r>
        <w:fldChar w:fldCharType="end"/>
      </w:r>
      <w:r>
        <w:tab/>
      </w:r>
      <w:r>
        <w:fldChar w:fldCharType="begin"/>
      </w:r>
      <w:r>
        <w:instrText xml:space="preserve"> PAGEREF _Ref434473482 \h </w:instrText>
      </w:r>
      <w:r>
        <w:fldChar w:fldCharType="separate"/>
      </w:r>
      <w:r w:rsidR="00E35F1F">
        <w:rPr>
          <w:noProof/>
        </w:rPr>
        <w:t>585</w:t>
      </w:r>
      <w:r>
        <w:fldChar w:fldCharType="end"/>
      </w:r>
    </w:p>
    <w:p w14:paraId="6F52649C" w14:textId="493FB21E"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35F1F">
        <w:t>The Psali Batos for the Ecclesiastical New Year</w:t>
      </w:r>
      <w:r>
        <w:fldChar w:fldCharType="end"/>
      </w:r>
      <w:r>
        <w:tab/>
      </w:r>
      <w:r>
        <w:fldChar w:fldCharType="begin"/>
      </w:r>
      <w:r>
        <w:instrText xml:space="preserve"> PAGEREF _Ref434473530 \h </w:instrText>
      </w:r>
      <w:r>
        <w:fldChar w:fldCharType="separate"/>
      </w:r>
      <w:r w:rsidR="00E35F1F">
        <w:rPr>
          <w:noProof/>
        </w:rPr>
        <w:t>590</w:t>
      </w:r>
      <w:r>
        <w:fldChar w:fldCharType="end"/>
      </w:r>
    </w:p>
    <w:p w14:paraId="46EAAC98" w14:textId="01295D7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35F1F">
        <w:t>The Psali Adam for the Feast of the Cross</w:t>
      </w:r>
      <w:r>
        <w:fldChar w:fldCharType="end"/>
      </w:r>
      <w:r>
        <w:tab/>
      </w:r>
      <w:r>
        <w:fldChar w:fldCharType="begin"/>
      </w:r>
      <w:r>
        <w:instrText xml:space="preserve"> PAGEREF _Ref434474964 \h </w:instrText>
      </w:r>
      <w:r>
        <w:fldChar w:fldCharType="separate"/>
      </w:r>
      <w:r w:rsidR="00E35F1F">
        <w:rPr>
          <w:noProof/>
        </w:rPr>
        <w:t>602</w:t>
      </w:r>
      <w:r>
        <w:fldChar w:fldCharType="end"/>
      </w:r>
    </w:p>
    <w:p w14:paraId="33EC2573" w14:textId="26EE339C"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35F1F">
        <w:t>The Psali Batos for the Feast of the Cross</w:t>
      </w:r>
      <w:r>
        <w:fldChar w:fldCharType="end"/>
      </w:r>
      <w:r>
        <w:tab/>
      </w:r>
      <w:r>
        <w:fldChar w:fldCharType="begin"/>
      </w:r>
      <w:r>
        <w:instrText xml:space="preserve"> PAGEREF _Ref434474992 \h </w:instrText>
      </w:r>
      <w:r>
        <w:fldChar w:fldCharType="separate"/>
      </w:r>
      <w:r w:rsidR="00E35F1F">
        <w:rPr>
          <w:noProof/>
        </w:rPr>
        <w:t>605</w:t>
      </w:r>
      <w:r>
        <w:fldChar w:fldCharType="end"/>
      </w:r>
    </w:p>
    <w:p w14:paraId="05658BA4" w14:textId="0DF8618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35F1F">
        <w:t>The Psali Adam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_Ref435003845 \h </w:instrText>
      </w:r>
      <w:r>
        <w:fldChar w:fldCharType="separate"/>
      </w:r>
      <w:r w:rsidR="00E35F1F">
        <w:rPr>
          <w:noProof/>
        </w:rPr>
        <w:t>612</w:t>
      </w:r>
      <w:r>
        <w:fldChar w:fldCharType="end"/>
      </w:r>
    </w:p>
    <w:p w14:paraId="23AAC468" w14:textId="5D85E678"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35F1F">
        <w:t>The Psali Batos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_Ref435003860 \h </w:instrText>
      </w:r>
      <w:r>
        <w:fldChar w:fldCharType="separate"/>
      </w:r>
      <w:r w:rsidR="00E35F1F">
        <w:rPr>
          <w:noProof/>
        </w:rPr>
        <w:t>617</w:t>
      </w:r>
      <w:r>
        <w:fldChar w:fldCharType="end"/>
      </w:r>
    </w:p>
    <w:p w14:paraId="693D9B9A" w14:textId="401524DB"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35F1F">
        <w:t>The Sunday Psali Adam for Nativity</w:t>
      </w:r>
      <w:r>
        <w:fldChar w:fldCharType="end"/>
      </w:r>
      <w:r>
        <w:tab/>
      </w:r>
      <w:r>
        <w:fldChar w:fldCharType="begin"/>
      </w:r>
      <w:r>
        <w:instrText xml:space="preserve"> PAGEREF _Ref434475057 \h </w:instrText>
      </w:r>
      <w:r>
        <w:fldChar w:fldCharType="separate"/>
      </w:r>
      <w:r w:rsidR="00E35F1F">
        <w:rPr>
          <w:noProof/>
        </w:rPr>
        <w:t>675</w:t>
      </w:r>
      <w:r>
        <w:fldChar w:fldCharType="end"/>
      </w:r>
    </w:p>
    <w:p w14:paraId="7B874A45" w14:textId="0E4A96DE"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35F1F">
        <w:t>The Monday Psali Adam for Nativity</w:t>
      </w:r>
      <w:r>
        <w:fldChar w:fldCharType="end"/>
      </w:r>
      <w:r>
        <w:tab/>
      </w:r>
      <w:r>
        <w:fldChar w:fldCharType="begin"/>
      </w:r>
      <w:r>
        <w:instrText xml:space="preserve"> PAGEREF _Ref434475083 \h </w:instrText>
      </w:r>
      <w:r>
        <w:fldChar w:fldCharType="separate"/>
      </w:r>
      <w:r w:rsidR="00E35F1F">
        <w:rPr>
          <w:noProof/>
        </w:rPr>
        <w:t>679</w:t>
      </w:r>
      <w:r>
        <w:fldChar w:fldCharType="end"/>
      </w:r>
    </w:p>
    <w:p w14:paraId="1039256A" w14:textId="36ECD3F2"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35F1F">
        <w:t>The Tuesday Psali Adam for Nativity</w:t>
      </w:r>
      <w:r>
        <w:fldChar w:fldCharType="end"/>
      </w:r>
      <w:r>
        <w:tab/>
      </w:r>
      <w:r>
        <w:fldChar w:fldCharType="begin"/>
      </w:r>
      <w:r>
        <w:instrText xml:space="preserve"> PAGEREF _Ref434475102 \h </w:instrText>
      </w:r>
      <w:r>
        <w:fldChar w:fldCharType="separate"/>
      </w:r>
      <w:r w:rsidR="00E35F1F">
        <w:rPr>
          <w:noProof/>
        </w:rPr>
        <w:t>684</w:t>
      </w:r>
      <w:r>
        <w:fldChar w:fldCharType="end"/>
      </w:r>
    </w:p>
    <w:p w14:paraId="7B5D2028" w14:textId="2AB46C6F"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35F1F">
        <w:t>The Wednesday Psali Batos for Nativity</w:t>
      </w:r>
      <w:r>
        <w:fldChar w:fldCharType="end"/>
      </w:r>
      <w:r>
        <w:tab/>
      </w:r>
      <w:r>
        <w:fldChar w:fldCharType="begin"/>
      </w:r>
      <w:r>
        <w:instrText xml:space="preserve"> PAGEREF _Ref434475128 \h </w:instrText>
      </w:r>
      <w:r>
        <w:fldChar w:fldCharType="separate"/>
      </w:r>
      <w:r w:rsidR="00E35F1F">
        <w:rPr>
          <w:noProof/>
        </w:rPr>
        <w:t>689</w:t>
      </w:r>
      <w:r>
        <w:fldChar w:fldCharType="end"/>
      </w:r>
    </w:p>
    <w:p w14:paraId="3EA797C4" w14:textId="65F6F47A"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35F1F">
        <w:t>The Thursday Psali Batos for Nativity</w:t>
      </w:r>
      <w:r>
        <w:fldChar w:fldCharType="end"/>
      </w:r>
      <w:r>
        <w:tab/>
      </w:r>
      <w:r>
        <w:fldChar w:fldCharType="begin"/>
      </w:r>
      <w:r>
        <w:instrText xml:space="preserve"> PAGEREF _Ref434475150 \h </w:instrText>
      </w:r>
      <w:r>
        <w:fldChar w:fldCharType="separate"/>
      </w:r>
      <w:r w:rsidR="00E35F1F">
        <w:rPr>
          <w:noProof/>
        </w:rPr>
        <w:t>692</w:t>
      </w:r>
      <w:r>
        <w:fldChar w:fldCharType="end"/>
      </w:r>
    </w:p>
    <w:p w14:paraId="3E761025" w14:textId="177C6C95"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35F1F">
        <w:t>The Friday Psali Batos for Nativity</w:t>
      </w:r>
      <w:r>
        <w:fldChar w:fldCharType="end"/>
      </w:r>
      <w:r>
        <w:tab/>
      </w:r>
      <w:r>
        <w:fldChar w:fldCharType="begin"/>
      </w:r>
      <w:r>
        <w:instrText xml:space="preserve"> PAGEREF _Ref434475177 \h </w:instrText>
      </w:r>
      <w:r>
        <w:fldChar w:fldCharType="separate"/>
      </w:r>
      <w:r w:rsidR="00E35F1F">
        <w:rPr>
          <w:noProof/>
        </w:rPr>
        <w:t>696</w:t>
      </w:r>
      <w:r>
        <w:fldChar w:fldCharType="end"/>
      </w:r>
    </w:p>
    <w:p w14:paraId="52564264" w14:textId="063D2A0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35F1F">
        <w:t>The Saturday Psali Batos for Nativity</w:t>
      </w:r>
      <w:r>
        <w:fldChar w:fldCharType="end"/>
      </w:r>
      <w:r>
        <w:tab/>
      </w:r>
      <w:r>
        <w:fldChar w:fldCharType="begin"/>
      </w:r>
      <w:r>
        <w:instrText xml:space="preserve"> PAGEREF _Ref434475196 \h </w:instrText>
      </w:r>
      <w:r>
        <w:fldChar w:fldCharType="separate"/>
      </w:r>
      <w:r w:rsidR="00E35F1F">
        <w:rPr>
          <w:noProof/>
        </w:rPr>
        <w:t>701</w:t>
      </w:r>
      <w:r>
        <w:fldChar w:fldCharType="end"/>
      </w:r>
    </w:p>
    <w:p w14:paraId="523DE632" w14:textId="2DA4D401"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35F1F">
        <w:t>The Psali Adam for the Circumcision</w:t>
      </w:r>
      <w:r>
        <w:fldChar w:fldCharType="end"/>
      </w:r>
      <w:r>
        <w:tab/>
      </w:r>
      <w:r>
        <w:fldChar w:fldCharType="begin"/>
      </w:r>
      <w:r>
        <w:instrText xml:space="preserve"> PAGEREF _Ref434475229 \h </w:instrText>
      </w:r>
      <w:r>
        <w:fldChar w:fldCharType="separate"/>
      </w:r>
      <w:r w:rsidR="00E35F1F">
        <w:rPr>
          <w:noProof/>
        </w:rPr>
        <w:t>711</w:t>
      </w:r>
      <w:r>
        <w:fldChar w:fldCharType="end"/>
      </w:r>
    </w:p>
    <w:p w14:paraId="2BB4ED46" w14:textId="2CCED790"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35F1F">
        <w:t>The Psali Batos for the Circumcision</w:t>
      </w:r>
      <w:r>
        <w:fldChar w:fldCharType="end"/>
      </w:r>
      <w:r>
        <w:tab/>
      </w:r>
      <w:r>
        <w:fldChar w:fldCharType="begin"/>
      </w:r>
      <w:r>
        <w:instrText xml:space="preserve"> PAGEREF _Ref434475252 \h </w:instrText>
      </w:r>
      <w:r>
        <w:fldChar w:fldCharType="separate"/>
      </w:r>
      <w:r w:rsidR="00E35F1F">
        <w:rPr>
          <w:noProof/>
        </w:rPr>
        <w:t>715</w:t>
      </w:r>
      <w:r>
        <w:fldChar w:fldCharType="end"/>
      </w:r>
    </w:p>
    <w:p w14:paraId="56FF597D" w14:textId="4DD6DB69"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35F1F">
        <w:t>The Sunday Psali Adam for Theophany</w:t>
      </w:r>
      <w:r>
        <w:fldChar w:fldCharType="end"/>
      </w:r>
      <w:r>
        <w:tab/>
      </w:r>
      <w:r>
        <w:fldChar w:fldCharType="begin"/>
      </w:r>
      <w:r>
        <w:instrText xml:space="preserve"> PAGEREF _Ref434475280 \h </w:instrText>
      </w:r>
      <w:r>
        <w:fldChar w:fldCharType="separate"/>
      </w:r>
      <w:r w:rsidR="00E35F1F">
        <w:rPr>
          <w:noProof/>
        </w:rPr>
        <w:t>725</w:t>
      </w:r>
      <w:r>
        <w:fldChar w:fldCharType="end"/>
      </w:r>
    </w:p>
    <w:p w14:paraId="1D19000E" w14:textId="7567ED23"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35F1F">
        <w:t>The Monday Psali Adam for Theophany</w:t>
      </w:r>
      <w:r>
        <w:fldChar w:fldCharType="end"/>
      </w:r>
      <w:r>
        <w:tab/>
      </w:r>
      <w:r>
        <w:fldChar w:fldCharType="begin"/>
      </w:r>
      <w:r>
        <w:instrText xml:space="preserve"> PAGEREF _Ref434475309 \h </w:instrText>
      </w:r>
      <w:r>
        <w:fldChar w:fldCharType="separate"/>
      </w:r>
      <w:r w:rsidR="00E35F1F">
        <w:rPr>
          <w:noProof/>
        </w:rPr>
        <w:t>729</w:t>
      </w:r>
      <w:r>
        <w:fldChar w:fldCharType="end"/>
      </w:r>
    </w:p>
    <w:p w14:paraId="6323E549" w14:textId="17C8AB0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35F1F">
        <w:t>The Tuesday Psali Adam for Theophany</w:t>
      </w:r>
      <w:r>
        <w:fldChar w:fldCharType="end"/>
      </w:r>
      <w:r>
        <w:tab/>
      </w:r>
      <w:r>
        <w:fldChar w:fldCharType="begin"/>
      </w:r>
      <w:r>
        <w:instrText xml:space="preserve"> PAGEREF _Ref434475331 \h </w:instrText>
      </w:r>
      <w:r>
        <w:fldChar w:fldCharType="separate"/>
      </w:r>
      <w:r w:rsidR="00E35F1F">
        <w:rPr>
          <w:noProof/>
        </w:rPr>
        <w:t>732</w:t>
      </w:r>
      <w:r>
        <w:fldChar w:fldCharType="end"/>
      </w:r>
    </w:p>
    <w:p w14:paraId="7320174E" w14:textId="081B9DE2"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35F1F">
        <w:t>The Wednesday Psali Batos for Theophany</w:t>
      </w:r>
      <w:r>
        <w:fldChar w:fldCharType="end"/>
      </w:r>
      <w:r>
        <w:tab/>
      </w:r>
      <w:r>
        <w:fldChar w:fldCharType="begin"/>
      </w:r>
      <w:r>
        <w:instrText xml:space="preserve"> PAGEREF _Ref434475362 \h </w:instrText>
      </w:r>
      <w:r>
        <w:fldChar w:fldCharType="separate"/>
      </w:r>
      <w:r w:rsidR="00E35F1F">
        <w:rPr>
          <w:noProof/>
        </w:rPr>
        <w:t>736</w:t>
      </w:r>
      <w:r>
        <w:fldChar w:fldCharType="end"/>
      </w:r>
    </w:p>
    <w:p w14:paraId="312AF9DB" w14:textId="034B2DE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35F1F">
        <w:t>The Thursday Psali Batos for Theophany</w:t>
      </w:r>
      <w:r>
        <w:fldChar w:fldCharType="end"/>
      </w:r>
      <w:r>
        <w:tab/>
      </w:r>
      <w:r>
        <w:fldChar w:fldCharType="begin"/>
      </w:r>
      <w:r>
        <w:instrText xml:space="preserve"> PAGEREF _Ref434475388 \h </w:instrText>
      </w:r>
      <w:r>
        <w:fldChar w:fldCharType="separate"/>
      </w:r>
      <w:r w:rsidR="00E35F1F">
        <w:rPr>
          <w:noProof/>
        </w:rPr>
        <w:t>740</w:t>
      </w:r>
      <w:r>
        <w:fldChar w:fldCharType="end"/>
      </w:r>
    </w:p>
    <w:p w14:paraId="58C01D66" w14:textId="2079D90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35F1F">
        <w:t>The Friday Psali Batos for Theophany</w:t>
      </w:r>
      <w:r>
        <w:fldChar w:fldCharType="end"/>
      </w:r>
      <w:r>
        <w:tab/>
      </w:r>
      <w:r>
        <w:fldChar w:fldCharType="begin"/>
      </w:r>
      <w:r>
        <w:instrText xml:space="preserve"> PAGEREF _Ref434475411 \h </w:instrText>
      </w:r>
      <w:r>
        <w:fldChar w:fldCharType="separate"/>
      </w:r>
      <w:r w:rsidR="00E35F1F">
        <w:rPr>
          <w:noProof/>
        </w:rPr>
        <w:t>744</w:t>
      </w:r>
      <w:r>
        <w:fldChar w:fldCharType="end"/>
      </w:r>
    </w:p>
    <w:p w14:paraId="5D34BFE6" w14:textId="5769D1D6"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35F1F">
        <w:t>The Saturday Psali Batos for Theophany</w:t>
      </w:r>
      <w:r>
        <w:fldChar w:fldCharType="end"/>
      </w:r>
      <w:r>
        <w:tab/>
      </w:r>
      <w:r>
        <w:fldChar w:fldCharType="begin"/>
      </w:r>
      <w:r>
        <w:instrText xml:space="preserve"> PAGEREF _Ref434475434 \h </w:instrText>
      </w:r>
      <w:r>
        <w:fldChar w:fldCharType="separate"/>
      </w:r>
      <w:r w:rsidR="00E35F1F">
        <w:rPr>
          <w:noProof/>
        </w:rPr>
        <w:t>748</w:t>
      </w:r>
      <w:r>
        <w:fldChar w:fldCharType="end"/>
      </w:r>
    </w:p>
    <w:p w14:paraId="4BB2BF55" w14:textId="18231739"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35F1F">
        <w:t>The Psali Adam for the Wedding of Cana</w:t>
      </w:r>
      <w:r>
        <w:fldChar w:fldCharType="end"/>
      </w:r>
      <w:r>
        <w:tab/>
      </w:r>
      <w:r>
        <w:fldChar w:fldCharType="begin"/>
      </w:r>
      <w:r>
        <w:instrText xml:space="preserve"> PAGEREF _Ref434475472 \h </w:instrText>
      </w:r>
      <w:r>
        <w:fldChar w:fldCharType="separate"/>
      </w:r>
      <w:r w:rsidR="00E35F1F">
        <w:rPr>
          <w:noProof/>
        </w:rPr>
        <w:t>754</w:t>
      </w:r>
      <w:r>
        <w:fldChar w:fldCharType="end"/>
      </w:r>
    </w:p>
    <w:p w14:paraId="2363057C" w14:textId="660AD1B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35F1F">
        <w:t>The Psali Batos for the Wedding of Cana</w:t>
      </w:r>
      <w:r>
        <w:fldChar w:fldCharType="end"/>
      </w:r>
      <w:r>
        <w:tab/>
      </w:r>
      <w:r>
        <w:fldChar w:fldCharType="begin"/>
      </w:r>
      <w:r>
        <w:instrText xml:space="preserve"> PAGEREF _Ref434475500 \h </w:instrText>
      </w:r>
      <w:r>
        <w:fldChar w:fldCharType="separate"/>
      </w:r>
      <w:r w:rsidR="00E35F1F">
        <w:rPr>
          <w:noProof/>
        </w:rPr>
        <w:t>758</w:t>
      </w:r>
      <w:r>
        <w:fldChar w:fldCharType="end"/>
      </w:r>
    </w:p>
    <w:p w14:paraId="28D62537" w14:textId="55204D16"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35F1F">
        <w:t>The Psali Adam for Annunciation</w:t>
      </w:r>
      <w:r>
        <w:fldChar w:fldCharType="end"/>
      </w:r>
      <w:r>
        <w:tab/>
      </w:r>
      <w:r>
        <w:fldChar w:fldCharType="begin"/>
      </w:r>
      <w:r>
        <w:instrText xml:space="preserve"> PAGEREF _Ref434475566 \h </w:instrText>
      </w:r>
      <w:r>
        <w:fldChar w:fldCharType="separate"/>
      </w:r>
      <w:r w:rsidR="00E35F1F">
        <w:rPr>
          <w:noProof/>
        </w:rPr>
        <w:t>783</w:t>
      </w:r>
      <w:r>
        <w:fldChar w:fldCharType="end"/>
      </w:r>
    </w:p>
    <w:p w14:paraId="3A5E672D" w14:textId="7AA9770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35F1F">
        <w:t>The Psali Batos for Annunciation</w:t>
      </w:r>
      <w:r>
        <w:fldChar w:fldCharType="end"/>
      </w:r>
      <w:r>
        <w:tab/>
      </w:r>
      <w:r>
        <w:fldChar w:fldCharType="begin"/>
      </w:r>
      <w:r>
        <w:instrText xml:space="preserve"> PAGEREF _Ref434475591 \h </w:instrText>
      </w:r>
      <w:r>
        <w:fldChar w:fldCharType="separate"/>
      </w:r>
      <w:r w:rsidR="00E35F1F">
        <w:rPr>
          <w:noProof/>
        </w:rPr>
        <w:t>787</w:t>
      </w:r>
      <w:r>
        <w:fldChar w:fldCharType="end"/>
      </w:r>
    </w:p>
    <w:p w14:paraId="52A90C07" w14:textId="0322FBB6"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35F1F">
        <w:t>The Psali Adam for the Entrance into Egypt</w:t>
      </w:r>
      <w:r>
        <w:fldChar w:fldCharType="end"/>
      </w:r>
      <w:r>
        <w:tab/>
      </w:r>
      <w:r>
        <w:fldChar w:fldCharType="begin"/>
      </w:r>
      <w:r>
        <w:instrText xml:space="preserve"> PAGEREF _Ref434476089 \h </w:instrText>
      </w:r>
      <w:r>
        <w:fldChar w:fldCharType="separate"/>
      </w:r>
      <w:r w:rsidR="00E35F1F">
        <w:rPr>
          <w:noProof/>
        </w:rPr>
        <w:t>806</w:t>
      </w:r>
      <w:r>
        <w:fldChar w:fldCharType="end"/>
      </w:r>
    </w:p>
    <w:p w14:paraId="3A3F4AD9" w14:textId="00FDFF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35F1F">
        <w:t>The Psali Batos for the Entrance into Egypt</w:t>
      </w:r>
      <w:r>
        <w:fldChar w:fldCharType="end"/>
      </w:r>
      <w:r>
        <w:tab/>
      </w:r>
      <w:r>
        <w:fldChar w:fldCharType="begin"/>
      </w:r>
      <w:r>
        <w:instrText xml:space="preserve"> PAGEREF _Ref434476112 \h </w:instrText>
      </w:r>
      <w:r>
        <w:fldChar w:fldCharType="separate"/>
      </w:r>
      <w:r w:rsidR="00E35F1F">
        <w:rPr>
          <w:noProof/>
        </w:rPr>
        <w:t>810</w:t>
      </w:r>
      <w:r>
        <w:fldChar w:fldCharType="end"/>
      </w:r>
    </w:p>
    <w:p w14:paraId="29274CA9" w14:textId="6F427CCD"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35F1F">
        <w:t>The Psali Adam for the Apostles’ Fast</w:t>
      </w:r>
      <w:r>
        <w:fldChar w:fldCharType="end"/>
      </w:r>
      <w:r>
        <w:tab/>
      </w:r>
      <w:r>
        <w:fldChar w:fldCharType="begin"/>
      </w:r>
      <w:r>
        <w:instrText xml:space="preserve"> PAGEREF _Ref434476183 \h </w:instrText>
      </w:r>
      <w:r>
        <w:fldChar w:fldCharType="separate"/>
      </w:r>
      <w:r w:rsidR="00E35F1F">
        <w:rPr>
          <w:noProof/>
        </w:rPr>
        <w:t>822</w:t>
      </w:r>
      <w:r>
        <w:fldChar w:fldCharType="end"/>
      </w:r>
    </w:p>
    <w:p w14:paraId="63B4C376" w14:textId="68164A78"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35F1F">
        <w:t>The Psali Batos for the Apostles’ Fast</w:t>
      </w:r>
      <w:r>
        <w:fldChar w:fldCharType="end"/>
      </w:r>
      <w:r>
        <w:tab/>
      </w:r>
      <w:r>
        <w:fldChar w:fldCharType="begin"/>
      </w:r>
      <w:r>
        <w:instrText xml:space="preserve"> PAGEREF _Ref434476204 \h </w:instrText>
      </w:r>
      <w:r>
        <w:fldChar w:fldCharType="separate"/>
      </w:r>
      <w:r w:rsidR="00E35F1F">
        <w:rPr>
          <w:noProof/>
        </w:rPr>
        <w:t>825</w:t>
      </w:r>
      <w:r>
        <w:fldChar w:fldCharType="end"/>
      </w:r>
    </w:p>
    <w:p w14:paraId="28BB7E6E" w14:textId="7F4EFAD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35F1F">
        <w:t>The Psali Adam for the Apostles’ Feast</w:t>
      </w:r>
      <w:r>
        <w:fldChar w:fldCharType="end"/>
      </w:r>
      <w:r>
        <w:tab/>
      </w:r>
      <w:r>
        <w:fldChar w:fldCharType="begin"/>
      </w:r>
      <w:r>
        <w:instrText xml:space="preserve"> PAGEREF _Ref434476236 \h </w:instrText>
      </w:r>
      <w:r>
        <w:fldChar w:fldCharType="separate"/>
      </w:r>
      <w:r w:rsidR="00E35F1F">
        <w:rPr>
          <w:noProof/>
        </w:rPr>
        <w:t>840</w:t>
      </w:r>
      <w:r>
        <w:fldChar w:fldCharType="end"/>
      </w:r>
    </w:p>
    <w:p w14:paraId="3BEDFF67" w14:textId="6C3752A0"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35F1F">
        <w:t>The Psali Batos for the Apostles’ Feast</w:t>
      </w:r>
      <w:r>
        <w:fldChar w:fldCharType="end"/>
      </w:r>
      <w:r>
        <w:tab/>
      </w:r>
      <w:r>
        <w:fldChar w:fldCharType="begin"/>
      </w:r>
      <w:r>
        <w:instrText xml:space="preserve"> PAGEREF _Ref434476261 \h </w:instrText>
      </w:r>
      <w:r>
        <w:fldChar w:fldCharType="separate"/>
      </w:r>
      <w:r w:rsidR="00E35F1F">
        <w:rPr>
          <w:noProof/>
        </w:rPr>
        <w:t>843</w:t>
      </w:r>
      <w:r>
        <w:fldChar w:fldCharType="end"/>
      </w:r>
    </w:p>
    <w:p w14:paraId="346BEA29" w14:textId="278215C3"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35F1F">
        <w:t>The Psali Adam for the Transfiguration</w:t>
      </w:r>
      <w:r>
        <w:fldChar w:fldCharType="end"/>
      </w:r>
      <w:r>
        <w:tab/>
      </w:r>
      <w:r>
        <w:fldChar w:fldCharType="begin"/>
      </w:r>
      <w:r>
        <w:instrText xml:space="preserve"> PAGEREF _Ref434476299 \h </w:instrText>
      </w:r>
      <w:r>
        <w:fldChar w:fldCharType="separate"/>
      </w:r>
      <w:r w:rsidR="00E35F1F">
        <w:rPr>
          <w:noProof/>
        </w:rPr>
        <w:t>864</w:t>
      </w:r>
      <w:r>
        <w:fldChar w:fldCharType="end"/>
      </w:r>
    </w:p>
    <w:p w14:paraId="2B02F545" w14:textId="35CD213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35F1F">
        <w:t>The Psali Batos for the Transfiguration</w:t>
      </w:r>
      <w:r>
        <w:fldChar w:fldCharType="end"/>
      </w:r>
      <w:r>
        <w:tab/>
      </w:r>
      <w:r>
        <w:fldChar w:fldCharType="begin"/>
      </w:r>
      <w:r>
        <w:instrText xml:space="preserve"> PAGEREF _Ref434476316 \h </w:instrText>
      </w:r>
      <w:r>
        <w:fldChar w:fldCharType="separate"/>
      </w:r>
      <w:r w:rsidR="00E35F1F">
        <w:rPr>
          <w:noProof/>
        </w:rPr>
        <w:t>868</w:t>
      </w:r>
      <w:r>
        <w:fldChar w:fldCharType="end"/>
      </w:r>
    </w:p>
    <w:p w14:paraId="2B8831C2" w14:textId="271B9DC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35F1F">
        <w:t>The Psali Adam for Great Lent</w:t>
      </w:r>
      <w:r>
        <w:fldChar w:fldCharType="end"/>
      </w:r>
      <w:r>
        <w:tab/>
      </w:r>
      <w:r>
        <w:fldChar w:fldCharType="begin"/>
      </w:r>
      <w:r>
        <w:instrText xml:space="preserve"> PAGEREF _Ref434476347 \h </w:instrText>
      </w:r>
      <w:r>
        <w:fldChar w:fldCharType="separate"/>
      </w:r>
      <w:r w:rsidR="00E35F1F">
        <w:rPr>
          <w:noProof/>
        </w:rPr>
        <w:t>902</w:t>
      </w:r>
      <w:r>
        <w:fldChar w:fldCharType="end"/>
      </w:r>
    </w:p>
    <w:p w14:paraId="22E9A337" w14:textId="27EC04AA"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35F1F">
        <w:t>The Psali Batos for Great Lent</w:t>
      </w:r>
      <w:r>
        <w:fldChar w:fldCharType="end"/>
      </w:r>
      <w:r>
        <w:tab/>
      </w:r>
      <w:r>
        <w:fldChar w:fldCharType="begin"/>
      </w:r>
      <w:r>
        <w:instrText xml:space="preserve"> PAGEREF _Ref434476369 \h </w:instrText>
      </w:r>
      <w:r>
        <w:fldChar w:fldCharType="separate"/>
      </w:r>
      <w:r w:rsidR="00E35F1F">
        <w:rPr>
          <w:noProof/>
        </w:rPr>
        <w:t>905</w:t>
      </w:r>
      <w:r>
        <w:fldChar w:fldCharType="end"/>
      </w:r>
    </w:p>
    <w:p w14:paraId="7827303F" w14:textId="6D1FF0B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35F1F">
        <w:t>The Psali Batos for Lazarus Saturday</w:t>
      </w:r>
      <w:r>
        <w:fldChar w:fldCharType="end"/>
      </w:r>
      <w:r>
        <w:tab/>
      </w:r>
      <w:r>
        <w:fldChar w:fldCharType="begin"/>
      </w:r>
      <w:r>
        <w:instrText xml:space="preserve"> PAGEREF _Ref434476394 \h </w:instrText>
      </w:r>
      <w:r>
        <w:fldChar w:fldCharType="separate"/>
      </w:r>
      <w:r w:rsidR="00E35F1F">
        <w:rPr>
          <w:noProof/>
        </w:rPr>
        <w:t>910</w:t>
      </w:r>
      <w:r>
        <w:fldChar w:fldCharType="end"/>
      </w:r>
    </w:p>
    <w:p w14:paraId="1272D4BB" w14:textId="1ECC7E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35F1F">
        <w:t>The Psali Adam for Palm Sunday</w:t>
      </w:r>
      <w:r>
        <w:fldChar w:fldCharType="end"/>
      </w:r>
      <w:r>
        <w:tab/>
      </w:r>
      <w:r>
        <w:fldChar w:fldCharType="begin"/>
      </w:r>
      <w:r>
        <w:instrText xml:space="preserve"> PAGEREF _Ref434476417 \h </w:instrText>
      </w:r>
      <w:r>
        <w:fldChar w:fldCharType="separate"/>
      </w:r>
      <w:r w:rsidR="00E35F1F">
        <w:rPr>
          <w:noProof/>
        </w:rPr>
        <w:t>919</w:t>
      </w:r>
      <w:r>
        <w:fldChar w:fldCharType="end"/>
      </w:r>
    </w:p>
    <w:p w14:paraId="0E4E4E45" w14:textId="7236823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35F1F">
        <w:t>The Psali Batos for the Joyous Saturday</w:t>
      </w:r>
      <w:r>
        <w:fldChar w:fldCharType="end"/>
      </w:r>
      <w:r>
        <w:tab/>
      </w:r>
      <w:r>
        <w:fldChar w:fldCharType="begin"/>
      </w:r>
      <w:r>
        <w:instrText xml:space="preserve"> PAGEREF _Ref435562018 \h </w:instrText>
      </w:r>
      <w:r>
        <w:fldChar w:fldCharType="separate"/>
      </w:r>
      <w:r w:rsidR="00E35F1F">
        <w:rPr>
          <w:noProof/>
        </w:rPr>
        <w:t>923</w:t>
      </w:r>
      <w:r>
        <w:fldChar w:fldCharType="end"/>
      </w:r>
    </w:p>
    <w:p w14:paraId="5A57B684" w14:textId="00A3D7A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35F1F">
        <w:t>The Psali Adam for the Resurrection</w:t>
      </w:r>
      <w:r>
        <w:fldChar w:fldCharType="end"/>
      </w:r>
      <w:r>
        <w:tab/>
      </w:r>
      <w:r>
        <w:fldChar w:fldCharType="begin"/>
      </w:r>
      <w:r>
        <w:instrText xml:space="preserve"> PAGEREF _Ref434476440 \h </w:instrText>
      </w:r>
      <w:r>
        <w:fldChar w:fldCharType="separate"/>
      </w:r>
      <w:r w:rsidR="00E35F1F">
        <w:rPr>
          <w:noProof/>
        </w:rPr>
        <w:t>935</w:t>
      </w:r>
      <w:r>
        <w:fldChar w:fldCharType="end"/>
      </w:r>
    </w:p>
    <w:p w14:paraId="7201C2B6" w14:textId="55E1E3D6"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35F1F">
        <w:t>The Psali Batos for the Resurrection</w:t>
      </w:r>
      <w:r>
        <w:fldChar w:fldCharType="end"/>
      </w:r>
      <w:r>
        <w:tab/>
      </w:r>
      <w:r>
        <w:fldChar w:fldCharType="begin"/>
      </w:r>
      <w:r>
        <w:instrText xml:space="preserve"> PAGEREF _Ref434476459 \h </w:instrText>
      </w:r>
      <w:r>
        <w:fldChar w:fldCharType="separate"/>
      </w:r>
      <w:r w:rsidR="00E35F1F">
        <w:rPr>
          <w:noProof/>
        </w:rPr>
        <w:t>939</w:t>
      </w:r>
      <w:r>
        <w:fldChar w:fldCharType="end"/>
      </w:r>
    </w:p>
    <w:p w14:paraId="4897BB60" w14:textId="5AC49B7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35F1F">
        <w:t>The Psali Adam for the Ascension</w:t>
      </w:r>
      <w:r>
        <w:fldChar w:fldCharType="end"/>
      </w:r>
      <w:r>
        <w:tab/>
      </w:r>
      <w:r>
        <w:fldChar w:fldCharType="begin"/>
      </w:r>
      <w:r>
        <w:instrText xml:space="preserve"> PAGEREF _Ref434476482 \h </w:instrText>
      </w:r>
      <w:r>
        <w:fldChar w:fldCharType="separate"/>
      </w:r>
      <w:r w:rsidR="00E35F1F">
        <w:rPr>
          <w:noProof/>
        </w:rPr>
        <w:t>946</w:t>
      </w:r>
      <w:r>
        <w:fldChar w:fldCharType="end"/>
      </w:r>
    </w:p>
    <w:p w14:paraId="7FFC2411" w14:textId="48A076AC"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35F1F">
        <w:t>The Psali Batos for the Ascension</w:t>
      </w:r>
      <w:r>
        <w:fldChar w:fldCharType="end"/>
      </w:r>
      <w:r>
        <w:tab/>
      </w:r>
      <w:r>
        <w:fldChar w:fldCharType="begin"/>
      </w:r>
      <w:r>
        <w:instrText xml:space="preserve"> PAGEREF _Ref434476541 \h </w:instrText>
      </w:r>
      <w:r>
        <w:fldChar w:fldCharType="separate"/>
      </w:r>
      <w:r w:rsidR="00E35F1F">
        <w:rPr>
          <w:noProof/>
        </w:rPr>
        <w:t>950</w:t>
      </w:r>
      <w:r>
        <w:fldChar w:fldCharType="end"/>
      </w:r>
    </w:p>
    <w:p w14:paraId="0700AA59" w14:textId="5659F5B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35F1F">
        <w:t>The Psali Adam for Pentecost</w:t>
      </w:r>
      <w:r>
        <w:fldChar w:fldCharType="end"/>
      </w:r>
      <w:r>
        <w:tab/>
      </w:r>
      <w:r>
        <w:fldChar w:fldCharType="begin"/>
      </w:r>
      <w:r>
        <w:instrText xml:space="preserve"> PAGEREF _Ref434476566 \h </w:instrText>
      </w:r>
      <w:r>
        <w:fldChar w:fldCharType="separate"/>
      </w:r>
      <w:r w:rsidR="00E35F1F">
        <w:rPr>
          <w:noProof/>
        </w:rPr>
        <w:t>957</w:t>
      </w:r>
      <w:r>
        <w:fldChar w:fldCharType="end"/>
      </w:r>
    </w:p>
    <w:p w14:paraId="28A2BA4F" w14:textId="553FDEAC" w:rsidR="003E106D" w:rsidRDefault="003E106D" w:rsidP="003E106D">
      <w:pPr>
        <w:pStyle w:val="Heading3"/>
      </w:pPr>
      <w:r>
        <w:t>Saints’ Psalis</w:t>
      </w:r>
    </w:p>
    <w:p w14:paraId="6DAFC3E2" w14:textId="46850AE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35F1F">
        <w:t>The Psali Adam for the Virgin</w:t>
      </w:r>
      <w:r>
        <w:fldChar w:fldCharType="end"/>
      </w:r>
      <w:r>
        <w:tab/>
      </w:r>
      <w:r>
        <w:fldChar w:fldCharType="begin"/>
      </w:r>
      <w:r>
        <w:instrText xml:space="preserve"> PAGEREF _Ref435642763 \h </w:instrText>
      </w:r>
      <w:r>
        <w:fldChar w:fldCharType="separate"/>
      </w:r>
      <w:r w:rsidR="00E35F1F">
        <w:rPr>
          <w:noProof/>
        </w:rPr>
        <w:t>872</w:t>
      </w:r>
      <w:r>
        <w:fldChar w:fldCharType="end"/>
      </w:r>
    </w:p>
    <w:p w14:paraId="609D95F6" w14:textId="305E8921"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35F1F">
        <w:t>The Psali Batos for the Virgin</w:t>
      </w:r>
      <w:r>
        <w:fldChar w:fldCharType="end"/>
      </w:r>
      <w:r>
        <w:tab/>
      </w:r>
      <w:r>
        <w:fldChar w:fldCharType="begin"/>
      </w:r>
      <w:r>
        <w:instrText xml:space="preserve"> PAGEREF _Ref435734818 \h </w:instrText>
      </w:r>
      <w:r>
        <w:fldChar w:fldCharType="separate"/>
      </w:r>
      <w:r w:rsidR="00E35F1F">
        <w:rPr>
          <w:noProof/>
        </w:rPr>
        <w:t>876</w:t>
      </w:r>
      <w:r>
        <w:fldChar w:fldCharType="end"/>
      </w:r>
    </w:p>
    <w:p w14:paraId="3F93C9B6" w14:textId="77777777" w:rsidR="00B411C9" w:rsidRDefault="00B411C9" w:rsidP="00B411C9">
      <w:pPr>
        <w:pStyle w:val="Heading2"/>
      </w:pPr>
      <w:bookmarkStart w:id="1835" w:name="_Toc448227713"/>
      <w:r>
        <w:lastRenderedPageBreak/>
        <w:t>Index of Doxologies</w:t>
      </w:r>
      <w:bookmarkEnd w:id="1835"/>
    </w:p>
    <w:p w14:paraId="23AE197F" w14:textId="3D39489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35F1F">
        <w:t>The Introduction to the Doxologies</w:t>
      </w:r>
      <w:r>
        <w:fldChar w:fldCharType="end"/>
      </w:r>
      <w:r>
        <w:tab/>
      </w:r>
      <w:r>
        <w:fldChar w:fldCharType="begin"/>
      </w:r>
      <w:r>
        <w:instrText xml:space="preserve"> PAGEREF _Ref434477171 \h </w:instrText>
      </w:r>
      <w:r>
        <w:fldChar w:fldCharType="separate"/>
      </w:r>
      <w:r w:rsidR="00E35F1F">
        <w:rPr>
          <w:noProof/>
        </w:rPr>
        <w:t>28</w:t>
      </w:r>
      <w:r>
        <w:fldChar w:fldCharType="end"/>
      </w:r>
    </w:p>
    <w:p w14:paraId="6914D076" w14:textId="77777777" w:rsidR="00E21EA3" w:rsidRDefault="00E21EA3" w:rsidP="00E21EA3">
      <w:pPr>
        <w:pStyle w:val="Heading3"/>
      </w:pPr>
      <w:bookmarkStart w:id="1836" w:name="_Ref435642966"/>
      <w:r>
        <w:t>Seasonal Doxologies</w:t>
      </w:r>
      <w:bookmarkEnd w:id="1836"/>
    </w:p>
    <w:p w14:paraId="5E8E28F7" w14:textId="24A72703"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35F1F">
        <w:t>The Doxology for Ecclesiastical New Year</w:t>
      </w:r>
      <w:r>
        <w:fldChar w:fldCharType="end"/>
      </w:r>
      <w:r>
        <w:tab/>
      </w:r>
      <w:r>
        <w:fldChar w:fldCharType="begin"/>
      </w:r>
      <w:r>
        <w:instrText xml:space="preserve"> PAGEREF _Ref434477358 \h </w:instrText>
      </w:r>
      <w:r>
        <w:fldChar w:fldCharType="separate"/>
      </w:r>
      <w:r w:rsidR="00E35F1F">
        <w:rPr>
          <w:noProof/>
        </w:rPr>
        <w:t>584</w:t>
      </w:r>
      <w:r>
        <w:fldChar w:fldCharType="end"/>
      </w:r>
    </w:p>
    <w:p w14:paraId="0EC66D5E" w14:textId="5487450E"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35F1F">
        <w:t>The Doxology for the Feast of the Cross</w:t>
      </w:r>
      <w:r>
        <w:fldChar w:fldCharType="end"/>
      </w:r>
      <w:r>
        <w:tab/>
      </w:r>
      <w:r>
        <w:fldChar w:fldCharType="begin"/>
      </w:r>
      <w:r>
        <w:instrText xml:space="preserve"> PAGEREF _Ref434477443 \h </w:instrText>
      </w:r>
      <w:r>
        <w:fldChar w:fldCharType="separate"/>
      </w:r>
      <w:r w:rsidR="00E35F1F">
        <w:rPr>
          <w:noProof/>
        </w:rPr>
        <w:t>599</w:t>
      </w:r>
      <w:r>
        <w:fldChar w:fldCharType="end"/>
      </w:r>
    </w:p>
    <w:p w14:paraId="3C1AAB23" w14:textId="77777777" w:rsidR="00E35F1F" w:rsidRDefault="00CC1CA8" w:rsidP="009E261C">
      <w:pPr>
        <w:pStyle w:val="Rubric"/>
      </w:pPr>
      <w:r>
        <w:fldChar w:fldCharType="begin"/>
      </w:r>
      <w:r>
        <w:instrText xml:space="preserve"> REF _Ref434478837 \h </w:instrText>
      </w:r>
      <w:r>
        <w:fldChar w:fldCharType="separate"/>
      </w:r>
      <w:r w:rsidR="00E35F1F">
        <w:t xml:space="preserve"> four Sundays before the Feast.</w:t>
      </w:r>
    </w:p>
    <w:p w14:paraId="6D5E5642" w14:textId="72988F29" w:rsidR="00CC1CA8" w:rsidRDefault="00E35F1F"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647</w:t>
      </w:r>
      <w:r w:rsidR="00CC1CA8">
        <w:fldChar w:fldCharType="end"/>
      </w:r>
    </w:p>
    <w:p w14:paraId="57201B22" w14:textId="4766ECB5"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35F1F">
        <w:t xml:space="preserve">The Second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35F1F">
        <w:rPr>
          <w:noProof/>
        </w:rPr>
        <w:t>649</w:t>
      </w:r>
      <w:r>
        <w:fldChar w:fldCharType="end"/>
      </w:r>
    </w:p>
    <w:p w14:paraId="05BDDC9E" w14:textId="7B0FD7F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35F1F">
        <w:t xml:space="preserve">The Third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35F1F">
        <w:rPr>
          <w:noProof/>
        </w:rPr>
        <w:t>650</w:t>
      </w:r>
      <w:r>
        <w:fldChar w:fldCharType="end"/>
      </w:r>
    </w:p>
    <w:p w14:paraId="5FC55723" w14:textId="0843A044"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35F1F">
        <w:t xml:space="preserve">The Fourth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35F1F">
        <w:rPr>
          <w:noProof/>
        </w:rPr>
        <w:t>652</w:t>
      </w:r>
      <w:r>
        <w:fldChar w:fldCharType="end"/>
      </w:r>
    </w:p>
    <w:p w14:paraId="30ACCD55" w14:textId="64E5583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35F1F">
        <w:t xml:space="preserve">The Fifth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35F1F">
        <w:rPr>
          <w:noProof/>
        </w:rPr>
        <w:t>653</w:t>
      </w:r>
      <w:r>
        <w:fldChar w:fldCharType="end"/>
      </w:r>
    </w:p>
    <w:p w14:paraId="704DF3C4" w14:textId="1F68916E"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35F1F">
        <w:t xml:space="preserve">The Sixth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35F1F">
        <w:rPr>
          <w:noProof/>
        </w:rPr>
        <w:t>655</w:t>
      </w:r>
      <w:r>
        <w:fldChar w:fldCharType="end"/>
      </w:r>
    </w:p>
    <w:p w14:paraId="798DA7C0" w14:textId="6B70DF5C"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A697333" w14:textId="525A9CFD"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35F1F">
        <w:t>The Doxology for the Preparation Day of Nativity</w:t>
      </w:r>
      <w:r>
        <w:fldChar w:fldCharType="end"/>
      </w:r>
      <w:r>
        <w:tab/>
      </w:r>
      <w:r>
        <w:fldChar w:fldCharType="begin"/>
      </w:r>
      <w:r>
        <w:instrText xml:space="preserve"> PAGEREF _Ref434477504 \h </w:instrText>
      </w:r>
      <w:r>
        <w:fldChar w:fldCharType="separate"/>
      </w:r>
      <w:r w:rsidR="00E35F1F">
        <w:rPr>
          <w:noProof/>
        </w:rPr>
        <w:t>668</w:t>
      </w:r>
      <w:r>
        <w:fldChar w:fldCharType="end"/>
      </w:r>
    </w:p>
    <w:p w14:paraId="4A754E82" w14:textId="7211AE2D"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35F1F">
        <w:t>The First Doxology for Nativity</w:t>
      </w:r>
      <w:r>
        <w:fldChar w:fldCharType="end"/>
      </w:r>
      <w:r>
        <w:tab/>
      </w:r>
      <w:r>
        <w:fldChar w:fldCharType="begin"/>
      </w:r>
      <w:r>
        <w:instrText xml:space="preserve"> PAGEREF _Ref434477532 \h </w:instrText>
      </w:r>
      <w:r>
        <w:fldChar w:fldCharType="separate"/>
      </w:r>
      <w:r w:rsidR="00E35F1F">
        <w:rPr>
          <w:noProof/>
        </w:rPr>
        <w:t>670</w:t>
      </w:r>
      <w:r>
        <w:fldChar w:fldCharType="end"/>
      </w:r>
    </w:p>
    <w:p w14:paraId="1151A90C" w14:textId="2BB7133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35F1F">
        <w:t>The Second Doxology for Nativity</w:t>
      </w:r>
      <w:r>
        <w:fldChar w:fldCharType="end"/>
      </w:r>
      <w:r>
        <w:tab/>
      </w:r>
      <w:r>
        <w:fldChar w:fldCharType="begin"/>
      </w:r>
      <w:r>
        <w:instrText xml:space="preserve"> PAGEREF _Ref434477542 \h </w:instrText>
      </w:r>
      <w:r>
        <w:fldChar w:fldCharType="separate"/>
      </w:r>
      <w:r w:rsidR="00E35F1F">
        <w:rPr>
          <w:noProof/>
        </w:rPr>
        <w:t>672</w:t>
      </w:r>
      <w:r>
        <w:fldChar w:fldCharType="end"/>
      </w:r>
    </w:p>
    <w:p w14:paraId="04CEE058" w14:textId="6C78B96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35F1F">
        <w:t>The Third Doxology for Nativity</w:t>
      </w:r>
      <w:r>
        <w:fldChar w:fldCharType="end"/>
      </w:r>
      <w:r>
        <w:tab/>
      </w:r>
      <w:r>
        <w:fldChar w:fldCharType="begin"/>
      </w:r>
      <w:r>
        <w:instrText xml:space="preserve"> PAGEREF _Ref434477554 \h </w:instrText>
      </w:r>
      <w:r>
        <w:fldChar w:fldCharType="separate"/>
      </w:r>
      <w:r w:rsidR="00E35F1F">
        <w:rPr>
          <w:noProof/>
        </w:rPr>
        <w:t>673</w:t>
      </w:r>
      <w:r>
        <w:fldChar w:fldCharType="end"/>
      </w:r>
    </w:p>
    <w:p w14:paraId="0F813F2D" w14:textId="5BDCCB4A"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35F1F">
        <w:t>The Doxology for the Circumcision</w:t>
      </w:r>
      <w:r>
        <w:fldChar w:fldCharType="end"/>
      </w:r>
      <w:r>
        <w:tab/>
      </w:r>
      <w:r>
        <w:fldChar w:fldCharType="begin"/>
      </w:r>
      <w:r>
        <w:instrText xml:space="preserve"> PAGEREF _Ref434477590 \h </w:instrText>
      </w:r>
      <w:r>
        <w:fldChar w:fldCharType="separate"/>
      </w:r>
      <w:r w:rsidR="00E35F1F">
        <w:rPr>
          <w:noProof/>
        </w:rPr>
        <w:t>710</w:t>
      </w:r>
      <w:r>
        <w:fldChar w:fldCharType="end"/>
      </w:r>
    </w:p>
    <w:p w14:paraId="6C616575" w14:textId="4A61E735"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35F1F">
        <w:t>An Abridged Doxology for Theophany</w:t>
      </w:r>
      <w:r>
        <w:fldChar w:fldCharType="end"/>
      </w:r>
      <w:r>
        <w:tab/>
      </w:r>
      <w:r>
        <w:fldChar w:fldCharType="begin"/>
      </w:r>
      <w:r>
        <w:instrText xml:space="preserve"> PAGEREF _Ref434477630 \h </w:instrText>
      </w:r>
      <w:r>
        <w:fldChar w:fldCharType="separate"/>
      </w:r>
      <w:r w:rsidR="00E35F1F">
        <w:rPr>
          <w:noProof/>
        </w:rPr>
        <w:t>719</w:t>
      </w:r>
      <w:r>
        <w:fldChar w:fldCharType="end"/>
      </w:r>
    </w:p>
    <w:p w14:paraId="6F7E179C" w14:textId="56F6AF4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35F1F">
        <w:t>The First Doxology for Theophany</w:t>
      </w:r>
      <w:r>
        <w:fldChar w:fldCharType="end"/>
      </w:r>
      <w:r>
        <w:tab/>
      </w:r>
      <w:r>
        <w:fldChar w:fldCharType="begin"/>
      </w:r>
      <w:r>
        <w:instrText xml:space="preserve"> PAGEREF _Ref434477641 \h </w:instrText>
      </w:r>
      <w:r>
        <w:fldChar w:fldCharType="separate"/>
      </w:r>
      <w:r w:rsidR="00E35F1F">
        <w:rPr>
          <w:noProof/>
        </w:rPr>
        <w:t>721</w:t>
      </w:r>
      <w:r>
        <w:fldChar w:fldCharType="end"/>
      </w:r>
    </w:p>
    <w:p w14:paraId="535CC145" w14:textId="0625D7D1"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35F1F">
        <w:t>The Second Doxology for Theophany</w:t>
      </w:r>
      <w:r>
        <w:fldChar w:fldCharType="end"/>
      </w:r>
      <w:r>
        <w:tab/>
      </w:r>
      <w:r>
        <w:fldChar w:fldCharType="begin"/>
      </w:r>
      <w:r>
        <w:instrText xml:space="preserve"> PAGEREF _Ref434477660 \h </w:instrText>
      </w:r>
      <w:r>
        <w:fldChar w:fldCharType="separate"/>
      </w:r>
      <w:r w:rsidR="00E35F1F">
        <w:rPr>
          <w:noProof/>
        </w:rPr>
        <w:t>723</w:t>
      </w:r>
      <w:r>
        <w:fldChar w:fldCharType="end"/>
      </w:r>
    </w:p>
    <w:p w14:paraId="286F48D0" w14:textId="566DE5F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35F1F">
        <w:t>The Doxology for the Wedding of Cana</w:t>
      </w:r>
      <w:r>
        <w:fldChar w:fldCharType="end"/>
      </w:r>
      <w:r>
        <w:tab/>
      </w:r>
      <w:r>
        <w:fldChar w:fldCharType="begin"/>
      </w:r>
      <w:r>
        <w:instrText xml:space="preserve"> PAGEREF _Ref434477774 \h </w:instrText>
      </w:r>
      <w:r>
        <w:fldChar w:fldCharType="separate"/>
      </w:r>
      <w:r w:rsidR="00E35F1F">
        <w:rPr>
          <w:noProof/>
        </w:rPr>
        <w:t>753</w:t>
      </w:r>
      <w:r>
        <w:fldChar w:fldCharType="end"/>
      </w:r>
    </w:p>
    <w:p w14:paraId="504917BF" w14:textId="5311817F"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35F1F">
        <w:t>The Doxology for the Entrance into the Temple</w:t>
      </w:r>
      <w:r>
        <w:fldChar w:fldCharType="end"/>
      </w:r>
      <w:r>
        <w:tab/>
      </w:r>
      <w:r>
        <w:fldChar w:fldCharType="begin"/>
      </w:r>
      <w:r>
        <w:instrText xml:space="preserve"> PAGEREF _Ref434477815 \h </w:instrText>
      </w:r>
      <w:r>
        <w:fldChar w:fldCharType="separate"/>
      </w:r>
      <w:r w:rsidR="00E35F1F">
        <w:rPr>
          <w:noProof/>
        </w:rPr>
        <w:t>771</w:t>
      </w:r>
      <w:r>
        <w:fldChar w:fldCharType="end"/>
      </w:r>
    </w:p>
    <w:p w14:paraId="1F20DF78" w14:textId="7C4C7D20"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35F1F">
        <w:t>The Doxology for the Annunciation</w:t>
      </w:r>
      <w:r>
        <w:fldChar w:fldCharType="end"/>
      </w:r>
      <w:r>
        <w:tab/>
      </w:r>
      <w:r>
        <w:fldChar w:fldCharType="begin"/>
      </w:r>
      <w:r>
        <w:instrText xml:space="preserve"> PAGEREF _Ref434477856 \h </w:instrText>
      </w:r>
      <w:r>
        <w:fldChar w:fldCharType="separate"/>
      </w:r>
      <w:r w:rsidR="00E35F1F">
        <w:rPr>
          <w:noProof/>
        </w:rPr>
        <w:t>782</w:t>
      </w:r>
      <w:r>
        <w:fldChar w:fldCharType="end"/>
      </w:r>
    </w:p>
    <w:p w14:paraId="4B29B358" w14:textId="73D44535"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35F1F">
        <w:t>The Doxology for the Entrance into Egypt</w:t>
      </w:r>
      <w:r>
        <w:fldChar w:fldCharType="end"/>
      </w:r>
      <w:r>
        <w:tab/>
      </w:r>
      <w:r>
        <w:fldChar w:fldCharType="begin"/>
      </w:r>
      <w:r>
        <w:instrText xml:space="preserve"> PAGEREF _Ref434477906 \h </w:instrText>
      </w:r>
      <w:r>
        <w:fldChar w:fldCharType="separate"/>
      </w:r>
      <w:r w:rsidR="00E35F1F">
        <w:rPr>
          <w:noProof/>
        </w:rPr>
        <w:t>805</w:t>
      </w:r>
      <w:r>
        <w:fldChar w:fldCharType="end"/>
      </w:r>
    </w:p>
    <w:p w14:paraId="19D20C04" w14:textId="631ED37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2A23AF26" w14:textId="699A263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35F1F">
        <w:t>The Doxology of the Transfiguration</w:t>
      </w:r>
      <w:r>
        <w:fldChar w:fldCharType="end"/>
      </w:r>
      <w:r>
        <w:tab/>
      </w:r>
      <w:r>
        <w:fldChar w:fldCharType="begin"/>
      </w:r>
      <w:r>
        <w:instrText xml:space="preserve"> PAGEREF _Ref434478012 \h </w:instrText>
      </w:r>
      <w:r>
        <w:fldChar w:fldCharType="separate"/>
      </w:r>
      <w:r w:rsidR="00E35F1F">
        <w:rPr>
          <w:noProof/>
        </w:rPr>
        <w:t>863</w:t>
      </w:r>
      <w:r>
        <w:fldChar w:fldCharType="end"/>
      </w:r>
    </w:p>
    <w:p w14:paraId="36031966" w14:textId="74B98352"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35F1F">
        <w:t>The Doxology of Jonah’s Fast</w:t>
      </w:r>
      <w:r>
        <w:fldChar w:fldCharType="end"/>
      </w:r>
      <w:r>
        <w:tab/>
      </w:r>
      <w:r>
        <w:fldChar w:fldCharType="begin"/>
      </w:r>
      <w:r>
        <w:instrText xml:space="preserve"> PAGEREF _Ref434478053 \h </w:instrText>
      </w:r>
      <w:r>
        <w:fldChar w:fldCharType="separate"/>
      </w:r>
      <w:r w:rsidR="00E35F1F">
        <w:rPr>
          <w:noProof/>
        </w:rPr>
        <w:t>887</w:t>
      </w:r>
      <w:r>
        <w:fldChar w:fldCharType="end"/>
      </w:r>
    </w:p>
    <w:p w14:paraId="2FF23AAB" w14:textId="6B55ABE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35F1F">
        <w:t>The Doxology for Saturday and Sunday in Great Lent</w:t>
      </w:r>
      <w:r>
        <w:fldChar w:fldCharType="end"/>
      </w:r>
      <w:r>
        <w:tab/>
      </w:r>
      <w:r>
        <w:fldChar w:fldCharType="begin"/>
      </w:r>
      <w:r>
        <w:instrText xml:space="preserve"> PAGEREF _Ref434478080 \h </w:instrText>
      </w:r>
      <w:r>
        <w:fldChar w:fldCharType="separate"/>
      </w:r>
      <w:r w:rsidR="00E35F1F">
        <w:rPr>
          <w:noProof/>
        </w:rPr>
        <w:t>888</w:t>
      </w:r>
      <w:r>
        <w:fldChar w:fldCharType="end"/>
      </w:r>
    </w:p>
    <w:p w14:paraId="7AC17913" w14:textId="1CF8ABD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35F1F">
        <w:t>The Doxology for Weekdays in Great Lent</w:t>
      </w:r>
      <w:r>
        <w:fldChar w:fldCharType="end"/>
      </w:r>
      <w:r>
        <w:tab/>
      </w:r>
      <w:r>
        <w:fldChar w:fldCharType="begin"/>
      </w:r>
      <w:r>
        <w:instrText xml:space="preserve"> PAGEREF _Ref434478104 \h </w:instrText>
      </w:r>
      <w:r>
        <w:fldChar w:fldCharType="separate"/>
      </w:r>
      <w:r w:rsidR="00E35F1F">
        <w:rPr>
          <w:noProof/>
        </w:rPr>
        <w:t>891</w:t>
      </w:r>
      <w:r>
        <w:fldChar w:fldCharType="end"/>
      </w:r>
    </w:p>
    <w:p w14:paraId="6B4ECEA0" w14:textId="3F8DF619"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35F1F">
        <w:t>A Second Doxology for Weekdays in Great Lent</w:t>
      </w:r>
      <w:r>
        <w:fldChar w:fldCharType="end"/>
      </w:r>
      <w:r>
        <w:tab/>
      </w:r>
      <w:r>
        <w:fldChar w:fldCharType="begin"/>
      </w:r>
      <w:r>
        <w:instrText xml:space="preserve"> PAGEREF _Ref434478128 \h </w:instrText>
      </w:r>
      <w:r>
        <w:fldChar w:fldCharType="separate"/>
      </w:r>
      <w:r w:rsidR="00E35F1F">
        <w:rPr>
          <w:noProof/>
        </w:rPr>
        <w:t>892</w:t>
      </w:r>
      <w:r>
        <w:fldChar w:fldCharType="end"/>
      </w:r>
    </w:p>
    <w:p w14:paraId="4959D2BA" w14:textId="4D3BCF3F"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35F1F">
        <w:t>A Third Doxology for Weekdays in Great Lent</w:t>
      </w:r>
      <w:r>
        <w:fldChar w:fldCharType="end"/>
      </w:r>
      <w:r>
        <w:tab/>
      </w:r>
      <w:r>
        <w:fldChar w:fldCharType="begin"/>
      </w:r>
      <w:r>
        <w:instrText xml:space="preserve"> PAGEREF _Ref434478147 \h </w:instrText>
      </w:r>
      <w:r>
        <w:fldChar w:fldCharType="separate"/>
      </w:r>
      <w:r w:rsidR="00E35F1F">
        <w:rPr>
          <w:noProof/>
        </w:rPr>
        <w:t>895</w:t>
      </w:r>
      <w:r>
        <w:fldChar w:fldCharType="end"/>
      </w:r>
    </w:p>
    <w:p w14:paraId="15F5F420" w14:textId="504A3C1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35F1F">
        <w:t>The Fourth Doxology for Great Lent</w:t>
      </w:r>
      <w:r>
        <w:fldChar w:fldCharType="end"/>
      </w:r>
      <w:r>
        <w:tab/>
      </w:r>
      <w:r>
        <w:fldChar w:fldCharType="begin"/>
      </w:r>
      <w:r>
        <w:instrText xml:space="preserve"> PAGEREF _Ref434478172 \h </w:instrText>
      </w:r>
      <w:r>
        <w:fldChar w:fldCharType="separate"/>
      </w:r>
      <w:r w:rsidR="00E35F1F">
        <w:rPr>
          <w:noProof/>
        </w:rPr>
        <w:t>896</w:t>
      </w:r>
      <w:r>
        <w:fldChar w:fldCharType="end"/>
      </w:r>
    </w:p>
    <w:p w14:paraId="17A33F34" w14:textId="1331B76B"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6CBC5D9E" w14:textId="3BD2081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35F1F">
        <w:t>The First Doxology for Palm Sunday</w:t>
      </w:r>
      <w:r>
        <w:fldChar w:fldCharType="end"/>
      </w:r>
      <w:r>
        <w:tab/>
      </w:r>
      <w:r>
        <w:fldChar w:fldCharType="begin"/>
      </w:r>
      <w:r>
        <w:instrText xml:space="preserve"> PAGEREF _Ref434478217 \h </w:instrText>
      </w:r>
      <w:r>
        <w:fldChar w:fldCharType="separate"/>
      </w:r>
      <w:r w:rsidR="00E35F1F">
        <w:rPr>
          <w:noProof/>
        </w:rPr>
        <w:t>914</w:t>
      </w:r>
      <w:r>
        <w:fldChar w:fldCharType="end"/>
      </w:r>
    </w:p>
    <w:p w14:paraId="11606B4A" w14:textId="0811A36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35F1F">
        <w:t>The Second Doxology for Palm Sunday</w:t>
      </w:r>
      <w:r>
        <w:fldChar w:fldCharType="end"/>
      </w:r>
      <w:r>
        <w:tab/>
      </w:r>
      <w:r>
        <w:fldChar w:fldCharType="begin"/>
      </w:r>
      <w:r>
        <w:instrText xml:space="preserve"> PAGEREF _Ref434478234 \h </w:instrText>
      </w:r>
      <w:r>
        <w:fldChar w:fldCharType="separate"/>
      </w:r>
      <w:r w:rsidR="00E35F1F">
        <w:rPr>
          <w:noProof/>
        </w:rPr>
        <w:t>916</w:t>
      </w:r>
      <w:r>
        <w:fldChar w:fldCharType="end"/>
      </w:r>
    </w:p>
    <w:p w14:paraId="3B00B725" w14:textId="4D3475E4"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35F1F">
        <w:t>The Third Doxology for Palm Sunday</w:t>
      </w:r>
      <w:r>
        <w:fldChar w:fldCharType="end"/>
      </w:r>
      <w:r>
        <w:tab/>
      </w:r>
      <w:r>
        <w:fldChar w:fldCharType="begin"/>
      </w:r>
      <w:r>
        <w:instrText xml:space="preserve"> PAGEREF _Ref434478255 \h </w:instrText>
      </w:r>
      <w:r>
        <w:fldChar w:fldCharType="separate"/>
      </w:r>
      <w:r w:rsidR="00E35F1F">
        <w:rPr>
          <w:noProof/>
        </w:rPr>
        <w:t>917</w:t>
      </w:r>
      <w:r>
        <w:fldChar w:fldCharType="end"/>
      </w:r>
    </w:p>
    <w:p w14:paraId="257EE84D" w14:textId="266AE5D9"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35F1F">
        <w:t>The Doxology for the Resurrection</w:t>
      </w:r>
      <w:r>
        <w:fldChar w:fldCharType="end"/>
      </w:r>
      <w:r>
        <w:tab/>
      </w:r>
      <w:r>
        <w:fldChar w:fldCharType="begin"/>
      </w:r>
      <w:r>
        <w:instrText xml:space="preserve"> PAGEREF _Ref434478294 \h </w:instrText>
      </w:r>
      <w:r>
        <w:fldChar w:fldCharType="separate"/>
      </w:r>
      <w:r w:rsidR="00E35F1F">
        <w:rPr>
          <w:noProof/>
        </w:rPr>
        <w:t>931</w:t>
      </w:r>
      <w:r>
        <w:fldChar w:fldCharType="end"/>
      </w:r>
    </w:p>
    <w:p w14:paraId="10A28DFE" w14:textId="7A588BCD"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35F1F">
        <w:t>Another Doxology for the Resurrection</w:t>
      </w:r>
      <w:r>
        <w:fldChar w:fldCharType="end"/>
      </w:r>
      <w:r>
        <w:tab/>
      </w:r>
      <w:r>
        <w:fldChar w:fldCharType="begin"/>
      </w:r>
      <w:r>
        <w:instrText xml:space="preserve"> PAGEREF _Ref434478317 \h </w:instrText>
      </w:r>
      <w:r>
        <w:fldChar w:fldCharType="separate"/>
      </w:r>
      <w:r w:rsidR="00E35F1F">
        <w:rPr>
          <w:noProof/>
        </w:rPr>
        <w:t>932</w:t>
      </w:r>
      <w:r>
        <w:fldChar w:fldCharType="end"/>
      </w:r>
    </w:p>
    <w:p w14:paraId="472E0FB5" w14:textId="6AAB1DC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35F1F">
        <w:t>A Doxology for Archangel Michael for the Resurrection</w:t>
      </w:r>
      <w:r>
        <w:fldChar w:fldCharType="end"/>
      </w:r>
      <w:r>
        <w:tab/>
      </w:r>
      <w:r>
        <w:fldChar w:fldCharType="begin"/>
      </w:r>
      <w:r>
        <w:instrText xml:space="preserve"> PAGEREF _Ref434478347 \h </w:instrText>
      </w:r>
      <w:r>
        <w:fldChar w:fldCharType="separate"/>
      </w:r>
      <w:r w:rsidR="00E35F1F">
        <w:rPr>
          <w:noProof/>
        </w:rPr>
        <w:t>933</w:t>
      </w:r>
      <w:r>
        <w:fldChar w:fldCharType="end"/>
      </w:r>
    </w:p>
    <w:p w14:paraId="4D1D62B4" w14:textId="37B99FBF"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35F1F">
        <w:t>The Doxology for Thomas Sunday</w:t>
      </w:r>
      <w:r>
        <w:fldChar w:fldCharType="end"/>
      </w:r>
      <w:r>
        <w:tab/>
      </w:r>
      <w:r>
        <w:fldChar w:fldCharType="begin"/>
      </w:r>
      <w:r>
        <w:instrText xml:space="preserve"> PAGEREF _Ref434478375 \h </w:instrText>
      </w:r>
      <w:r>
        <w:fldChar w:fldCharType="separate"/>
      </w:r>
      <w:r w:rsidR="00E35F1F">
        <w:rPr>
          <w:noProof/>
        </w:rPr>
        <w:t>942</w:t>
      </w:r>
      <w:r>
        <w:fldChar w:fldCharType="end"/>
      </w:r>
      <w:r>
        <w:tab/>
      </w:r>
    </w:p>
    <w:p w14:paraId="7B6065F5" w14:textId="0680D75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35F1F">
        <w:t>The Doxology for the Ascension</w:t>
      </w:r>
      <w:r>
        <w:fldChar w:fldCharType="end"/>
      </w:r>
      <w:r>
        <w:tab/>
      </w:r>
      <w:r>
        <w:fldChar w:fldCharType="begin"/>
      </w:r>
      <w:r>
        <w:instrText xml:space="preserve"> PAGEREF _Ref434478556 \h </w:instrText>
      </w:r>
      <w:r>
        <w:fldChar w:fldCharType="separate"/>
      </w:r>
      <w:r w:rsidR="00E35F1F">
        <w:rPr>
          <w:noProof/>
        </w:rPr>
        <w:t>944</w:t>
      </w:r>
      <w:r>
        <w:fldChar w:fldCharType="end"/>
      </w:r>
    </w:p>
    <w:p w14:paraId="3C346EA7" w14:textId="0E6966A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35F1F">
        <w:t>The Doxology for Pentecost</w:t>
      </w:r>
      <w:r>
        <w:fldChar w:fldCharType="end"/>
      </w:r>
      <w:r>
        <w:tab/>
      </w:r>
      <w:r>
        <w:fldChar w:fldCharType="begin"/>
      </w:r>
      <w:r>
        <w:instrText xml:space="preserve"> PAGEREF _Ref434478581 \h </w:instrText>
      </w:r>
      <w:r>
        <w:fldChar w:fldCharType="separate"/>
      </w:r>
      <w:r w:rsidR="00E35F1F">
        <w:rPr>
          <w:noProof/>
        </w:rPr>
        <w:t>954</w:t>
      </w:r>
      <w:r>
        <w:fldChar w:fldCharType="end"/>
      </w:r>
    </w:p>
    <w:p w14:paraId="4285BFE1" w14:textId="77777777" w:rsidR="00E21EA3" w:rsidRDefault="00E21EA3" w:rsidP="00E21EA3">
      <w:pPr>
        <w:pStyle w:val="Heading3"/>
      </w:pPr>
      <w:bookmarkStart w:id="1837" w:name="_Ref435643009"/>
      <w:r>
        <w:t>Saints’ Doxologies</w:t>
      </w:r>
      <w:bookmarkEnd w:id="1837"/>
    </w:p>
    <w:p w14:paraId="201EF1F5" w14:textId="454FDF9E"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35F1F">
        <w:t>The Evening Doxology of the Virgin</w:t>
      </w:r>
      <w:r>
        <w:fldChar w:fldCharType="end"/>
      </w:r>
      <w:r>
        <w:tab/>
      </w:r>
      <w:r>
        <w:fldChar w:fldCharType="begin"/>
      </w:r>
      <w:r>
        <w:instrText xml:space="preserve"> PAGEREF _Ref434487836 \h </w:instrText>
      </w:r>
      <w:r>
        <w:fldChar w:fldCharType="separate"/>
      </w:r>
      <w:r w:rsidR="00E35F1F">
        <w:rPr>
          <w:noProof/>
        </w:rPr>
        <w:t>28</w:t>
      </w:r>
      <w:r>
        <w:fldChar w:fldCharType="end"/>
      </w:r>
    </w:p>
    <w:p w14:paraId="5E3507F6" w14:textId="7A46DF0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35F1F" w:rsidRPr="00E35F1F">
        <w:t>The Doxology of the Virgin for Midnight Praise</w:t>
      </w:r>
      <w:r>
        <w:fldChar w:fldCharType="end"/>
      </w:r>
      <w:r>
        <w:tab/>
      </w:r>
      <w:r>
        <w:fldChar w:fldCharType="begin"/>
      </w:r>
      <w:r>
        <w:instrText xml:space="preserve"> PAGEREF _Ref434487891 \h </w:instrText>
      </w:r>
      <w:r>
        <w:fldChar w:fldCharType="separate"/>
      </w:r>
      <w:r w:rsidR="00E35F1F">
        <w:rPr>
          <w:noProof/>
        </w:rPr>
        <w:t>429</w:t>
      </w:r>
      <w:r>
        <w:fldChar w:fldCharType="end"/>
      </w:r>
    </w:p>
    <w:p w14:paraId="337F5EE8" w14:textId="0DA7509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35F1F">
        <w:t>The Morning Doxology of the Virgin</w:t>
      </w:r>
      <w:r>
        <w:fldChar w:fldCharType="end"/>
      </w:r>
      <w:r>
        <w:tab/>
      </w:r>
      <w:r>
        <w:fldChar w:fldCharType="begin"/>
      </w:r>
      <w:r>
        <w:instrText xml:space="preserve"> PAGEREF _Ref434487846 \h </w:instrText>
      </w:r>
      <w:r>
        <w:fldChar w:fldCharType="separate"/>
      </w:r>
      <w:r w:rsidR="00E35F1F">
        <w:rPr>
          <w:noProof/>
        </w:rPr>
        <w:t>29</w:t>
      </w:r>
      <w:r>
        <w:fldChar w:fldCharType="end"/>
      </w:r>
    </w:p>
    <w:p w14:paraId="3868AB65" w14:textId="414E982F"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35F1F">
        <w:t>The Doxology for Archangel Michael</w:t>
      </w:r>
      <w:r>
        <w:fldChar w:fldCharType="end"/>
      </w:r>
      <w:r>
        <w:tab/>
      </w:r>
      <w:r>
        <w:fldChar w:fldCharType="begin"/>
      </w:r>
      <w:r>
        <w:instrText xml:space="preserve"> PAGEREF _Ref434487967 \h </w:instrText>
      </w:r>
      <w:r>
        <w:fldChar w:fldCharType="separate"/>
      </w:r>
      <w:r w:rsidR="00E35F1F">
        <w:rPr>
          <w:noProof/>
        </w:rPr>
        <w:t>633</w:t>
      </w:r>
      <w:r>
        <w:fldChar w:fldCharType="end"/>
      </w:r>
    </w:p>
    <w:p w14:paraId="2284159D" w14:textId="439849C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03DEC4C" w14:textId="21EEFAD3"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35F1F">
        <w:t>The Doxology for Archangel Gabriel, the Evangelist of Daniel</w:t>
      </w:r>
      <w:r>
        <w:fldChar w:fldCharType="end"/>
      </w:r>
      <w:r>
        <w:tab/>
      </w:r>
      <w:r>
        <w:fldChar w:fldCharType="begin"/>
      </w:r>
      <w:r>
        <w:instrText xml:space="preserve"> PAGEREF _Ref434488149 \h </w:instrText>
      </w:r>
      <w:r>
        <w:fldChar w:fldCharType="separate"/>
      </w:r>
      <w:r w:rsidR="00E35F1F">
        <w:rPr>
          <w:noProof/>
        </w:rPr>
        <w:t>829</w:t>
      </w:r>
      <w:r>
        <w:fldChar w:fldCharType="end"/>
      </w:r>
    </w:p>
    <w:p w14:paraId="229EE54B" w14:textId="6830803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35F1F">
        <w:t>The Doxology for Michael and Gabriel</w:t>
      </w:r>
      <w:r>
        <w:fldChar w:fldCharType="end"/>
      </w:r>
      <w:r>
        <w:tab/>
      </w:r>
      <w:r>
        <w:fldChar w:fldCharType="begin"/>
      </w:r>
      <w:r>
        <w:instrText xml:space="preserve"> PAGEREF _Ref434487984 \h </w:instrText>
      </w:r>
      <w:r>
        <w:fldChar w:fldCharType="separate"/>
      </w:r>
      <w:r w:rsidR="00E35F1F">
        <w:rPr>
          <w:noProof/>
        </w:rPr>
        <w:t>634</w:t>
      </w:r>
      <w:r>
        <w:fldChar w:fldCharType="end"/>
      </w:r>
    </w:p>
    <w:p w14:paraId="44CF453D" w14:textId="48577019"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35F1F">
        <w:t>The Doxology for Archangel Raphael</w:t>
      </w:r>
      <w:r>
        <w:fldChar w:fldCharType="end"/>
      </w:r>
      <w:r>
        <w:tab/>
      </w:r>
      <w:r>
        <w:fldChar w:fldCharType="begin"/>
      </w:r>
      <w:r>
        <w:instrText xml:space="preserve"> PAGEREF _Ref434488208 \h </w:instrText>
      </w:r>
      <w:r>
        <w:fldChar w:fldCharType="separate"/>
      </w:r>
      <w:r w:rsidR="00E35F1F">
        <w:rPr>
          <w:noProof/>
        </w:rPr>
        <w:t>883</w:t>
      </w:r>
      <w:r>
        <w:fldChar w:fldCharType="end"/>
      </w:r>
    </w:p>
    <w:p w14:paraId="5EA00A94" w14:textId="257BA4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35F1F">
        <w:t>The Doxology for Archangel Suriel</w:t>
      </w:r>
      <w:r>
        <w:fldChar w:fldCharType="end"/>
      </w:r>
      <w:r>
        <w:tab/>
      </w:r>
      <w:r>
        <w:fldChar w:fldCharType="begin"/>
      </w:r>
      <w:r>
        <w:instrText xml:space="preserve"> PAGEREF _Ref434488250 \h </w:instrText>
      </w:r>
      <w:r>
        <w:fldChar w:fldCharType="separate"/>
      </w:r>
      <w:r w:rsidR="00E35F1F">
        <w:rPr>
          <w:noProof/>
        </w:rPr>
        <w:t>767</w:t>
      </w:r>
      <w:r>
        <w:fldChar w:fldCharType="end"/>
      </w:r>
    </w:p>
    <w:p w14:paraId="3CC2AC4D" w14:textId="182D397F"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35F1F">
        <w:t>The Doxology for the Four Incorporeal Beasts</w:t>
      </w:r>
      <w:r>
        <w:fldChar w:fldCharType="end"/>
      </w:r>
      <w:r>
        <w:tab/>
      </w:r>
      <w:r>
        <w:fldChar w:fldCharType="begin"/>
      </w:r>
      <w:r>
        <w:instrText xml:space="preserve"> PAGEREF _Ref434488301 \h </w:instrText>
      </w:r>
      <w:r>
        <w:fldChar w:fldCharType="separate"/>
      </w:r>
      <w:r w:rsidR="00E35F1F">
        <w:rPr>
          <w:noProof/>
        </w:rPr>
        <w:t>632</w:t>
      </w:r>
      <w:r>
        <w:fldChar w:fldCharType="end"/>
      </w:r>
    </w:p>
    <w:p w14:paraId="1358EC54" w14:textId="5A9053D9"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35F1F">
        <w:t>The Doxology for the Twenty Four Presbyters</w:t>
      </w:r>
      <w:r>
        <w:fldChar w:fldCharType="end"/>
      </w:r>
      <w:r>
        <w:tab/>
      </w:r>
      <w:r>
        <w:fldChar w:fldCharType="begin"/>
      </w:r>
      <w:r>
        <w:instrText xml:space="preserve"> PAGEREF _Ref434488339 \h </w:instrText>
      </w:r>
      <w:r>
        <w:fldChar w:fldCharType="separate"/>
      </w:r>
      <w:r w:rsidR="00E35F1F">
        <w:rPr>
          <w:noProof/>
        </w:rPr>
        <w:t>640</w:t>
      </w:r>
      <w:r>
        <w:fldChar w:fldCharType="end"/>
      </w:r>
    </w:p>
    <w:p w14:paraId="556F0AA3" w14:textId="6DB9BC0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35F1F">
        <w:t>The Doxology of the Heavenly</w:t>
      </w:r>
      <w:r>
        <w:fldChar w:fldCharType="end"/>
      </w:r>
      <w:r>
        <w:tab/>
      </w:r>
      <w:r>
        <w:fldChar w:fldCharType="begin"/>
      </w:r>
      <w:r>
        <w:instrText xml:space="preserve"> PAGEREF _Ref434488390 \h </w:instrText>
      </w:r>
      <w:r>
        <w:fldChar w:fldCharType="separate"/>
      </w:r>
      <w:r w:rsidR="00E35F1F">
        <w:rPr>
          <w:noProof/>
        </w:rPr>
        <w:t>562</w:t>
      </w:r>
      <w:r>
        <w:fldChar w:fldCharType="end"/>
      </w:r>
    </w:p>
    <w:p w14:paraId="1FF7EAEE" w14:textId="7F58F388"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35F1F">
        <w:t>The Doxology of St. John the Baptist</w:t>
      </w:r>
      <w:r>
        <w:fldChar w:fldCharType="end"/>
      </w:r>
      <w:r>
        <w:tab/>
      </w:r>
      <w:r>
        <w:fldChar w:fldCharType="begin"/>
      </w:r>
      <w:r>
        <w:instrText xml:space="preserve"> PAGEREF _Ref434488524 \h </w:instrText>
      </w:r>
      <w:r>
        <w:fldChar w:fldCharType="separate"/>
      </w:r>
      <w:r w:rsidR="00E35F1F">
        <w:rPr>
          <w:noProof/>
        </w:rPr>
        <w:t>563</w:t>
      </w:r>
      <w:r>
        <w:fldChar w:fldCharType="end"/>
      </w:r>
    </w:p>
    <w:p w14:paraId="04FC6C87" w14:textId="71C17D78"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35F1F">
        <w:t>Another Doxology of St. John the Baptist</w:t>
      </w:r>
      <w:r>
        <w:fldChar w:fldCharType="end"/>
      </w:r>
      <w:r>
        <w:tab/>
      </w:r>
      <w:r>
        <w:fldChar w:fldCharType="begin"/>
      </w:r>
      <w:r>
        <w:instrText xml:space="preserve"> PAGEREF _Ref434488546 \h </w:instrText>
      </w:r>
      <w:r>
        <w:fldChar w:fldCharType="separate"/>
      </w:r>
      <w:r w:rsidR="00E35F1F">
        <w:rPr>
          <w:noProof/>
        </w:rPr>
        <w:t>564</w:t>
      </w:r>
      <w:r>
        <w:fldChar w:fldCharType="end"/>
      </w:r>
    </w:p>
    <w:p w14:paraId="62DC3621" w14:textId="203D1538"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35F1F">
        <w:t>The Doxology for the One Hundred and Forty Four Thousand</w:t>
      </w:r>
      <w:r>
        <w:fldChar w:fldCharType="end"/>
      </w:r>
      <w:r>
        <w:tab/>
      </w:r>
      <w:r>
        <w:fldChar w:fldCharType="begin"/>
      </w:r>
      <w:r>
        <w:instrText xml:space="preserve"> PAGEREF _Ref434488616 \h </w:instrText>
      </w:r>
      <w:r>
        <w:fldChar w:fldCharType="separate"/>
      </w:r>
      <w:r w:rsidR="00E35F1F">
        <w:rPr>
          <w:noProof/>
        </w:rPr>
        <w:t>706</w:t>
      </w:r>
      <w:r>
        <w:fldChar w:fldCharType="end"/>
      </w:r>
    </w:p>
    <w:p w14:paraId="35158DF2" w14:textId="05F30F3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35F1F">
        <w:t>A Doxology for the Apostles</w:t>
      </w:r>
      <w:r>
        <w:fldChar w:fldCharType="end"/>
      </w:r>
      <w:r>
        <w:tab/>
      </w:r>
      <w:r>
        <w:fldChar w:fldCharType="begin"/>
      </w:r>
      <w:r>
        <w:instrText xml:space="preserve"> PAGEREF _Ref434488644 \h </w:instrText>
      </w:r>
      <w:r>
        <w:fldChar w:fldCharType="separate"/>
      </w:r>
      <w:r w:rsidR="00E35F1F">
        <w:rPr>
          <w:noProof/>
        </w:rPr>
        <w:t>565</w:t>
      </w:r>
      <w:r>
        <w:fldChar w:fldCharType="end"/>
      </w:r>
    </w:p>
    <w:p w14:paraId="16F33D5B" w14:textId="20B9C65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35F1F">
        <w:t>Another Doxology for the Apostles</w:t>
      </w:r>
      <w:r>
        <w:fldChar w:fldCharType="end"/>
      </w:r>
      <w:r>
        <w:tab/>
      </w:r>
      <w:r>
        <w:fldChar w:fldCharType="begin"/>
      </w:r>
      <w:r>
        <w:instrText xml:space="preserve"> PAGEREF _Ref434488657 \h </w:instrText>
      </w:r>
      <w:r>
        <w:fldChar w:fldCharType="separate"/>
      </w:r>
      <w:r w:rsidR="00E35F1F">
        <w:rPr>
          <w:noProof/>
        </w:rPr>
        <w:t>565</w:t>
      </w:r>
      <w:r>
        <w:fldChar w:fldCharType="end"/>
      </w:r>
    </w:p>
    <w:p w14:paraId="0C8587A1" w14:textId="1A8030EE"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79B0EE79" w14:textId="2128BC2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35F1F">
        <w:t>The Doxology of St. Paul</w:t>
      </w:r>
      <w:r>
        <w:fldChar w:fldCharType="end"/>
      </w:r>
      <w:r>
        <w:tab/>
      </w:r>
      <w:r>
        <w:fldChar w:fldCharType="begin"/>
      </w:r>
      <w:r>
        <w:instrText xml:space="preserve"> PAGEREF _Ref434488724 \h </w:instrText>
      </w:r>
      <w:r>
        <w:fldChar w:fldCharType="separate"/>
      </w:r>
      <w:r w:rsidR="00E35F1F">
        <w:rPr>
          <w:noProof/>
        </w:rPr>
        <w:t>838</w:t>
      </w:r>
      <w:r>
        <w:fldChar w:fldCharType="end"/>
      </w:r>
    </w:p>
    <w:p w14:paraId="13B980A3" w14:textId="1DECA588"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35F1F">
        <w:t>The Doxology for St. John the Evangelist</w:t>
      </w:r>
      <w:r>
        <w:fldChar w:fldCharType="end"/>
      </w:r>
      <w:r>
        <w:tab/>
      </w:r>
      <w:r>
        <w:fldChar w:fldCharType="begin"/>
      </w:r>
      <w:r>
        <w:instrText xml:space="preserve"> PAGEREF _Ref434488768 \h </w:instrText>
      </w:r>
      <w:r>
        <w:fldChar w:fldCharType="separate"/>
      </w:r>
      <w:r w:rsidR="00E35F1F">
        <w:rPr>
          <w:noProof/>
        </w:rPr>
        <w:t>707</w:t>
      </w:r>
      <w:r>
        <w:fldChar w:fldCharType="end"/>
      </w:r>
    </w:p>
    <w:p w14:paraId="4E889740" w14:textId="663F4A98"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35F1F">
        <w:t>The Doxology of St. Mark</w:t>
      </w:r>
      <w:r>
        <w:fldChar w:fldCharType="end"/>
      </w:r>
      <w:r>
        <w:tab/>
      </w:r>
      <w:r>
        <w:fldChar w:fldCharType="begin"/>
      </w:r>
      <w:r>
        <w:instrText xml:space="preserve"> PAGEREF _Ref434488814 \h </w:instrText>
      </w:r>
      <w:r>
        <w:fldChar w:fldCharType="separate"/>
      </w:r>
      <w:r w:rsidR="00E35F1F">
        <w:rPr>
          <w:noProof/>
        </w:rPr>
        <w:t>566</w:t>
      </w:r>
      <w:r>
        <w:fldChar w:fldCharType="end"/>
      </w:r>
    </w:p>
    <w:p w14:paraId="691F4844" w14:textId="79369E7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35F1F">
        <w:t>Another Doxology of St. Mark</w:t>
      </w:r>
      <w:r>
        <w:fldChar w:fldCharType="end"/>
      </w:r>
      <w:r>
        <w:tab/>
      </w:r>
      <w:r>
        <w:fldChar w:fldCharType="begin"/>
      </w:r>
      <w:r>
        <w:instrText xml:space="preserve"> PAGEREF _Ref434488936 \h </w:instrText>
      </w:r>
      <w:r>
        <w:fldChar w:fldCharType="separate"/>
      </w:r>
      <w:r w:rsidR="00E35F1F">
        <w:rPr>
          <w:noProof/>
        </w:rPr>
        <w:t>796</w:t>
      </w:r>
      <w:r>
        <w:fldChar w:fldCharType="end"/>
      </w:r>
    </w:p>
    <w:p w14:paraId="7024469F" w14:textId="59D096D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35F1F">
        <w:t>The Doxology of Any Apostle</w:t>
      </w:r>
      <w:r>
        <w:fldChar w:fldCharType="end"/>
      </w:r>
      <w:r>
        <w:tab/>
      </w:r>
      <w:r>
        <w:fldChar w:fldCharType="begin"/>
      </w:r>
      <w:r>
        <w:instrText xml:space="preserve"> PAGEREF _Ref434488992 \h </w:instrText>
      </w:r>
      <w:r>
        <w:fldChar w:fldCharType="separate"/>
      </w:r>
      <w:r w:rsidR="00E35F1F">
        <w:rPr>
          <w:noProof/>
        </w:rPr>
        <w:t>567</w:t>
      </w:r>
      <w:r>
        <w:fldChar w:fldCharType="end"/>
      </w:r>
    </w:p>
    <w:p w14:paraId="3AB62D82" w14:textId="2597293E"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35F1F">
        <w:t>The Doxology of St. Stephen</w:t>
      </w:r>
      <w:r>
        <w:fldChar w:fldCharType="end"/>
      </w:r>
      <w:r>
        <w:tab/>
      </w:r>
      <w:r>
        <w:fldChar w:fldCharType="begin"/>
      </w:r>
      <w:r>
        <w:instrText xml:space="preserve"> PAGEREF _Ref434489014 \h </w:instrText>
      </w:r>
      <w:r>
        <w:fldChar w:fldCharType="separate"/>
      </w:r>
      <w:r w:rsidR="00E35F1F">
        <w:rPr>
          <w:noProof/>
        </w:rPr>
        <w:t>568</w:t>
      </w:r>
      <w:r>
        <w:fldChar w:fldCharType="end"/>
      </w:r>
    </w:p>
    <w:p w14:paraId="79FCB5DB" w14:textId="218B9E0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35F1F">
        <w:t>The Doxology for St. Joseph the Carpenter</w:t>
      </w:r>
      <w:r>
        <w:fldChar w:fldCharType="end"/>
      </w:r>
      <w:r>
        <w:tab/>
      </w:r>
      <w:r>
        <w:fldChar w:fldCharType="begin"/>
      </w:r>
      <w:r>
        <w:instrText xml:space="preserve"> PAGEREF _Ref434488476 \h </w:instrText>
      </w:r>
      <w:r>
        <w:fldChar w:fldCharType="separate"/>
      </w:r>
      <w:r w:rsidR="00E35F1F">
        <w:rPr>
          <w:noProof/>
        </w:rPr>
        <w:t>858</w:t>
      </w:r>
      <w:r>
        <w:fldChar w:fldCharType="end"/>
      </w:r>
    </w:p>
    <w:p w14:paraId="6ED98665" w14:textId="0BCB6651"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35F1F">
        <w:t>The Doxology for St. Mary Magdalene</w:t>
      </w:r>
      <w:r>
        <w:fldChar w:fldCharType="end"/>
      </w:r>
      <w:r>
        <w:tab/>
      </w:r>
      <w:r>
        <w:fldChar w:fldCharType="begin"/>
      </w:r>
      <w:r>
        <w:instrText xml:space="preserve"> PAGEREF _Ref434489077 \h </w:instrText>
      </w:r>
      <w:r>
        <w:fldChar w:fldCharType="separate"/>
      </w:r>
      <w:r w:rsidR="00E35F1F">
        <w:rPr>
          <w:noProof/>
        </w:rPr>
        <w:t>859</w:t>
      </w:r>
      <w:r>
        <w:fldChar w:fldCharType="end"/>
      </w:r>
    </w:p>
    <w:p w14:paraId="2A05CA01" w14:textId="648C2EA1"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3B233ED6" w14:textId="1546F0D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35F1F">
        <w:t>The Doxology of St. George</w:t>
      </w:r>
      <w:r>
        <w:fldChar w:fldCharType="end"/>
      </w:r>
      <w:r>
        <w:tab/>
      </w:r>
      <w:r>
        <w:fldChar w:fldCharType="begin"/>
      </w:r>
      <w:r>
        <w:instrText xml:space="preserve"> PAGEREF _Ref434489170 \h </w:instrText>
      </w:r>
      <w:r>
        <w:fldChar w:fldCharType="separate"/>
      </w:r>
      <w:r w:rsidR="00E35F1F">
        <w:rPr>
          <w:noProof/>
        </w:rPr>
        <w:t>570</w:t>
      </w:r>
      <w:r>
        <w:fldChar w:fldCharType="end"/>
      </w:r>
    </w:p>
    <w:p w14:paraId="522E739A" w14:textId="5DFA978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35F1F">
        <w:t>Another Doxology of St. George</w:t>
      </w:r>
      <w:r>
        <w:fldChar w:fldCharType="end"/>
      </w:r>
      <w:r>
        <w:tab/>
      </w:r>
      <w:r>
        <w:fldChar w:fldCharType="begin"/>
      </w:r>
      <w:r>
        <w:instrText xml:space="preserve"> PAGEREF _Ref434489211 \h </w:instrText>
      </w:r>
      <w:r>
        <w:fldChar w:fldCharType="separate"/>
      </w:r>
      <w:r w:rsidR="00E35F1F">
        <w:rPr>
          <w:noProof/>
        </w:rPr>
        <w:t>794</w:t>
      </w:r>
      <w:r>
        <w:fldChar w:fldCharType="end"/>
      </w:r>
    </w:p>
    <w:p w14:paraId="5B15CF4F" w14:textId="08859AE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35F1F">
        <w:t>The Doxology of St. Theodore of Shotep, the General</w:t>
      </w:r>
      <w:r>
        <w:fldChar w:fldCharType="end"/>
      </w:r>
      <w:r>
        <w:tab/>
      </w:r>
      <w:r>
        <w:fldChar w:fldCharType="begin"/>
      </w:r>
      <w:r>
        <w:instrText xml:space="preserve"> PAGEREF _Ref434489277 \h </w:instrText>
      </w:r>
      <w:r>
        <w:fldChar w:fldCharType="separate"/>
      </w:r>
      <w:r w:rsidR="00E35F1F">
        <w:rPr>
          <w:noProof/>
        </w:rPr>
        <w:t>853</w:t>
      </w:r>
      <w:r>
        <w:fldChar w:fldCharType="end"/>
      </w:r>
    </w:p>
    <w:p w14:paraId="6EBEE6E8" w14:textId="28F2D50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35F1F">
        <w:t>Another Doxology of St. Theodore of Shotep, the General</w:t>
      </w:r>
      <w:r>
        <w:fldChar w:fldCharType="end"/>
      </w:r>
      <w:r>
        <w:tab/>
      </w:r>
      <w:r>
        <w:fldChar w:fldCharType="begin"/>
      </w:r>
      <w:r>
        <w:instrText xml:space="preserve"> PAGEREF _Ref434489296 \h </w:instrText>
      </w:r>
      <w:r>
        <w:fldChar w:fldCharType="separate"/>
      </w:r>
      <w:r w:rsidR="00E35F1F">
        <w:rPr>
          <w:noProof/>
        </w:rPr>
        <w:t>854</w:t>
      </w:r>
      <w:r>
        <w:fldChar w:fldCharType="end"/>
      </w:r>
    </w:p>
    <w:p w14:paraId="2CAD50FD" w14:textId="09D05B04"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35F1F">
        <w:t>The Doxology for St. Theodore Anatoly</w:t>
      </w:r>
      <w:r>
        <w:fldChar w:fldCharType="end"/>
      </w:r>
      <w:r>
        <w:tab/>
      </w:r>
      <w:r>
        <w:fldChar w:fldCharType="begin"/>
      </w:r>
      <w:r>
        <w:instrText xml:space="preserve"> PAGEREF _Ref434489376 \h </w:instrText>
      </w:r>
      <w:r>
        <w:fldChar w:fldCharType="separate"/>
      </w:r>
      <w:r w:rsidR="00E35F1F">
        <w:rPr>
          <w:noProof/>
        </w:rPr>
        <w:t>752</w:t>
      </w:r>
      <w:r>
        <w:fldChar w:fldCharType="end"/>
      </w:r>
      <w:r>
        <w:tab/>
      </w:r>
    </w:p>
    <w:p w14:paraId="1008B362" w14:textId="204548CE"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35F1F">
        <w:t>The Doxology for St. Philopater Mercurius</w:t>
      </w:r>
      <w:r>
        <w:fldChar w:fldCharType="end"/>
      </w:r>
      <w:r>
        <w:tab/>
      </w:r>
      <w:r>
        <w:fldChar w:fldCharType="begin"/>
      </w:r>
      <w:r>
        <w:instrText xml:space="preserve"> PAGEREF _Ref434489457 \h </w:instrText>
      </w:r>
      <w:r>
        <w:fldChar w:fldCharType="separate"/>
      </w:r>
      <w:r w:rsidR="00E35F1F">
        <w:rPr>
          <w:noProof/>
        </w:rPr>
        <w:t>641</w:t>
      </w:r>
      <w:r>
        <w:fldChar w:fldCharType="end"/>
      </w:r>
    </w:p>
    <w:p w14:paraId="38D6764B" w14:textId="594ED398"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35F1F">
        <w:t>The Doxology for St. Mena</w:t>
      </w:r>
      <w:r>
        <w:fldChar w:fldCharType="end"/>
      </w:r>
      <w:r>
        <w:tab/>
      </w:r>
      <w:r>
        <w:fldChar w:fldCharType="begin"/>
      </w:r>
      <w:r>
        <w:instrText xml:space="preserve"> PAGEREF _Ref434489493 \h </w:instrText>
      </w:r>
      <w:r>
        <w:fldChar w:fldCharType="separate"/>
      </w:r>
      <w:r w:rsidR="00E35F1F">
        <w:rPr>
          <w:noProof/>
        </w:rPr>
        <w:t>637</w:t>
      </w:r>
      <w:r>
        <w:fldChar w:fldCharType="end"/>
      </w:r>
    </w:p>
    <w:p w14:paraId="1684DDDC" w14:textId="5C2AD87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35F1F">
        <w:t>The Doxology for Abba Noub</w:t>
      </w:r>
      <w:r>
        <w:fldChar w:fldCharType="end"/>
      </w:r>
      <w:r>
        <w:tab/>
      </w:r>
      <w:r>
        <w:fldChar w:fldCharType="begin"/>
      </w:r>
      <w:r>
        <w:instrText xml:space="preserve"> PAGEREF _Ref434489534 \h </w:instrText>
      </w:r>
      <w:r>
        <w:fldChar w:fldCharType="separate"/>
      </w:r>
      <w:r w:rsidR="00E35F1F">
        <w:rPr>
          <w:noProof/>
        </w:rPr>
        <w:t>856</w:t>
      </w:r>
      <w:r>
        <w:fldChar w:fldCharType="end"/>
      </w:r>
    </w:p>
    <w:p w14:paraId="024006C2" w14:textId="2321116C"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35F1F">
        <w:t>The Doxology for St. Victor</w:t>
      </w:r>
      <w:r>
        <w:fldChar w:fldCharType="end"/>
      </w:r>
      <w:r>
        <w:tab/>
      </w:r>
      <w:r>
        <w:fldChar w:fldCharType="begin"/>
      </w:r>
      <w:r>
        <w:instrText xml:space="preserve"> PAGEREF _Ref434489590 \h </w:instrText>
      </w:r>
      <w:r>
        <w:fldChar w:fldCharType="separate"/>
      </w:r>
      <w:r w:rsidR="00E35F1F">
        <w:rPr>
          <w:noProof/>
        </w:rPr>
        <w:t>662</w:t>
      </w:r>
      <w:r>
        <w:fldChar w:fldCharType="end"/>
      </w:r>
    </w:p>
    <w:p w14:paraId="6D4FFF0A" w14:textId="742AA086"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E35F1F">
        <w:t>The Doxology for Sts. Sergius and Bacchus</w:t>
      </w:r>
      <w:r>
        <w:fldChar w:fldCharType="end"/>
      </w:r>
      <w:r>
        <w:tab/>
      </w:r>
      <w:r>
        <w:fldChar w:fldCharType="begin"/>
      </w:r>
      <w:r>
        <w:instrText xml:space="preserve"> PAGEREF _Ref434489638 \h </w:instrText>
      </w:r>
      <w:r>
        <w:fldChar w:fldCharType="separate"/>
      </w:r>
      <w:r w:rsidR="00E35F1F">
        <w:rPr>
          <w:noProof/>
        </w:rPr>
        <w:t>624</w:t>
      </w:r>
      <w:r>
        <w:fldChar w:fldCharType="end"/>
      </w:r>
    </w:p>
    <w:p w14:paraId="30F8162D" w14:textId="18D38186"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35F1F">
        <w:t>The Doxology for Sts. Cosmas, Damian, their Brothers and their Mother</w:t>
      </w:r>
      <w:r>
        <w:fldChar w:fldCharType="end"/>
      </w:r>
      <w:r>
        <w:tab/>
      </w:r>
      <w:r>
        <w:fldChar w:fldCharType="begin"/>
      </w:r>
      <w:r>
        <w:instrText xml:space="preserve"> PAGEREF _Ref434489688 \h </w:instrText>
      </w:r>
      <w:r>
        <w:fldChar w:fldCharType="separate"/>
      </w:r>
      <w:r w:rsidR="00E35F1F">
        <w:rPr>
          <w:noProof/>
        </w:rPr>
        <w:t>639</w:t>
      </w:r>
      <w:r>
        <w:fldChar w:fldCharType="end"/>
      </w:r>
    </w:p>
    <w:p w14:paraId="38778A59" w14:textId="3056F145"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35F1F">
        <w:t>The Doxology for Sts. Apakir and John</w:t>
      </w:r>
      <w:r>
        <w:fldChar w:fldCharType="end"/>
      </w:r>
      <w:r>
        <w:tab/>
      </w:r>
      <w:r>
        <w:fldChar w:fldCharType="begin"/>
      </w:r>
      <w:r>
        <w:instrText xml:space="preserve"> PAGEREF _Ref434489722 \h </w:instrText>
      </w:r>
      <w:r>
        <w:fldChar w:fldCharType="separate"/>
      </w:r>
      <w:r w:rsidR="00E35F1F">
        <w:rPr>
          <w:noProof/>
        </w:rPr>
        <w:t>830</w:t>
      </w:r>
      <w:r>
        <w:fldChar w:fldCharType="end"/>
      </w:r>
    </w:p>
    <w:p w14:paraId="5D03558B" w14:textId="30E882BA"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35F1F">
        <w:t>The Doxology for St. Serapamon</w:t>
      </w:r>
      <w:r>
        <w:fldChar w:fldCharType="end"/>
      </w:r>
      <w:r>
        <w:tab/>
      </w:r>
      <w:r>
        <w:fldChar w:fldCharType="begin"/>
      </w:r>
      <w:r>
        <w:instrText xml:space="preserve"> PAGEREF _Ref434489794 \h </w:instrText>
      </w:r>
      <w:r>
        <w:fldChar w:fldCharType="separate"/>
      </w:r>
      <w:r w:rsidR="00E35F1F">
        <w:rPr>
          <w:noProof/>
        </w:rPr>
        <w:t>643</w:t>
      </w:r>
      <w:r>
        <w:fldChar w:fldCharType="end"/>
      </w:r>
    </w:p>
    <w:p w14:paraId="63F58DD6" w14:textId="5B869EA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35F1F">
        <w:t>The Doxology for St. Maurice and the Theban Legion</w:t>
      </w:r>
      <w:r>
        <w:fldChar w:fldCharType="end"/>
      </w:r>
      <w:r>
        <w:tab/>
      </w:r>
      <w:r>
        <w:fldChar w:fldCharType="begin"/>
      </w:r>
      <w:r>
        <w:instrText xml:space="preserve"> PAGEREF _Ref434489859 \h </w:instrText>
      </w:r>
      <w:r>
        <w:fldChar w:fldCharType="separate"/>
      </w:r>
      <w:r w:rsidR="00E35F1F">
        <w:rPr>
          <w:noProof/>
        </w:rPr>
        <w:t>609</w:t>
      </w:r>
      <w:r>
        <w:fldChar w:fldCharType="end"/>
      </w:r>
    </w:p>
    <w:p w14:paraId="5E4F2A80" w14:textId="2B6AAFB6"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35F1F">
        <w:t>Another Doxology of St. Maurice</w:t>
      </w:r>
      <w:r>
        <w:fldChar w:fldCharType="end"/>
      </w:r>
      <w:r>
        <w:tab/>
      </w:r>
      <w:r>
        <w:fldChar w:fldCharType="begin"/>
      </w:r>
      <w:r>
        <w:instrText xml:space="preserve"> PAGEREF _Ref434489873 \h </w:instrText>
      </w:r>
      <w:r>
        <w:fldChar w:fldCharType="separate"/>
      </w:r>
      <w:r w:rsidR="00E35F1F">
        <w:rPr>
          <w:noProof/>
        </w:rPr>
        <w:t>611</w:t>
      </w:r>
      <w:r>
        <w:fldChar w:fldCharType="end"/>
      </w:r>
    </w:p>
    <w:p w14:paraId="1E1E4F96" w14:textId="6F385CF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35F1F">
        <w:t>The Doxology for St. George of Zahim</w:t>
      </w:r>
      <w:r>
        <w:fldChar w:fldCharType="end"/>
      </w:r>
      <w:r>
        <w:tab/>
      </w:r>
      <w:r>
        <w:fldChar w:fldCharType="begin"/>
      </w:r>
      <w:r>
        <w:instrText xml:space="preserve"> PAGEREF _Ref434489925 \h </w:instrText>
      </w:r>
      <w:r>
        <w:fldChar w:fldCharType="separate"/>
      </w:r>
      <w:r w:rsidR="00E35F1F">
        <w:rPr>
          <w:noProof/>
        </w:rPr>
        <w:t>832</w:t>
      </w:r>
      <w:r>
        <w:fldChar w:fldCharType="end"/>
      </w:r>
    </w:p>
    <w:p w14:paraId="0BDFF43A" w14:textId="01049833"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35F1F">
        <w:t>The Doxology of St. Demiana</w:t>
      </w:r>
      <w:r>
        <w:fldChar w:fldCharType="end"/>
      </w:r>
      <w:r>
        <w:tab/>
      </w:r>
      <w:r>
        <w:fldChar w:fldCharType="begin"/>
      </w:r>
      <w:r>
        <w:instrText xml:space="preserve"> PAGEREF _Ref434490082 \h </w:instrText>
      </w:r>
      <w:r>
        <w:fldChar w:fldCharType="separate"/>
      </w:r>
      <w:r w:rsidR="00E35F1F">
        <w:rPr>
          <w:noProof/>
        </w:rPr>
        <w:t>571</w:t>
      </w:r>
      <w:r>
        <w:fldChar w:fldCharType="end"/>
      </w:r>
    </w:p>
    <w:p w14:paraId="29A91A88" w14:textId="3B2B4DB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35F1F">
        <w:t>Another Doxology of St. Demiana</w:t>
      </w:r>
      <w:r>
        <w:fldChar w:fldCharType="end"/>
      </w:r>
      <w:r>
        <w:tab/>
      </w:r>
      <w:r>
        <w:fldChar w:fldCharType="begin"/>
      </w:r>
      <w:r>
        <w:instrText xml:space="preserve"> PAGEREF _Ref434490124 \h </w:instrText>
      </w:r>
      <w:r>
        <w:fldChar w:fldCharType="separate"/>
      </w:r>
      <w:r w:rsidR="00E35F1F">
        <w:rPr>
          <w:noProof/>
        </w:rPr>
        <w:t>762</w:t>
      </w:r>
      <w:r>
        <w:fldChar w:fldCharType="end"/>
      </w:r>
    </w:p>
    <w:p w14:paraId="576B957E" w14:textId="09C9E9DA"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35F1F">
        <w:t>The Doxology for Sts. Barbara and Juliana</w:t>
      </w:r>
      <w:r>
        <w:fldChar w:fldCharType="end"/>
      </w:r>
      <w:r>
        <w:tab/>
      </w:r>
      <w:r>
        <w:fldChar w:fldCharType="begin"/>
      </w:r>
      <w:r>
        <w:instrText xml:space="preserve"> PAGEREF _Ref434490169 \h </w:instrText>
      </w:r>
      <w:r>
        <w:fldChar w:fldCharType="separate"/>
      </w:r>
      <w:r w:rsidR="00E35F1F">
        <w:rPr>
          <w:noProof/>
        </w:rPr>
        <w:t>664</w:t>
      </w:r>
      <w:r>
        <w:fldChar w:fldCharType="end"/>
      </w:r>
    </w:p>
    <w:p w14:paraId="5552E48E" w14:textId="04EF44FE"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35F1F">
        <w:t>The Doxology for St. Marina</w:t>
      </w:r>
      <w:r>
        <w:fldChar w:fldCharType="end"/>
      </w:r>
      <w:r>
        <w:tab/>
      </w:r>
      <w:r>
        <w:fldChar w:fldCharType="begin"/>
      </w:r>
      <w:r>
        <w:instrText xml:space="preserve"> PAGEREF _Ref434490204 \h </w:instrText>
      </w:r>
      <w:r>
        <w:fldChar w:fldCharType="separate"/>
      </w:r>
      <w:r w:rsidR="00E35F1F">
        <w:rPr>
          <w:noProof/>
        </w:rPr>
        <w:t>855</w:t>
      </w:r>
      <w:r>
        <w:fldChar w:fldCharType="end"/>
      </w:r>
    </w:p>
    <w:p w14:paraId="6816F6FF" w14:textId="7B65C5C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35F1F">
        <w:t>The Doxology for St. Rebecca and her Children</w:t>
      </w:r>
      <w:r>
        <w:fldChar w:fldCharType="end"/>
      </w:r>
      <w:r>
        <w:tab/>
      </w:r>
      <w:r>
        <w:fldChar w:fldCharType="begin"/>
      </w:r>
      <w:r>
        <w:instrText xml:space="preserve"> PAGEREF _Ref434490258 \h </w:instrText>
      </w:r>
      <w:r>
        <w:fldChar w:fldCharType="separate"/>
      </w:r>
      <w:r w:rsidR="00E35F1F">
        <w:rPr>
          <w:noProof/>
        </w:rPr>
        <w:t>597</w:t>
      </w:r>
      <w:r>
        <w:fldChar w:fldCharType="end"/>
      </w:r>
    </w:p>
    <w:p w14:paraId="540E858E" w14:textId="0D20568F"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35F1F">
        <w:t>The Doxology of the Martyrs</w:t>
      </w:r>
      <w:r>
        <w:fldChar w:fldCharType="end"/>
      </w:r>
      <w:r>
        <w:tab/>
      </w:r>
      <w:r>
        <w:fldChar w:fldCharType="begin"/>
      </w:r>
      <w:r>
        <w:instrText xml:space="preserve"> PAGEREF _Ref434489950 \h </w:instrText>
      </w:r>
      <w:r>
        <w:fldChar w:fldCharType="separate"/>
      </w:r>
      <w:r w:rsidR="00E35F1F">
        <w:rPr>
          <w:noProof/>
        </w:rPr>
        <w:t>572</w:t>
      </w:r>
      <w:r>
        <w:fldChar w:fldCharType="end"/>
      </w:r>
    </w:p>
    <w:p w14:paraId="4C266829" w14:textId="4084224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35F1F">
        <w:t>The Doxology for St. Anthony the Great</w:t>
      </w:r>
      <w:r>
        <w:fldChar w:fldCharType="end"/>
      </w:r>
      <w:r>
        <w:tab/>
      </w:r>
      <w:r>
        <w:fldChar w:fldCharType="begin"/>
      </w:r>
      <w:r>
        <w:instrText xml:space="preserve"> PAGEREF _Ref434490340 \h </w:instrText>
      </w:r>
      <w:r>
        <w:fldChar w:fldCharType="separate"/>
      </w:r>
      <w:r w:rsidR="00E35F1F">
        <w:rPr>
          <w:noProof/>
        </w:rPr>
        <w:t>765</w:t>
      </w:r>
      <w:r>
        <w:fldChar w:fldCharType="end"/>
      </w:r>
    </w:p>
    <w:p w14:paraId="7876C2FC" w14:textId="281E7482"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35F1F">
        <w:t>The Doxology for St. Paul the Anchorite</w:t>
      </w:r>
      <w:r>
        <w:fldChar w:fldCharType="end"/>
      </w:r>
      <w:r>
        <w:tab/>
      </w:r>
      <w:r>
        <w:fldChar w:fldCharType="begin"/>
      </w:r>
      <w:r>
        <w:instrText xml:space="preserve"> PAGEREF _Ref434490368 \h </w:instrText>
      </w:r>
      <w:r>
        <w:fldChar w:fldCharType="separate"/>
      </w:r>
      <w:r w:rsidR="00E35F1F">
        <w:rPr>
          <w:noProof/>
        </w:rPr>
        <w:t>768</w:t>
      </w:r>
      <w:r>
        <w:fldChar w:fldCharType="end"/>
      </w:r>
    </w:p>
    <w:p w14:paraId="7F23326E" w14:textId="6CF7B75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35F1F">
        <w:t>The Doxology of St. Anthony and St. Paul</w:t>
      </w:r>
      <w:r>
        <w:fldChar w:fldCharType="end"/>
      </w:r>
      <w:r>
        <w:tab/>
      </w:r>
      <w:r>
        <w:fldChar w:fldCharType="begin"/>
      </w:r>
      <w:r>
        <w:instrText xml:space="preserve"> PAGEREF _Ref434490311 \h </w:instrText>
      </w:r>
      <w:r>
        <w:fldChar w:fldCharType="separate"/>
      </w:r>
      <w:r w:rsidR="00E35F1F">
        <w:rPr>
          <w:noProof/>
        </w:rPr>
        <w:t>577</w:t>
      </w:r>
      <w:r>
        <w:fldChar w:fldCharType="end"/>
      </w:r>
    </w:p>
    <w:p w14:paraId="0452B3F4" w14:textId="57B505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35F1F">
        <w:rPr>
          <w:lang w:val="en-US"/>
        </w:rPr>
        <w:t>The Doxology for St. Pishoy</w:t>
      </w:r>
      <w:r>
        <w:fldChar w:fldCharType="end"/>
      </w:r>
      <w:r>
        <w:tab/>
      </w:r>
      <w:r>
        <w:fldChar w:fldCharType="begin"/>
      </w:r>
      <w:r>
        <w:instrText xml:space="preserve"> PAGEREF _Ref434490783 \h </w:instrText>
      </w:r>
      <w:r>
        <w:fldChar w:fldCharType="separate"/>
      </w:r>
      <w:r w:rsidR="00E35F1F">
        <w:rPr>
          <w:noProof/>
        </w:rPr>
        <w:t>851</w:t>
      </w:r>
      <w:r>
        <w:fldChar w:fldCharType="end"/>
      </w:r>
    </w:p>
    <w:p w14:paraId="73CE5335" w14:textId="1424F80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35F1F">
        <w:t>The Doxology of St. Pishoy and St. Paul of Tammah</w:t>
      </w:r>
      <w:r>
        <w:fldChar w:fldCharType="end"/>
      </w:r>
      <w:r>
        <w:tab/>
      </w:r>
      <w:r>
        <w:fldChar w:fldCharType="begin"/>
      </w:r>
      <w:r>
        <w:instrText xml:space="preserve"> PAGEREF _Ref434490826 \h </w:instrText>
      </w:r>
      <w:r>
        <w:fldChar w:fldCharType="separate"/>
      </w:r>
      <w:r w:rsidR="00E35F1F">
        <w:rPr>
          <w:noProof/>
        </w:rPr>
        <w:t>579</w:t>
      </w:r>
      <w:r>
        <w:fldChar w:fldCharType="end"/>
      </w:r>
    </w:p>
    <w:p w14:paraId="4D5B019A" w14:textId="017E7832"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35F1F">
        <w:t>The Doxology of St. Macarius the Great</w:t>
      </w:r>
      <w:r>
        <w:fldChar w:fldCharType="end"/>
      </w:r>
      <w:r>
        <w:tab/>
      </w:r>
      <w:r>
        <w:fldChar w:fldCharType="begin"/>
      </w:r>
      <w:r>
        <w:instrText xml:space="preserve"> PAGEREF _Ref434490507 \h </w:instrText>
      </w:r>
      <w:r>
        <w:fldChar w:fldCharType="separate"/>
      </w:r>
      <w:r w:rsidR="00E35F1F">
        <w:rPr>
          <w:noProof/>
        </w:rPr>
        <w:t>778</w:t>
      </w:r>
      <w:r>
        <w:fldChar w:fldCharType="end"/>
      </w:r>
    </w:p>
    <w:p w14:paraId="375959C5" w14:textId="17387E0F"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35F1F">
        <w:t>Another Doxology of St. Macarius the Great</w:t>
      </w:r>
      <w:r>
        <w:fldChar w:fldCharType="end"/>
      </w:r>
      <w:r>
        <w:tab/>
      </w:r>
      <w:r>
        <w:fldChar w:fldCharType="begin"/>
      </w:r>
      <w:r>
        <w:instrText xml:space="preserve"> PAGEREF _Ref434490525 \h </w:instrText>
      </w:r>
      <w:r>
        <w:fldChar w:fldCharType="separate"/>
      </w:r>
      <w:r w:rsidR="00E35F1F">
        <w:rPr>
          <w:noProof/>
        </w:rPr>
        <w:t>779</w:t>
      </w:r>
      <w:r>
        <w:fldChar w:fldCharType="end"/>
      </w:r>
    </w:p>
    <w:p w14:paraId="79D5B8D3" w14:textId="20489EC4"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35F1F">
        <w:t>Another Doxology of St. Macarius the Great</w:t>
      </w:r>
      <w:r>
        <w:fldChar w:fldCharType="end"/>
      </w:r>
      <w:r>
        <w:tab/>
      </w:r>
      <w:r>
        <w:fldChar w:fldCharType="begin"/>
      </w:r>
      <w:r>
        <w:instrText xml:space="preserve"> PAGEREF _Ref434490542 \h </w:instrText>
      </w:r>
      <w:r>
        <w:fldChar w:fldCharType="separate"/>
      </w:r>
      <w:r w:rsidR="00E35F1F">
        <w:rPr>
          <w:noProof/>
        </w:rPr>
        <w:t>780</w:t>
      </w:r>
      <w:r>
        <w:fldChar w:fldCharType="end"/>
      </w:r>
    </w:p>
    <w:p w14:paraId="172063D3" w14:textId="5E511BB3"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35F1F">
        <w:t>The Doxology for St. Macarius of Alexandria, the Presbyter</w:t>
      </w:r>
      <w:r>
        <w:fldChar w:fldCharType="end"/>
      </w:r>
      <w:r>
        <w:tab/>
      </w:r>
      <w:r>
        <w:fldChar w:fldCharType="begin"/>
      </w:r>
      <w:r>
        <w:instrText xml:space="preserve"> PAGEREF _Ref434490596 \h </w:instrText>
      </w:r>
      <w:r>
        <w:fldChar w:fldCharType="separate"/>
      </w:r>
      <w:r w:rsidR="00E35F1F">
        <w:rPr>
          <w:noProof/>
        </w:rPr>
        <w:t>799</w:t>
      </w:r>
      <w:r>
        <w:fldChar w:fldCharType="end"/>
      </w:r>
    </w:p>
    <w:p w14:paraId="50A26227" w14:textId="70B9FA5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35F1F">
        <w:t>The Doxology for St. Macarius the Bishop of Edkow</w:t>
      </w:r>
      <w:r>
        <w:fldChar w:fldCharType="end"/>
      </w:r>
      <w:r>
        <w:tab/>
      </w:r>
      <w:r>
        <w:fldChar w:fldCharType="begin"/>
      </w:r>
      <w:r>
        <w:instrText xml:space="preserve"> PAGEREF _Ref434490474 \h </w:instrText>
      </w:r>
      <w:r>
        <w:fldChar w:fldCharType="separate"/>
      </w:r>
      <w:r w:rsidR="00E35F1F">
        <w:rPr>
          <w:noProof/>
        </w:rPr>
        <w:t>629</w:t>
      </w:r>
      <w:r>
        <w:fldChar w:fldCharType="end"/>
      </w:r>
    </w:p>
    <w:p w14:paraId="009C5D78" w14:textId="63630BB1"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35F1F">
        <w:t>The Doxology for St. John the Short</w:t>
      </w:r>
      <w:r>
        <w:fldChar w:fldCharType="end"/>
      </w:r>
      <w:r>
        <w:tab/>
      </w:r>
      <w:r>
        <w:fldChar w:fldCharType="begin"/>
      </w:r>
      <w:r>
        <w:instrText xml:space="preserve"> PAGEREF _Ref434490715 \h </w:instrText>
      </w:r>
      <w:r>
        <w:fldChar w:fldCharType="separate"/>
      </w:r>
      <w:r w:rsidR="00E35F1F">
        <w:rPr>
          <w:noProof/>
        </w:rPr>
        <w:t>625</w:t>
      </w:r>
      <w:r>
        <w:fldChar w:fldCharType="end"/>
      </w:r>
    </w:p>
    <w:p w14:paraId="09BA7C45" w14:textId="1BD86F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35F1F">
        <w:t>The Doxology for St. Thomas the Anchorite</w:t>
      </w:r>
      <w:r>
        <w:fldChar w:fldCharType="end"/>
      </w:r>
      <w:r>
        <w:tab/>
      </w:r>
      <w:r>
        <w:fldChar w:fldCharType="begin"/>
      </w:r>
      <w:r>
        <w:instrText xml:space="preserve"> PAGEREF _Ref434490403 \h </w:instrText>
      </w:r>
      <w:r>
        <w:fldChar w:fldCharType="separate"/>
      </w:r>
      <w:r w:rsidR="00E35F1F">
        <w:rPr>
          <w:noProof/>
        </w:rPr>
        <w:t>815</w:t>
      </w:r>
      <w:r>
        <w:fldChar w:fldCharType="end"/>
      </w:r>
    </w:p>
    <w:p w14:paraId="523E14F8" w14:textId="16458C2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35F1F">
        <w:t>The Doxology for St. Arsenius</w:t>
      </w:r>
      <w:r>
        <w:fldChar w:fldCharType="end"/>
      </w:r>
      <w:r>
        <w:tab/>
      </w:r>
      <w:r>
        <w:fldChar w:fldCharType="begin"/>
      </w:r>
      <w:r>
        <w:instrText xml:space="preserve"> PAGEREF _Ref434490892 \h </w:instrText>
      </w:r>
      <w:r>
        <w:fldChar w:fldCharType="separate"/>
      </w:r>
      <w:r w:rsidR="00E35F1F">
        <w:rPr>
          <w:noProof/>
        </w:rPr>
        <w:t>802</w:t>
      </w:r>
      <w:r>
        <w:fldChar w:fldCharType="end"/>
      </w:r>
    </w:p>
    <w:p w14:paraId="32B75263" w14:textId="3187C6E4"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35F1F">
        <w:t>The Doxology for Sts. Maximus and Dometius</w:t>
      </w:r>
      <w:r>
        <w:fldChar w:fldCharType="end"/>
      </w:r>
      <w:r>
        <w:tab/>
      </w:r>
      <w:r>
        <w:fldChar w:fldCharType="begin"/>
      </w:r>
      <w:r>
        <w:instrText xml:space="preserve"> PAGEREF _Ref434490957 \h </w:instrText>
      </w:r>
      <w:r>
        <w:fldChar w:fldCharType="separate"/>
      </w:r>
      <w:r w:rsidR="00E35F1F">
        <w:rPr>
          <w:noProof/>
        </w:rPr>
        <w:t>764</w:t>
      </w:r>
      <w:r>
        <w:fldChar w:fldCharType="end"/>
      </w:r>
    </w:p>
    <w:p w14:paraId="3DE06B7E" w14:textId="65A6F41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35F1F" w:rsidRPr="00E35F1F">
        <w:t>The Doxology for the Strong St. Moses</w:t>
      </w:r>
      <w:r>
        <w:fldChar w:fldCharType="end"/>
      </w:r>
      <w:r>
        <w:tab/>
      </w:r>
      <w:r>
        <w:fldChar w:fldCharType="begin"/>
      </w:r>
      <w:r>
        <w:instrText xml:space="preserve"> PAGEREF _Ref434491006 \h </w:instrText>
      </w:r>
      <w:r>
        <w:fldChar w:fldCharType="separate"/>
      </w:r>
      <w:r w:rsidR="00E35F1F">
        <w:rPr>
          <w:noProof/>
        </w:rPr>
        <w:t>833</w:t>
      </w:r>
      <w:r>
        <w:fldChar w:fldCharType="end"/>
      </w:r>
    </w:p>
    <w:p w14:paraId="65889E35" w14:textId="0ACDB54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35F1F">
        <w:t>The Doxology for St. John Kami</w:t>
      </w:r>
      <w:r>
        <w:fldChar w:fldCharType="end"/>
      </w:r>
      <w:r>
        <w:tab/>
      </w:r>
      <w:r>
        <w:fldChar w:fldCharType="begin"/>
      </w:r>
      <w:r>
        <w:instrText xml:space="preserve"> PAGEREF _Ref434491108 \h </w:instrText>
      </w:r>
      <w:r>
        <w:fldChar w:fldCharType="separate"/>
      </w:r>
      <w:r w:rsidR="00E35F1F">
        <w:rPr>
          <w:noProof/>
        </w:rPr>
        <w:t>667</w:t>
      </w:r>
      <w:r>
        <w:fldChar w:fldCharType="end"/>
      </w:r>
    </w:p>
    <w:p w14:paraId="452A4480" w14:textId="496FCFE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35F1F">
        <w:t>The Doxology for St. Pachomius</w:t>
      </w:r>
      <w:r>
        <w:fldChar w:fldCharType="end"/>
      </w:r>
      <w:r>
        <w:tab/>
      </w:r>
      <w:r>
        <w:fldChar w:fldCharType="begin"/>
      </w:r>
      <w:r>
        <w:instrText xml:space="preserve"> PAGEREF _Ref434491150 \h </w:instrText>
      </w:r>
      <w:r>
        <w:fldChar w:fldCharType="separate"/>
      </w:r>
      <w:r w:rsidR="00E35F1F">
        <w:rPr>
          <w:noProof/>
        </w:rPr>
        <w:t>803</w:t>
      </w:r>
      <w:r>
        <w:fldChar w:fldCharType="end"/>
      </w:r>
    </w:p>
    <w:p w14:paraId="0192B5E6" w14:textId="09DB839D"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35F1F">
        <w:rPr>
          <w:lang w:val="en-US"/>
        </w:rPr>
        <w:t>The Doxology for St. Shenoute</w:t>
      </w:r>
      <w:r>
        <w:fldChar w:fldCharType="end"/>
      </w:r>
      <w:r>
        <w:tab/>
      </w:r>
      <w:r>
        <w:fldChar w:fldCharType="begin"/>
      </w:r>
      <w:r>
        <w:instrText xml:space="preserve"> PAGEREF _Ref434491186 \h </w:instrText>
      </w:r>
      <w:r>
        <w:fldChar w:fldCharType="separate"/>
      </w:r>
      <w:r w:rsidR="00E35F1F">
        <w:rPr>
          <w:noProof/>
        </w:rPr>
        <w:t>849</w:t>
      </w:r>
      <w:r>
        <w:fldChar w:fldCharType="end"/>
      </w:r>
    </w:p>
    <w:p w14:paraId="7458F265" w14:textId="35199628"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35F1F">
        <w:rPr>
          <w:lang w:val="en-US"/>
        </w:rPr>
        <w:t>A Doxology for St. Besa</w:t>
      </w:r>
      <w:r>
        <w:fldChar w:fldCharType="end"/>
      </w:r>
      <w:r>
        <w:tab/>
      </w:r>
      <w:r>
        <w:fldChar w:fldCharType="begin"/>
      </w:r>
      <w:r>
        <w:instrText xml:space="preserve"> PAGEREF _Ref434491207 \h </w:instrText>
      </w:r>
      <w:r>
        <w:fldChar w:fldCharType="separate"/>
      </w:r>
      <w:r w:rsidR="00E35F1F">
        <w:rPr>
          <w:noProof/>
        </w:rPr>
        <w:t>850</w:t>
      </w:r>
      <w:r>
        <w:fldChar w:fldCharType="end"/>
      </w:r>
    </w:p>
    <w:p w14:paraId="13581597" w14:textId="715E9E1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35F1F">
        <w:t>The Doxology for Sts. Apollo and Apip</w:t>
      </w:r>
      <w:r>
        <w:fldChar w:fldCharType="end"/>
      </w:r>
      <w:r>
        <w:tab/>
      </w:r>
      <w:r>
        <w:fldChar w:fldCharType="begin"/>
      </w:r>
      <w:r>
        <w:instrText xml:space="preserve"> PAGEREF _Ref434492837 \h </w:instrText>
      </w:r>
      <w:r>
        <w:fldChar w:fldCharType="separate"/>
      </w:r>
      <w:r w:rsidR="00E35F1F">
        <w:rPr>
          <w:noProof/>
        </w:rPr>
        <w:t>628</w:t>
      </w:r>
      <w:r>
        <w:fldChar w:fldCharType="end"/>
      </w:r>
    </w:p>
    <w:p w14:paraId="3540FB7A" w14:textId="0608F9C0"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35F1F">
        <w:t>The Doxology for St. Samuel the Confessor</w:t>
      </w:r>
      <w:r>
        <w:fldChar w:fldCharType="end"/>
      </w:r>
      <w:r>
        <w:tab/>
      </w:r>
      <w:r>
        <w:fldChar w:fldCharType="begin"/>
      </w:r>
      <w:r>
        <w:instrText xml:space="preserve"> PAGEREF _Ref434491260 \h </w:instrText>
      </w:r>
      <w:r>
        <w:fldChar w:fldCharType="separate"/>
      </w:r>
      <w:r w:rsidR="00E35F1F">
        <w:rPr>
          <w:noProof/>
        </w:rPr>
        <w:t>665</w:t>
      </w:r>
      <w:r>
        <w:fldChar w:fldCharType="end"/>
      </w:r>
    </w:p>
    <w:p w14:paraId="18FC44F3" w14:textId="167DECBB"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35F1F">
        <w:t>The Doxology for St. Parsouma</w:t>
      </w:r>
      <w:r>
        <w:fldChar w:fldCharType="end"/>
      </w:r>
      <w:r>
        <w:tab/>
      </w:r>
      <w:r>
        <w:fldChar w:fldCharType="begin"/>
      </w:r>
      <w:r>
        <w:instrText xml:space="preserve"> PAGEREF _Ref434491294 \h </w:instrText>
      </w:r>
      <w:r>
        <w:fldChar w:fldCharType="separate"/>
      </w:r>
      <w:r w:rsidR="00E35F1F">
        <w:rPr>
          <w:noProof/>
        </w:rPr>
        <w:t>884</w:t>
      </w:r>
      <w:r>
        <w:fldChar w:fldCharType="end"/>
      </w:r>
    </w:p>
    <w:p w14:paraId="20EDD8A6" w14:textId="1499A14F"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35F1F">
        <w:t>The Doxology for St. Teji (Reweiss)</w:t>
      </w:r>
      <w:r>
        <w:fldChar w:fldCharType="end"/>
      </w:r>
      <w:r>
        <w:tab/>
      </w:r>
      <w:r>
        <w:fldChar w:fldCharType="begin"/>
      </w:r>
      <w:r>
        <w:instrText xml:space="preserve"> PAGEREF _Ref434491337 \h </w:instrText>
      </w:r>
      <w:r>
        <w:fldChar w:fldCharType="separate"/>
      </w:r>
      <w:r w:rsidR="00E35F1F">
        <w:rPr>
          <w:noProof/>
        </w:rPr>
        <w:t>627</w:t>
      </w:r>
      <w:r>
        <w:fldChar w:fldCharType="end"/>
      </w:r>
    </w:p>
    <w:p w14:paraId="5F9D1EE3" w14:textId="6AE88E2E"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35F1F">
        <w:t>The Doxology for St. Pashnouni</w:t>
      </w:r>
      <w:r>
        <w:fldChar w:fldCharType="end"/>
      </w:r>
      <w:r>
        <w:tab/>
      </w:r>
      <w:r>
        <w:fldChar w:fldCharType="begin"/>
      </w:r>
      <w:r>
        <w:instrText xml:space="preserve"> PAGEREF _Ref434491429 \h </w:instrText>
      </w:r>
      <w:r>
        <w:fldChar w:fldCharType="separate"/>
      </w:r>
      <w:r w:rsidR="00E35F1F">
        <w:rPr>
          <w:noProof/>
        </w:rPr>
        <w:t>814</w:t>
      </w:r>
      <w:r>
        <w:fldChar w:fldCharType="end"/>
      </w:r>
    </w:p>
    <w:p w14:paraId="6FC9654C" w14:textId="348CA11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35F1F">
        <w:t>The Doxology for St. Simeon the Stylite</w:t>
      </w:r>
      <w:r>
        <w:fldChar w:fldCharType="end"/>
      </w:r>
      <w:r>
        <w:tab/>
      </w:r>
      <w:r>
        <w:fldChar w:fldCharType="begin"/>
      </w:r>
      <w:r>
        <w:instrText xml:space="preserve"> PAGEREF _Ref439328220 \h </w:instrText>
      </w:r>
      <w:r>
        <w:fldChar w:fldCharType="separate"/>
      </w:r>
      <w:r w:rsidR="00E35F1F">
        <w:rPr>
          <w:noProof/>
        </w:rPr>
        <w:t>817</w:t>
      </w:r>
      <w:r>
        <w:fldChar w:fldCharType="end"/>
      </w:r>
    </w:p>
    <w:p w14:paraId="29B6C85A" w14:textId="08B0EC26"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35F1F">
        <w:t>The Doxology for St. Verena</w:t>
      </w:r>
      <w:r>
        <w:fldChar w:fldCharType="end"/>
      </w:r>
      <w:r>
        <w:tab/>
      </w:r>
      <w:r>
        <w:fldChar w:fldCharType="begin"/>
      </w:r>
      <w:r>
        <w:instrText xml:space="preserve"> PAGEREF _Ref434490285 \h </w:instrText>
      </w:r>
      <w:r>
        <w:fldChar w:fldCharType="separate"/>
      </w:r>
      <w:r w:rsidR="00E35F1F">
        <w:rPr>
          <w:noProof/>
        </w:rPr>
        <w:t>595</w:t>
      </w:r>
      <w:r>
        <w:fldChar w:fldCharType="end"/>
      </w:r>
    </w:p>
    <w:p w14:paraId="6430EF06" w14:textId="17462CEE"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35F1F">
        <w:t>The Doxology for St. Mary of Egypt</w:t>
      </w:r>
      <w:r>
        <w:fldChar w:fldCharType="end"/>
      </w:r>
      <w:r>
        <w:tab/>
      </w:r>
      <w:r>
        <w:fldChar w:fldCharType="begin"/>
      </w:r>
      <w:r>
        <w:instrText xml:space="preserve"> PAGEREF _Ref434491512 \h </w:instrText>
      </w:r>
      <w:r>
        <w:fldChar w:fldCharType="separate"/>
      </w:r>
      <w:r w:rsidR="00E35F1F">
        <w:rPr>
          <w:noProof/>
        </w:rPr>
        <w:t>793</w:t>
      </w:r>
      <w:r>
        <w:fldChar w:fldCharType="end"/>
      </w:r>
    </w:p>
    <w:p w14:paraId="444E9A36" w14:textId="0029D262"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35F1F">
        <w:t>The Doxology of St. Athanasius the Apostolic</w:t>
      </w:r>
      <w:r>
        <w:fldChar w:fldCharType="end"/>
      </w:r>
      <w:r>
        <w:tab/>
      </w:r>
      <w:r>
        <w:fldChar w:fldCharType="begin"/>
      </w:r>
      <w:r>
        <w:instrText xml:space="preserve"> PAGEREF _Ref434492161 \h </w:instrText>
      </w:r>
      <w:r>
        <w:fldChar w:fldCharType="separate"/>
      </w:r>
      <w:r w:rsidR="00E35F1F">
        <w:rPr>
          <w:noProof/>
        </w:rPr>
        <w:t>580</w:t>
      </w:r>
      <w:r>
        <w:fldChar w:fldCharType="end"/>
      </w:r>
    </w:p>
    <w:p w14:paraId="167EEC13" w14:textId="59C5AB25"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35F1F">
        <w:t>The Doxology for St. Athanasius the Apostolic</w:t>
      </w:r>
      <w:r>
        <w:fldChar w:fldCharType="end"/>
      </w:r>
      <w:r>
        <w:tab/>
      </w:r>
      <w:r>
        <w:fldChar w:fldCharType="begin"/>
      </w:r>
      <w:r>
        <w:instrText xml:space="preserve"> PAGEREF _Ref434492183 \h </w:instrText>
      </w:r>
      <w:r>
        <w:fldChar w:fldCharType="separate"/>
      </w:r>
      <w:r w:rsidR="00E35F1F">
        <w:rPr>
          <w:noProof/>
        </w:rPr>
        <w:t>799</w:t>
      </w:r>
      <w:r>
        <w:fldChar w:fldCharType="end"/>
      </w:r>
    </w:p>
    <w:p w14:paraId="1E33624E" w14:textId="0A8468B0"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35F1F">
        <w:t>Another Doxology for St. Athanasius the Apostolic</w:t>
      </w:r>
      <w:r>
        <w:fldChar w:fldCharType="end"/>
      </w:r>
      <w:r>
        <w:tab/>
      </w:r>
      <w:r>
        <w:fldChar w:fldCharType="begin"/>
      </w:r>
      <w:r>
        <w:instrText xml:space="preserve"> PAGEREF _Ref434492196 \h </w:instrText>
      </w:r>
      <w:r>
        <w:fldChar w:fldCharType="separate"/>
      </w:r>
      <w:r w:rsidR="00E35F1F">
        <w:rPr>
          <w:noProof/>
        </w:rPr>
        <w:t>801</w:t>
      </w:r>
      <w:r>
        <w:fldChar w:fldCharType="end"/>
      </w:r>
    </w:p>
    <w:p w14:paraId="344F162A" w14:textId="3AAB310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35F1F">
        <w:t>The Doxology for St. Severus</w:t>
      </w:r>
      <w:r>
        <w:fldChar w:fldCharType="end"/>
      </w:r>
      <w:r>
        <w:tab/>
      </w:r>
      <w:r>
        <w:fldChar w:fldCharType="begin"/>
      </w:r>
      <w:r>
        <w:instrText xml:space="preserve"> PAGEREF _Ref434492249 \h </w:instrText>
      </w:r>
      <w:r>
        <w:fldChar w:fldCharType="separate"/>
      </w:r>
      <w:r w:rsidR="00E35F1F">
        <w:rPr>
          <w:noProof/>
        </w:rPr>
        <w:t>621</w:t>
      </w:r>
      <w:r>
        <w:fldChar w:fldCharType="end"/>
      </w:r>
    </w:p>
    <w:p w14:paraId="59121C34" w14:textId="382E58FD"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35F1F">
        <w:t>The Doxology for St. Takle Haymanot</w:t>
      </w:r>
      <w:r>
        <w:fldChar w:fldCharType="end"/>
      </w:r>
      <w:r>
        <w:tab/>
      </w:r>
      <w:r>
        <w:fldChar w:fldCharType="begin"/>
      </w:r>
      <w:r>
        <w:instrText xml:space="preserve"> PAGEREF _Ref434492302 \h </w:instrText>
      </w:r>
      <w:r>
        <w:fldChar w:fldCharType="separate"/>
      </w:r>
      <w:r w:rsidR="00E35F1F">
        <w:rPr>
          <w:noProof/>
        </w:rPr>
        <w:t>880</w:t>
      </w:r>
      <w:r>
        <w:fldChar w:fldCharType="end"/>
      </w:r>
    </w:p>
    <w:p w14:paraId="26D0D3A7" w14:textId="6D18AF16"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35F1F">
        <w:t>The Doxology of St. Simon the Tanner</w:t>
      </w:r>
      <w:r>
        <w:fldChar w:fldCharType="end"/>
      </w:r>
      <w:r>
        <w:tab/>
      </w:r>
      <w:r>
        <w:fldChar w:fldCharType="begin"/>
      </w:r>
      <w:r>
        <w:instrText xml:space="preserve"> PAGEREF _Ref434492343 \h </w:instrText>
      </w:r>
      <w:r>
        <w:fldChar w:fldCharType="separate"/>
      </w:r>
      <w:r w:rsidR="00E35F1F">
        <w:rPr>
          <w:noProof/>
        </w:rPr>
        <w:t>663</w:t>
      </w:r>
      <w:r>
        <w:fldChar w:fldCharType="end"/>
      </w:r>
    </w:p>
    <w:p w14:paraId="34548290" w14:textId="6A065CF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35F1F">
        <w:t>The Doxology for St. Cyril VI</w:t>
      </w:r>
      <w:r>
        <w:fldChar w:fldCharType="end"/>
      </w:r>
      <w:r>
        <w:tab/>
      </w:r>
      <w:r>
        <w:fldChar w:fldCharType="begin"/>
      </w:r>
      <w:r>
        <w:instrText xml:space="preserve"> PAGEREF _Ref434492506 \h </w:instrText>
      </w:r>
      <w:r>
        <w:fldChar w:fldCharType="separate"/>
      </w:r>
      <w:r w:rsidR="00E35F1F">
        <w:rPr>
          <w:noProof/>
        </w:rPr>
        <w:t>773</w:t>
      </w:r>
      <w:r>
        <w:fldChar w:fldCharType="end"/>
      </w:r>
    </w:p>
    <w:p w14:paraId="2921A070" w14:textId="3C5E149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35F1F">
        <w:t>The Doxology for St. Abraam of Fayyoum</w:t>
      </w:r>
      <w:r>
        <w:fldChar w:fldCharType="end"/>
      </w:r>
      <w:r>
        <w:tab/>
      </w:r>
      <w:r>
        <w:fldChar w:fldCharType="begin"/>
      </w:r>
      <w:r>
        <w:instrText xml:space="preserve"> PAGEREF _Ref434492469 \h </w:instrText>
      </w:r>
      <w:r>
        <w:fldChar w:fldCharType="separate"/>
      </w:r>
      <w:r w:rsidR="00E35F1F">
        <w:rPr>
          <w:noProof/>
        </w:rPr>
        <w:t>818</w:t>
      </w:r>
      <w:r>
        <w:fldChar w:fldCharType="end"/>
      </w:r>
    </w:p>
    <w:p w14:paraId="73E36234" w14:textId="155691B8"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E35F1F">
        <w:t>The Doxology for St. Martin of Tours</w:t>
      </w:r>
      <w:r>
        <w:fldChar w:fldCharType="end"/>
      </w:r>
      <w:r>
        <w:tab/>
      </w:r>
      <w:r>
        <w:fldChar w:fldCharType="begin"/>
      </w:r>
      <w:r>
        <w:instrText xml:space="preserve"> PAGEREF _Ref439518461 \h </w:instrText>
      </w:r>
      <w:r>
        <w:fldChar w:fldCharType="separate"/>
      </w:r>
      <w:r w:rsidR="00E35F1F">
        <w:rPr>
          <w:noProof/>
        </w:rPr>
        <w:t>635</w:t>
      </w:r>
      <w:r>
        <w:fldChar w:fldCharType="end"/>
      </w:r>
    </w:p>
    <w:p w14:paraId="0A149F2A" w14:textId="75A9759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35F1F">
        <w:t>The Doxology for St. Chad of Mercia</w:t>
      </w:r>
      <w:r>
        <w:fldChar w:fldCharType="end"/>
      </w:r>
      <w:r>
        <w:tab/>
      </w:r>
      <w:r>
        <w:fldChar w:fldCharType="begin"/>
      </w:r>
      <w:r>
        <w:instrText xml:space="preserve"> PAGEREF _Ref434492702 \h </w:instrText>
      </w:r>
      <w:r>
        <w:fldChar w:fldCharType="separate"/>
      </w:r>
      <w:r w:rsidR="00E35F1F">
        <w:rPr>
          <w:noProof/>
        </w:rPr>
        <w:t>776</w:t>
      </w:r>
      <w:r>
        <w:fldChar w:fldCharType="end"/>
      </w:r>
    </w:p>
    <w:p w14:paraId="542AC3C1" w14:textId="40C5665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35F1F">
        <w:t>The Doxology for the Patriarchs: Abraham, Isaac, and Jacob</w:t>
      </w:r>
      <w:r>
        <w:fldChar w:fldCharType="end"/>
      </w:r>
      <w:r>
        <w:tab/>
      </w:r>
      <w:r>
        <w:fldChar w:fldCharType="begin"/>
      </w:r>
      <w:r>
        <w:instrText xml:space="preserve"> PAGEREF _Ref434492413 \h </w:instrText>
      </w:r>
      <w:r>
        <w:fldChar w:fldCharType="separate"/>
      </w:r>
      <w:r w:rsidR="00E35F1F">
        <w:rPr>
          <w:noProof/>
        </w:rPr>
        <w:t>882</w:t>
      </w:r>
      <w:r>
        <w:fldChar w:fldCharType="end"/>
      </w:r>
    </w:p>
    <w:p w14:paraId="07A4B77B" w14:textId="04D45DD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35F1F">
        <w:t>The Doxology of the Cross Bearers</w:t>
      </w:r>
      <w:r>
        <w:fldChar w:fldCharType="end"/>
      </w:r>
      <w:r>
        <w:tab/>
      </w:r>
      <w:r>
        <w:fldChar w:fldCharType="begin"/>
      </w:r>
      <w:r>
        <w:instrText xml:space="preserve"> PAGEREF _Ref434492536 \h </w:instrText>
      </w:r>
      <w:r>
        <w:fldChar w:fldCharType="separate"/>
      </w:r>
      <w:r w:rsidR="00E35F1F">
        <w:rPr>
          <w:noProof/>
        </w:rPr>
        <w:t>580</w:t>
      </w:r>
      <w:r>
        <w:fldChar w:fldCharType="end"/>
      </w:r>
    </w:p>
    <w:p w14:paraId="551FA088" w14:textId="425E6F00"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35F1F">
        <w:t>The Doxology for a Hierarch Who is Present</w:t>
      </w:r>
      <w:r>
        <w:fldChar w:fldCharType="end"/>
      </w:r>
      <w:r>
        <w:tab/>
      </w:r>
      <w:r>
        <w:fldChar w:fldCharType="begin"/>
      </w:r>
      <w:r>
        <w:instrText xml:space="preserve"> PAGEREF _Ref434492645 \h </w:instrText>
      </w:r>
      <w:r>
        <w:fldChar w:fldCharType="separate"/>
      </w:r>
      <w:r w:rsidR="00E35F1F">
        <w:rPr>
          <w:noProof/>
        </w:rPr>
        <w:t>581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102EF" w:rsidRDefault="00B102E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102EF" w:rsidRDefault="00B102EF">
      <w:pPr>
        <w:pStyle w:val="CommentText"/>
      </w:pPr>
      <w:r>
        <w:rPr>
          <w:rStyle w:val="CommentReference"/>
        </w:rPr>
        <w:annotationRef/>
      </w:r>
      <w:r>
        <w:t>Compare to various translations</w:t>
      </w:r>
    </w:p>
  </w:comment>
  <w:comment w:id="93" w:author="Windows User" w:date="2015-10-30T12:37:00Z" w:initials="WU">
    <w:p w14:paraId="00B9961B" w14:textId="77777777" w:rsidR="00B102EF" w:rsidRDefault="00B102EF">
      <w:pPr>
        <w:pStyle w:val="CommentText"/>
      </w:pPr>
      <w:r>
        <w:rPr>
          <w:rStyle w:val="CommentReference"/>
        </w:rPr>
        <w:annotationRef/>
      </w:r>
      <w:r>
        <w:t>Is this supposed to be doubled?</w:t>
      </w:r>
    </w:p>
  </w:comment>
  <w:comment w:id="94" w:author="Windows User" w:date="2015-11-27T20:09:00Z" w:initials="WU">
    <w:p w14:paraId="218998C8" w14:textId="77777777" w:rsidR="00B102EF" w:rsidRDefault="00B102E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102EF" w:rsidRDefault="00B102EF">
      <w:pPr>
        <w:pStyle w:val="CommentText"/>
      </w:pPr>
      <w:r>
        <w:rPr>
          <w:rStyle w:val="CommentReference"/>
        </w:rPr>
        <w:annotationRef/>
      </w:r>
      <w:r>
        <w:t>Does this go before Creed?</w:t>
      </w:r>
    </w:p>
  </w:comment>
  <w:comment w:id="98" w:author="Windows User" w:date="2015-11-06T13:03:00Z" w:initials="WU">
    <w:p w14:paraId="6B9D0F75" w14:textId="77777777" w:rsidR="00B102EF" w:rsidRDefault="00B102EF">
      <w:pPr>
        <w:pStyle w:val="CommentText"/>
      </w:pPr>
      <w:r>
        <w:rPr>
          <w:rStyle w:val="CommentReference"/>
        </w:rPr>
        <w:annotationRef/>
      </w:r>
      <w:r>
        <w:t>Coptic reader has Ps 3 here!</w:t>
      </w:r>
    </w:p>
  </w:comment>
  <w:comment w:id="115" w:author="Windows User" w:date="2015-11-02T08:54:00Z" w:initials="WU">
    <w:p w14:paraId="0366F544" w14:textId="77777777" w:rsidR="00B102EF" w:rsidRDefault="00B102EF">
      <w:pPr>
        <w:pStyle w:val="CommentText"/>
      </w:pPr>
      <w:r>
        <w:rPr>
          <w:rStyle w:val="CommentReference"/>
        </w:rPr>
        <w:annotationRef/>
      </w:r>
      <w:r>
        <w:t>Is there a phrase missing here?</w:t>
      </w:r>
    </w:p>
  </w:comment>
  <w:comment w:id="121" w:author="Windows User" w:date="2015-10-30T08:56:00Z" w:initials="WU">
    <w:p w14:paraId="1FDBEBA0" w14:textId="77777777" w:rsidR="00B102EF" w:rsidRDefault="00B102EF">
      <w:pPr>
        <w:pStyle w:val="CommentText"/>
      </w:pPr>
      <w:r>
        <w:rPr>
          <w:rStyle w:val="CommentReference"/>
        </w:rPr>
        <w:annotationRef/>
      </w:r>
      <w:r>
        <w:t>Should Glory be be here?</w:t>
      </w:r>
    </w:p>
  </w:comment>
  <w:comment w:id="126" w:author="Windows User" w:date="2015-10-30T08:56:00Z" w:initials="BS">
    <w:p w14:paraId="0DA71926" w14:textId="77777777" w:rsidR="00B102EF" w:rsidRDefault="00B102EF">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B102EF" w:rsidRDefault="00B102EF" w:rsidP="000278EC">
      <w:pPr>
        <w:pStyle w:val="CommentText"/>
      </w:pPr>
      <w:r>
        <w:rPr>
          <w:rStyle w:val="CommentReference"/>
        </w:rPr>
        <w:annotationRef/>
      </w:r>
      <w:r>
        <w:t>Gives light? Enlightens?</w:t>
      </w:r>
    </w:p>
  </w:comment>
  <w:comment w:id="161" w:author="Windows User" w:date="2015-10-30T08:56:00Z" w:initials="WU">
    <w:p w14:paraId="274DD96D" w14:textId="77777777" w:rsidR="00B102EF" w:rsidRDefault="00B102EF">
      <w:pPr>
        <w:pStyle w:val="CommentText"/>
      </w:pPr>
      <w:r>
        <w:rPr>
          <w:rStyle w:val="CommentReference"/>
        </w:rPr>
        <w:annotationRef/>
      </w:r>
      <w:r>
        <w:t>split after this vs?</w:t>
      </w:r>
    </w:p>
  </w:comment>
  <w:comment w:id="162" w:author="Windows User" w:date="2015-10-30T08:56:00Z" w:initials="WU">
    <w:p w14:paraId="709B00B0" w14:textId="77777777" w:rsidR="00B102EF" w:rsidRDefault="00B102EF">
      <w:pPr>
        <w:pStyle w:val="CommentText"/>
      </w:pPr>
      <w:r>
        <w:rPr>
          <w:rStyle w:val="CommentReference"/>
        </w:rPr>
        <w:annotationRef/>
      </w:r>
      <w:r>
        <w:t>Better word than prelate?</w:t>
      </w:r>
    </w:p>
  </w:comment>
  <w:comment w:id="197" w:author="Windows User" w:date="2015-11-04T08:53:00Z" w:initials="WU">
    <w:p w14:paraId="057654D4" w14:textId="77777777" w:rsidR="00B102EF" w:rsidRDefault="00B102EF">
      <w:pPr>
        <w:pStyle w:val="CommentText"/>
      </w:pPr>
      <w:r>
        <w:rPr>
          <w:rStyle w:val="CommentReference"/>
        </w:rPr>
        <w:annotationRef/>
      </w:r>
      <w:r>
        <w:t>Life giver or giver of life?</w:t>
      </w:r>
    </w:p>
  </w:comment>
  <w:comment w:id="198" w:author="Windows User" w:date="2015-11-04T08:54:00Z" w:initials="WU">
    <w:p w14:paraId="27A10A48" w14:textId="77777777" w:rsidR="00B102EF" w:rsidRDefault="00B102EF">
      <w:pPr>
        <w:pStyle w:val="CommentText"/>
      </w:pPr>
      <w:r>
        <w:rPr>
          <w:rStyle w:val="CommentReference"/>
        </w:rPr>
        <w:annotationRef/>
      </w:r>
      <w:r>
        <w:t>Fix. Middle of this got deleted.</w:t>
      </w:r>
    </w:p>
  </w:comment>
  <w:comment w:id="209" w:author="Windows User" w:date="2015-10-30T08:56:00Z" w:initials="BS">
    <w:p w14:paraId="681427A6" w14:textId="77777777" w:rsidR="00B102EF" w:rsidRDefault="00B102EF">
      <w:pPr>
        <w:pStyle w:val="CommentText"/>
      </w:pPr>
      <w:r>
        <w:rPr>
          <w:rStyle w:val="CommentReference"/>
        </w:rPr>
        <w:annotationRef/>
      </w:r>
      <w:r>
        <w:t>coptic has confess</w:t>
      </w:r>
    </w:p>
  </w:comment>
  <w:comment w:id="215" w:author="Windows User" w:date="2016-02-10T12:41:00Z" w:initials="WU">
    <w:p w14:paraId="190B37FB" w14:textId="77777777" w:rsidR="00B102EF" w:rsidRDefault="00B102EF" w:rsidP="00351A43">
      <w:pPr>
        <w:pStyle w:val="CommentText"/>
      </w:pPr>
      <w:r>
        <w:rPr>
          <w:rStyle w:val="CommentReference"/>
        </w:rPr>
        <w:annotationRef/>
      </w:r>
      <w:r>
        <w:t>May He or that He may</w:t>
      </w:r>
    </w:p>
  </w:comment>
  <w:comment w:id="236" w:author="Microsoft Office User" w:date="2015-12-11T19:51:00Z" w:initials="Office">
    <w:p w14:paraId="37A50849" w14:textId="7A27E5BD" w:rsidR="00B102EF" w:rsidRDefault="00B102EF">
      <w:pPr>
        <w:pStyle w:val="CommentText"/>
      </w:pPr>
      <w:r>
        <w:rPr>
          <w:rStyle w:val="CommentReference"/>
        </w:rPr>
        <w:annotationRef/>
      </w:r>
      <w:r>
        <w:t>this one needs rewording</w:t>
      </w:r>
    </w:p>
  </w:comment>
  <w:comment w:id="328" w:author="Windows User" w:date="2015-11-02T12:45:00Z" w:initials="WU">
    <w:p w14:paraId="7D99A743" w14:textId="77777777" w:rsidR="00B102EF" w:rsidRDefault="00B102EF" w:rsidP="00D31F38">
      <w:pPr>
        <w:pStyle w:val="CommentText"/>
      </w:pPr>
      <w:r>
        <w:rPr>
          <w:rStyle w:val="CommentReference"/>
        </w:rPr>
        <w:annotationRef/>
      </w:r>
      <w:r>
        <w:t>Any argument for "Rise up" rather than arise?"</w:t>
      </w:r>
    </w:p>
  </w:comment>
  <w:comment w:id="329" w:author="Windows User" w:date="2015-10-30T08:56:00Z" w:initials="WU">
    <w:p w14:paraId="0AB2ABCE" w14:textId="77777777" w:rsidR="00B102EF" w:rsidRDefault="00B102EF" w:rsidP="00D31F38">
      <w:pPr>
        <w:pStyle w:val="CommentText"/>
      </w:pPr>
      <w:r>
        <w:rPr>
          <w:rStyle w:val="CommentReference"/>
        </w:rPr>
        <w:annotationRef/>
      </w:r>
      <w:r>
        <w:t>flesh or body?</w:t>
      </w:r>
    </w:p>
  </w:comment>
  <w:comment w:id="330" w:author="Windows User" w:date="2015-10-30T08:56:00Z" w:initials="WU">
    <w:p w14:paraId="0375B80F" w14:textId="77777777" w:rsidR="00B102EF" w:rsidRDefault="00B102EF" w:rsidP="00D31F38">
      <w:pPr>
        <w:pStyle w:val="CommentText"/>
      </w:pPr>
      <w:r>
        <w:rPr>
          <w:rStyle w:val="CommentReference"/>
        </w:rPr>
        <w:annotationRef/>
      </w:r>
      <w:r>
        <w:t>Send up, or ascribe?</w:t>
      </w:r>
    </w:p>
  </w:comment>
  <w:comment w:id="331" w:author="Windows User" w:date="2015-10-30T08:56:00Z" w:initials="WU">
    <w:p w14:paraId="5622D018" w14:textId="77777777" w:rsidR="00B102EF" w:rsidRDefault="00B102EF" w:rsidP="00D31F38">
      <w:pPr>
        <w:pStyle w:val="CommentText"/>
      </w:pPr>
      <w:r>
        <w:rPr>
          <w:rStyle w:val="CommentReference"/>
        </w:rPr>
        <w:annotationRef/>
      </w:r>
      <w:r>
        <w:t>doxology or glorification?</w:t>
      </w:r>
    </w:p>
  </w:comment>
  <w:comment w:id="332" w:author="Windows User" w:date="2015-10-30T08:56:00Z" w:initials="WU">
    <w:p w14:paraId="10960ED9" w14:textId="77777777" w:rsidR="00B102EF" w:rsidRDefault="00B102EF" w:rsidP="00D31F38">
      <w:pPr>
        <w:pStyle w:val="CommentText"/>
      </w:pPr>
      <w:r>
        <w:rPr>
          <w:rStyle w:val="CommentReference"/>
        </w:rPr>
        <w:annotationRef/>
      </w:r>
      <w:r>
        <w:t>"Glory to you" or "Glory be to you"?</w:t>
      </w:r>
    </w:p>
  </w:comment>
  <w:comment w:id="333" w:author="Windows User" w:date="2015-10-30T08:56:00Z" w:initials="WU">
    <w:p w14:paraId="67C46469" w14:textId="77777777" w:rsidR="00B102EF" w:rsidRDefault="00B102EF" w:rsidP="00D31F38">
      <w:pPr>
        <w:pStyle w:val="CommentText"/>
      </w:pPr>
      <w:r>
        <w:rPr>
          <w:rStyle w:val="CommentReference"/>
        </w:rPr>
        <w:annotationRef/>
      </w:r>
      <w:r>
        <w:t>You?</w:t>
      </w:r>
    </w:p>
  </w:comment>
  <w:comment w:id="334" w:author="Windows User" w:date="2015-10-30T08:56:00Z" w:initials="WU">
    <w:p w14:paraId="744CF838" w14:textId="77777777" w:rsidR="00B102EF" w:rsidRDefault="00B102EF" w:rsidP="00D31F38">
      <w:pPr>
        <w:pStyle w:val="CommentText"/>
      </w:pPr>
      <w:r>
        <w:rPr>
          <w:rStyle w:val="CommentReference"/>
        </w:rPr>
        <w:annotationRef/>
      </w:r>
      <w:r>
        <w:t>To the Sanctuary or O you saints???</w:t>
      </w:r>
    </w:p>
  </w:comment>
  <w:comment w:id="335" w:author="Windows User" w:date="2015-10-30T08:56:00Z" w:initials="WU">
    <w:p w14:paraId="47DB61A6" w14:textId="77777777" w:rsidR="00B102EF" w:rsidRDefault="00B102EF" w:rsidP="00D31F38">
      <w:pPr>
        <w:pStyle w:val="CommentText"/>
      </w:pPr>
      <w:r>
        <w:rPr>
          <w:rStyle w:val="CommentReference"/>
        </w:rPr>
        <w:annotationRef/>
      </w:r>
      <w:r>
        <w:t>from sounds more natural than out of. Any compelling reason to keep?</w:t>
      </w:r>
    </w:p>
  </w:comment>
  <w:comment w:id="336" w:author="Windows User" w:date="2015-10-30T08:56:00Z" w:initials="WU">
    <w:p w14:paraId="463DE6F6" w14:textId="77777777" w:rsidR="00B102EF" w:rsidRDefault="00B102EF" w:rsidP="00D31F38">
      <w:pPr>
        <w:pStyle w:val="CommentText"/>
      </w:pPr>
      <w:r>
        <w:rPr>
          <w:rStyle w:val="CommentReference"/>
        </w:rPr>
        <w:annotationRef/>
      </w:r>
      <w:r>
        <w:t>supplication or cry?</w:t>
      </w:r>
    </w:p>
  </w:comment>
  <w:comment w:id="337" w:author="Windows User" w:date="2015-10-30T08:56:00Z" w:initials="WU">
    <w:p w14:paraId="4FD2340C" w14:textId="77777777" w:rsidR="00B102EF" w:rsidRDefault="00B102EF" w:rsidP="00D31F38">
      <w:pPr>
        <w:pStyle w:val="CommentText"/>
      </w:pPr>
      <w:r>
        <w:rPr>
          <w:rStyle w:val="CommentReference"/>
        </w:rPr>
        <w:annotationRef/>
      </w:r>
      <w:r>
        <w:t>petition or supplication? supplication sounds much better.</w:t>
      </w:r>
    </w:p>
  </w:comment>
  <w:comment w:id="338" w:author="Windows User" w:date="2015-10-30T08:56:00Z" w:initials="WU">
    <w:p w14:paraId="4E23918A" w14:textId="77777777" w:rsidR="00B102EF" w:rsidRDefault="00B102EF" w:rsidP="00D31F38">
      <w:pPr>
        <w:pStyle w:val="CommentText"/>
      </w:pPr>
      <w:r>
        <w:rPr>
          <w:rStyle w:val="CommentReference"/>
        </w:rPr>
        <w:annotationRef/>
      </w:r>
      <w:r>
        <w:t>revive or deliver?</w:t>
      </w:r>
    </w:p>
  </w:comment>
  <w:comment w:id="339" w:author="Windows User" w:date="2015-10-30T08:56:00Z" w:initials="WU">
    <w:p w14:paraId="45934B86" w14:textId="77777777" w:rsidR="00B102EF" w:rsidRDefault="00B102EF" w:rsidP="00D31F38">
      <w:pPr>
        <w:pStyle w:val="CommentText"/>
      </w:pPr>
      <w:r>
        <w:rPr>
          <w:rStyle w:val="CommentReference"/>
        </w:rPr>
        <w:annotationRef/>
      </w:r>
      <w:r>
        <w:t>pour forth, utter, or overflow? I like the way overflow sounds more than pour forth. More natural.</w:t>
      </w:r>
    </w:p>
  </w:comment>
  <w:comment w:id="340" w:author="Windows User" w:date="2015-10-30T08:56:00Z" w:initials="WU">
    <w:p w14:paraId="3EC53F34" w14:textId="77777777" w:rsidR="00B102EF" w:rsidRDefault="00B102EF" w:rsidP="00D31F38">
      <w:pPr>
        <w:pStyle w:val="CommentText"/>
      </w:pPr>
      <w:r>
        <w:rPr>
          <w:rStyle w:val="CommentReference"/>
        </w:rPr>
        <w:annotationRef/>
      </w:r>
      <w:r>
        <w:t>blessing or praise?</w:t>
      </w:r>
    </w:p>
  </w:comment>
  <w:comment w:id="341" w:author="Windows User" w:date="2015-10-30T08:56:00Z" w:initials="WU">
    <w:p w14:paraId="30167A78" w14:textId="77777777" w:rsidR="00B102EF" w:rsidRDefault="00B102EF" w:rsidP="00D31F38">
      <w:pPr>
        <w:pStyle w:val="CommentText"/>
      </w:pPr>
      <w:r>
        <w:rPr>
          <w:rStyle w:val="CommentReference"/>
        </w:rPr>
        <w:annotationRef/>
      </w:r>
      <w:r>
        <w:t>respond with? respond to? speak of?</w:t>
      </w:r>
    </w:p>
  </w:comment>
  <w:comment w:id="342" w:author="Windows User" w:date="2015-10-30T08:56:00Z" w:initials="WU">
    <w:p w14:paraId="6965197E" w14:textId="77777777" w:rsidR="00B102EF" w:rsidRDefault="00B102EF" w:rsidP="00D31F38">
      <w:pPr>
        <w:pStyle w:val="CommentText"/>
      </w:pPr>
      <w:r>
        <w:rPr>
          <w:rStyle w:val="CommentReference"/>
        </w:rPr>
        <w:annotationRef/>
      </w:r>
      <w:r>
        <w:t>rightous, true, or truth?</w:t>
      </w:r>
    </w:p>
  </w:comment>
  <w:comment w:id="343" w:author="Windows User" w:date="2015-10-30T08:56:00Z" w:initials="WU">
    <w:p w14:paraId="668FF70C" w14:textId="77777777" w:rsidR="00B102EF" w:rsidRDefault="00B102EF" w:rsidP="00D31F38">
      <w:pPr>
        <w:pStyle w:val="CommentText"/>
      </w:pPr>
      <w:r>
        <w:rPr>
          <w:rStyle w:val="CommentReference"/>
        </w:rPr>
        <w:annotationRef/>
      </w:r>
      <w:r>
        <w:t>meditation, or delight?</w:t>
      </w:r>
    </w:p>
  </w:comment>
  <w:comment w:id="344" w:author="Windows User" w:date="2015-10-30T08:56:00Z" w:initials="WU">
    <w:p w14:paraId="3C05865D" w14:textId="77777777" w:rsidR="00B102EF" w:rsidRDefault="00B102EF" w:rsidP="00D31F38">
      <w:pPr>
        <w:pStyle w:val="CommentText"/>
      </w:pPr>
      <w:r>
        <w:rPr>
          <w:rStyle w:val="CommentReference"/>
        </w:rPr>
        <w:annotationRef/>
      </w:r>
      <w:r>
        <w:t>forever or always?</w:t>
      </w:r>
    </w:p>
  </w:comment>
  <w:comment w:id="345" w:author="Windows User" w:date="2015-10-30T08:56:00Z" w:initials="WU">
    <w:p w14:paraId="3B00730E" w14:textId="77777777" w:rsidR="00B102EF" w:rsidRDefault="00B102EF" w:rsidP="00D31F38">
      <w:pPr>
        <w:pStyle w:val="CommentText"/>
      </w:pPr>
      <w:r>
        <w:rPr>
          <w:rStyle w:val="CommentReference"/>
        </w:rPr>
        <w:annotationRef/>
      </w:r>
      <w:r>
        <w:t>and forever?</w:t>
      </w:r>
    </w:p>
  </w:comment>
  <w:comment w:id="346" w:author="Windows User" w:date="2015-10-30T08:56:00Z" w:initials="WU">
    <w:p w14:paraId="1B4AAEB0" w14:textId="77777777" w:rsidR="00B102EF" w:rsidRDefault="00B102EF" w:rsidP="00D31F38">
      <w:pPr>
        <w:pStyle w:val="CommentText"/>
      </w:pPr>
      <w:r>
        <w:rPr>
          <w:rStyle w:val="CommentReference"/>
        </w:rPr>
        <w:annotationRef/>
      </w:r>
      <w:r>
        <w:t>be?</w:t>
      </w:r>
    </w:p>
  </w:comment>
  <w:comment w:id="347" w:author="Windows User" w:date="2015-10-30T08:56:00Z" w:initials="WU">
    <w:p w14:paraId="1B1C5E2C" w14:textId="77777777" w:rsidR="00B102EF" w:rsidRDefault="00B102EF" w:rsidP="00D31F38">
      <w:pPr>
        <w:pStyle w:val="CommentText"/>
      </w:pPr>
      <w:r>
        <w:rPr>
          <w:rStyle w:val="CommentReference"/>
        </w:rPr>
        <w:annotationRef/>
      </w:r>
      <w:r>
        <w:t>be?</w:t>
      </w:r>
    </w:p>
  </w:comment>
  <w:comment w:id="348" w:author="Windows User" w:date="2015-10-30T08:56:00Z" w:initials="WU">
    <w:p w14:paraId="2A55755C" w14:textId="77777777" w:rsidR="00B102EF" w:rsidRDefault="00B102EF" w:rsidP="00D31F38">
      <w:pPr>
        <w:pStyle w:val="CommentText"/>
      </w:pPr>
      <w:r>
        <w:rPr>
          <w:rStyle w:val="CommentReference"/>
        </w:rPr>
        <w:annotationRef/>
      </w:r>
      <w:r>
        <w:t>is the insertion of "one" after "begotten" needed in english?</w:t>
      </w:r>
    </w:p>
  </w:comment>
  <w:comment w:id="349" w:author="Windows User" w:date="2015-10-30T08:56:00Z" w:initials="WU">
    <w:p w14:paraId="2B8406D1" w14:textId="77777777" w:rsidR="00B102EF" w:rsidRDefault="00B102EF" w:rsidP="00D31F38">
      <w:pPr>
        <w:pStyle w:val="CommentText"/>
      </w:pPr>
      <w:r>
        <w:rPr>
          <w:rStyle w:val="CommentReference"/>
        </w:rPr>
        <w:annotationRef/>
      </w:r>
      <w:r>
        <w:t>utter or declare?</w:t>
      </w:r>
    </w:p>
  </w:comment>
  <w:comment w:id="356" w:author="Windows User" w:date="2015-10-30T08:56:00Z" w:initials="BS">
    <w:p w14:paraId="5E20C97F" w14:textId="77777777" w:rsidR="00B102EF" w:rsidRDefault="00B102EF" w:rsidP="00D31F38">
      <w:pPr>
        <w:pStyle w:val="CommentText"/>
      </w:pPr>
      <w:r>
        <w:rPr>
          <w:rStyle w:val="CommentReference"/>
        </w:rPr>
        <w:annotationRef/>
      </w:r>
      <w:r>
        <w:t>look at? look upon? regard?</w:t>
      </w:r>
    </w:p>
  </w:comment>
  <w:comment w:id="357" w:author="Windows User" w:date="2015-10-30T08:56:00Z" w:initials="BS">
    <w:p w14:paraId="2ADF0207" w14:textId="77777777" w:rsidR="00B102EF" w:rsidRDefault="00B102EF" w:rsidP="00D31F38">
      <w:pPr>
        <w:pStyle w:val="CommentText"/>
      </w:pPr>
      <w:r>
        <w:rPr>
          <w:rStyle w:val="CommentReference"/>
        </w:rPr>
        <w:annotationRef/>
      </w:r>
      <w:r>
        <w:t>no one?</w:t>
      </w:r>
    </w:p>
  </w:comment>
  <w:comment w:id="358" w:author="Windows User" w:date="2015-10-30T08:56:00Z" w:initials="BS">
    <w:p w14:paraId="485D87CE" w14:textId="77777777" w:rsidR="00B102EF" w:rsidRDefault="00B102EF" w:rsidP="00D31F38">
      <w:pPr>
        <w:pStyle w:val="CommentText"/>
      </w:pPr>
      <w:r>
        <w:rPr>
          <w:rStyle w:val="CommentReference"/>
        </w:rPr>
        <w:annotationRef/>
      </w:r>
      <w:r>
        <w:t>in?</w:t>
      </w:r>
    </w:p>
    <w:p w14:paraId="472FCBB1" w14:textId="77777777" w:rsidR="00B102EF" w:rsidRDefault="00B102EF" w:rsidP="00D31F38">
      <w:pPr>
        <w:pStyle w:val="CommentText"/>
      </w:pPr>
    </w:p>
  </w:comment>
  <w:comment w:id="359" w:author="Windows User" w:date="2015-10-30T08:56:00Z" w:initials="BS">
    <w:p w14:paraId="0FA627AF" w14:textId="77777777" w:rsidR="00B102EF" w:rsidRDefault="00B102EF" w:rsidP="00D31F38">
      <w:pPr>
        <w:pStyle w:val="CommentText"/>
      </w:pPr>
      <w:r>
        <w:rPr>
          <w:rStyle w:val="CommentReference"/>
        </w:rPr>
        <w:annotationRef/>
      </w:r>
      <w:r>
        <w:t>before?</w:t>
      </w:r>
    </w:p>
  </w:comment>
  <w:comment w:id="360" w:author="Windows User" w:date="2015-10-30T08:56:00Z" w:initials="BS">
    <w:p w14:paraId="744D2B01" w14:textId="77777777" w:rsidR="00B102EF" w:rsidRDefault="00B102EF" w:rsidP="00D31F38">
      <w:pPr>
        <w:pStyle w:val="CommentText"/>
      </w:pPr>
      <w:r>
        <w:rPr>
          <w:rStyle w:val="CommentReference"/>
        </w:rPr>
        <w:annotationRef/>
      </w:r>
      <w:r>
        <w:t>joy entered into the whole world doesn't mean much...</w:t>
      </w:r>
    </w:p>
  </w:comment>
  <w:comment w:id="361" w:author="Windows User" w:date="2015-10-30T08:56:00Z" w:initials="BS">
    <w:p w14:paraId="4F77BBAD" w14:textId="77777777" w:rsidR="00B102EF" w:rsidRDefault="00B102EF" w:rsidP="00D31F38">
      <w:pPr>
        <w:pStyle w:val="CommentText"/>
      </w:pPr>
      <w:r>
        <w:rPr>
          <w:rStyle w:val="CommentReference"/>
        </w:rPr>
        <w:annotationRef/>
      </w:r>
      <w:r>
        <w:t>? any better way to express that's more accurate while meaning something?</w:t>
      </w:r>
    </w:p>
  </w:comment>
  <w:comment w:id="362" w:author="Windows User" w:date="2015-10-30T08:56:00Z" w:initials="BS">
    <w:p w14:paraId="3F67AE7E" w14:textId="77777777" w:rsidR="00B102EF" w:rsidRDefault="00B102EF" w:rsidP="00D31F38">
      <w:pPr>
        <w:pStyle w:val="CommentText"/>
      </w:pPr>
      <w:r>
        <w:rPr>
          <w:rStyle w:val="CommentReference"/>
        </w:rPr>
        <w:annotationRef/>
      </w:r>
      <w:r>
        <w:t>sealed as in ever virgin... or more like hidden?</w:t>
      </w:r>
    </w:p>
  </w:comment>
  <w:comment w:id="363" w:author="Windows User" w:date="2015-10-30T08:56:00Z" w:initials="BS">
    <w:p w14:paraId="079DFF07" w14:textId="77777777" w:rsidR="00B102EF" w:rsidRDefault="00B102EF" w:rsidP="00D31F38">
      <w:pPr>
        <w:pStyle w:val="CommentText"/>
      </w:pPr>
      <w:r>
        <w:rPr>
          <w:rStyle w:val="CommentReference"/>
        </w:rPr>
        <w:annotationRef/>
      </w:r>
      <w:r>
        <w:t>fragrant ointment? ointment? Incense and ointment with weeping and mourning?</w:t>
      </w:r>
    </w:p>
  </w:comment>
  <w:comment w:id="364" w:author="Windows User" w:date="2015-10-30T08:56:00Z" w:initials="BS">
    <w:p w14:paraId="534D6E8F" w14:textId="77777777" w:rsidR="00B102EF" w:rsidRDefault="00B102EF" w:rsidP="00D31F38">
      <w:pPr>
        <w:pStyle w:val="CommentText"/>
      </w:pPr>
      <w:r>
        <w:rPr>
          <w:rStyle w:val="CommentReference"/>
        </w:rPr>
        <w:annotationRef/>
      </w:r>
      <w:r>
        <w:t>spices or ointment</w:t>
      </w:r>
    </w:p>
  </w:comment>
  <w:comment w:id="365" w:author="Windows User" w:date="2015-10-30T08:56:00Z" w:initials="BS">
    <w:p w14:paraId="5C973492" w14:textId="77777777" w:rsidR="00B102EF" w:rsidRDefault="00B102EF" w:rsidP="00D31F38">
      <w:pPr>
        <w:pStyle w:val="CommentText"/>
      </w:pPr>
      <w:r>
        <w:rPr>
          <w:rStyle w:val="CommentReference"/>
        </w:rPr>
        <w:annotationRef/>
      </w:r>
      <w:r>
        <w:t>Is risen or has risen?</w:t>
      </w:r>
    </w:p>
  </w:comment>
  <w:comment w:id="366" w:author="Windows User" w:date="2015-10-30T08:56:00Z" w:initials="BS">
    <w:p w14:paraId="2FC8AFF7" w14:textId="77777777" w:rsidR="00B102EF" w:rsidRDefault="00B102EF" w:rsidP="00D31F38">
      <w:pPr>
        <w:pStyle w:val="CommentText"/>
      </w:pPr>
      <w:r>
        <w:rPr>
          <w:rStyle w:val="CommentReference"/>
        </w:rPr>
        <w:annotationRef/>
      </w:r>
      <w:r>
        <w:t>need a consistent policy for what to capitalize!</w:t>
      </w:r>
    </w:p>
  </w:comment>
  <w:comment w:id="367" w:author="Windows User" w:date="2015-10-30T08:56:00Z" w:initials="BS">
    <w:p w14:paraId="411351ED" w14:textId="77777777" w:rsidR="00B102EF" w:rsidRDefault="00B102E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8" w:author="Windows User" w:date="2015-10-30T08:56:00Z" w:initials="BS">
    <w:p w14:paraId="1D3AB79C" w14:textId="77777777" w:rsidR="00B102EF" w:rsidRDefault="00B102EF" w:rsidP="00D31F38">
      <w:pPr>
        <w:pStyle w:val="CommentText"/>
      </w:pPr>
      <w:r>
        <w:rPr>
          <w:rStyle w:val="CommentReference"/>
        </w:rPr>
        <w:annotationRef/>
      </w:r>
      <w:r>
        <w:t xml:space="preserve">decay? </w:t>
      </w:r>
    </w:p>
  </w:comment>
  <w:comment w:id="369" w:author="Windows User" w:date="2015-10-30T08:56:00Z" w:initials="WU">
    <w:p w14:paraId="70A28C39" w14:textId="77777777" w:rsidR="00B102EF" w:rsidRDefault="00B102EF" w:rsidP="00D31F38">
      <w:pPr>
        <w:pStyle w:val="CommentText"/>
      </w:pPr>
      <w:r>
        <w:rPr>
          <w:rStyle w:val="CommentReference"/>
        </w:rPr>
        <w:annotationRef/>
      </w:r>
      <w:r>
        <w:t>LXX has glorify him, not prepare Him an habitation</w:t>
      </w:r>
    </w:p>
  </w:comment>
  <w:comment w:id="370" w:author="Windows User" w:date="2015-10-30T08:56:00Z" w:initials="WU">
    <w:p w14:paraId="26EA5B86" w14:textId="77777777" w:rsidR="00B102EF" w:rsidRDefault="00B102EF" w:rsidP="00D31F38">
      <w:pPr>
        <w:pStyle w:val="CommentText"/>
      </w:pPr>
      <w:r>
        <w:rPr>
          <w:rStyle w:val="CommentReference"/>
        </w:rPr>
        <w:annotationRef/>
      </w:r>
      <w:r>
        <w:t>or when he brings wars to naught. NETS has shatters</w:t>
      </w:r>
    </w:p>
  </w:comment>
  <w:comment w:id="371" w:author="Windows User" w:date="2015-10-30T08:56:00Z" w:initials="WU">
    <w:p w14:paraId="07C5DE0D" w14:textId="77777777" w:rsidR="00B102EF" w:rsidRDefault="00B102EF" w:rsidP="00D31F38">
      <w:pPr>
        <w:pStyle w:val="CommentText"/>
      </w:pPr>
      <w:r>
        <w:rPr>
          <w:rStyle w:val="CommentReference"/>
        </w:rPr>
        <w:annotationRef/>
      </w:r>
      <w:r>
        <w:t>literally choice mounted captains?</w:t>
      </w:r>
    </w:p>
  </w:comment>
  <w:comment w:id="372" w:author="Windows User" w:date="2015-10-30T08:56:00Z" w:initials="WU">
    <w:p w14:paraId="4CE45F4E" w14:textId="77777777" w:rsidR="00B102EF" w:rsidRDefault="00B102EF" w:rsidP="00D31F38">
      <w:pPr>
        <w:pStyle w:val="CommentText"/>
      </w:pPr>
      <w:r>
        <w:rPr>
          <w:rStyle w:val="CommentReference"/>
        </w:rPr>
        <w:annotationRef/>
      </w:r>
      <w:r>
        <w:t>Nets has third-ranked officers. Captain is the modern term for the 3rd rank of officer, sticking with captain</w:t>
      </w:r>
    </w:p>
  </w:comment>
  <w:comment w:id="373" w:author="Windows User" w:date="2015-10-30T08:56:00Z" w:initials="WU">
    <w:p w14:paraId="70291138" w14:textId="77777777" w:rsidR="00B102EF" w:rsidRDefault="00B102EF" w:rsidP="00D31F38">
      <w:pPr>
        <w:pStyle w:val="CommentText"/>
      </w:pPr>
      <w:r>
        <w:rPr>
          <w:rStyle w:val="CommentReference"/>
        </w:rPr>
        <w:annotationRef/>
      </w:r>
      <w:r>
        <w:t>Have to have a consistent tense... was to go with above, if want has been all above needs to change to that tense.</w:t>
      </w:r>
    </w:p>
  </w:comment>
  <w:comment w:id="374" w:author="Windows User" w:date="2015-10-30T08:56:00Z" w:initials="WU">
    <w:p w14:paraId="72868208" w14:textId="77777777" w:rsidR="00B102EF" w:rsidRDefault="00B102EF" w:rsidP="00D31F38">
      <w:pPr>
        <w:pStyle w:val="CommentText"/>
      </w:pPr>
      <w:r>
        <w:rPr>
          <w:rStyle w:val="CommentReference"/>
        </w:rPr>
        <w:annotationRef/>
      </w:r>
      <w:r>
        <w:t>crushed or destroyed?</w:t>
      </w:r>
    </w:p>
  </w:comment>
  <w:comment w:id="375" w:author="Windows User" w:date="2015-10-30T08:56:00Z" w:initials="WU">
    <w:p w14:paraId="2D37744E" w14:textId="77777777" w:rsidR="00B102EF" w:rsidRDefault="00B102EF" w:rsidP="00D31F38">
      <w:pPr>
        <w:pStyle w:val="CommentText"/>
      </w:pPr>
      <w:r>
        <w:rPr>
          <w:rStyle w:val="CommentReference"/>
        </w:rPr>
        <w:annotationRef/>
      </w:r>
      <w:r>
        <w:t>elsewhere ekhomkhem is translated as crushed... NETS has shattered. Brenton destroyed.</w:t>
      </w:r>
    </w:p>
  </w:comment>
  <w:comment w:id="376" w:author="Windows User" w:date="2015-10-30T08:56:00Z" w:initials="WU">
    <w:p w14:paraId="43759081" w14:textId="77777777" w:rsidR="00B102EF" w:rsidRDefault="00B102EF" w:rsidP="00D31F38">
      <w:pPr>
        <w:pStyle w:val="CommentText"/>
      </w:pPr>
      <w:r>
        <w:rPr>
          <w:rStyle w:val="CommentReference"/>
        </w:rPr>
        <w:annotationRef/>
      </w:r>
      <w:r>
        <w:t>your enemies or our enemies?</w:t>
      </w:r>
    </w:p>
  </w:comment>
  <w:comment w:id="377" w:author="Windows User" w:date="2015-10-30T08:56:00Z" w:initials="WU">
    <w:p w14:paraId="1035793C" w14:textId="77777777" w:rsidR="00B102EF" w:rsidRDefault="00B102EF" w:rsidP="00D31F38">
      <w:pPr>
        <w:pStyle w:val="CommentText"/>
      </w:pPr>
      <w:r>
        <w:rPr>
          <w:rStyle w:val="CommentReference"/>
        </w:rPr>
        <w:annotationRef/>
      </w:r>
      <w:r>
        <w:t>sent or sent forth?</w:t>
      </w:r>
    </w:p>
  </w:comment>
  <w:comment w:id="378" w:author="Windows User" w:date="2015-10-30T08:56:00Z" w:initials="WU">
    <w:p w14:paraId="6E78BA80" w14:textId="77777777" w:rsidR="00B102EF" w:rsidRDefault="00B102EF" w:rsidP="00D31F38">
      <w:pPr>
        <w:pStyle w:val="CommentText"/>
      </w:pPr>
      <w:r>
        <w:rPr>
          <w:rStyle w:val="CommentReference"/>
        </w:rPr>
        <w:annotationRef/>
      </w:r>
      <w:r>
        <w:t>or saints? ft note?</w:t>
      </w:r>
    </w:p>
  </w:comment>
  <w:comment w:id="379" w:author="Windows User" w:date="2015-10-30T08:56:00Z" w:initials="WU">
    <w:p w14:paraId="2897BA2F" w14:textId="77777777" w:rsidR="00B102EF" w:rsidRDefault="00B102EF" w:rsidP="00D31F38">
      <w:pPr>
        <w:pStyle w:val="CommentText"/>
      </w:pPr>
      <w:r>
        <w:rPr>
          <w:rStyle w:val="CommentReference"/>
        </w:rPr>
        <w:annotationRef/>
      </w:r>
      <w:r>
        <w:t>glories? glorious deeds? or in glory?</w:t>
      </w:r>
    </w:p>
  </w:comment>
  <w:comment w:id="380" w:author="Windows User" w:date="2015-10-30T08:56:00Z" w:initials="WU">
    <w:p w14:paraId="5FCE7650" w14:textId="77777777" w:rsidR="00B102EF" w:rsidRDefault="00B102EF" w:rsidP="00D31F38">
      <w:pPr>
        <w:pStyle w:val="CommentText"/>
      </w:pPr>
      <w:r>
        <w:rPr>
          <w:rStyle w:val="CommentReference"/>
        </w:rPr>
        <w:annotationRef/>
      </w:r>
      <w:r>
        <w:t>redeemed? or chose?</w:t>
      </w:r>
    </w:p>
  </w:comment>
  <w:comment w:id="381" w:author="Windows User" w:date="2015-10-30T08:56:00Z" w:initials="WU">
    <w:p w14:paraId="0E9DC1B8" w14:textId="77777777" w:rsidR="00B102EF" w:rsidRDefault="00B102EF" w:rsidP="00D31F38">
      <w:pPr>
        <w:pStyle w:val="CommentText"/>
      </w:pPr>
      <w:r>
        <w:rPr>
          <w:rStyle w:val="CommentReference"/>
        </w:rPr>
        <w:annotationRef/>
      </w:r>
      <w:r>
        <w:t>abode? habitation? resting place?</w:t>
      </w:r>
    </w:p>
  </w:comment>
  <w:comment w:id="382" w:author="Windows User" w:date="2015-10-30T08:56:00Z" w:initials="WU">
    <w:p w14:paraId="551D5D79" w14:textId="77777777" w:rsidR="00B102EF" w:rsidRDefault="00B102EF" w:rsidP="00D31F38">
      <w:pPr>
        <w:pStyle w:val="CommentText"/>
      </w:pPr>
      <w:r>
        <w:rPr>
          <w:rStyle w:val="CommentReference"/>
        </w:rPr>
        <w:annotationRef/>
      </w:r>
      <w:r>
        <w:t>Nets has pangs.</w:t>
      </w:r>
    </w:p>
  </w:comment>
  <w:comment w:id="383" w:author="Windows User" w:date="2015-10-30T08:56:00Z" w:initials="WU">
    <w:p w14:paraId="6297DC8C" w14:textId="77777777" w:rsidR="00B102EF" w:rsidRDefault="00B102EF" w:rsidP="00D31F38">
      <w:pPr>
        <w:pStyle w:val="CommentText"/>
      </w:pPr>
      <w:r>
        <w:rPr>
          <w:rStyle w:val="CommentReference"/>
        </w:rPr>
        <w:annotationRef/>
      </w:r>
      <w:r>
        <w:t>Nets has tense change here rather than start of next vs. Brenton too.</w:t>
      </w:r>
    </w:p>
  </w:comment>
  <w:comment w:id="384" w:author="Windows User" w:date="2015-10-30T08:56:00Z" w:initials="WU">
    <w:p w14:paraId="76F4CEC8" w14:textId="77777777" w:rsidR="00B102EF" w:rsidRDefault="00B102EF" w:rsidP="00D31F38">
      <w:pPr>
        <w:pStyle w:val="CommentText"/>
      </w:pPr>
      <w:r>
        <w:rPr>
          <w:rStyle w:val="CommentReference"/>
        </w:rPr>
        <w:annotationRef/>
      </w:r>
      <w:r>
        <w:t xml:space="preserve">reign? king? reign as king? tense? shall reign? </w:t>
      </w:r>
    </w:p>
  </w:comment>
  <w:comment w:id="385" w:author="Windows User" w:date="2015-10-30T08:56:00Z" w:initials="WU">
    <w:p w14:paraId="28ADCC63" w14:textId="77777777" w:rsidR="00B102EF" w:rsidRDefault="00B102EF" w:rsidP="00D31F38">
      <w:pPr>
        <w:pStyle w:val="CommentText"/>
      </w:pPr>
      <w:r>
        <w:rPr>
          <w:rStyle w:val="CommentReference"/>
        </w:rPr>
        <w:annotationRef/>
      </w:r>
      <w:r>
        <w:t>What does the Coptic say? Is it something like this?</w:t>
      </w:r>
    </w:p>
  </w:comment>
  <w:comment w:id="386" w:author="Windows User" w:date="2015-10-30T08:56:00Z" w:initials="WU">
    <w:p w14:paraId="2E86C403" w14:textId="77777777" w:rsidR="00B102EF" w:rsidRDefault="00B102EF" w:rsidP="00D31F38">
      <w:pPr>
        <w:pStyle w:val="CommentText"/>
      </w:pPr>
      <w:r>
        <w:rPr>
          <w:rStyle w:val="CommentReference"/>
        </w:rPr>
        <w:annotationRef/>
      </w:r>
      <w:r>
        <w:t>For? or Since?</w:t>
      </w:r>
    </w:p>
  </w:comment>
  <w:comment w:id="387" w:author="Windows User" w:date="2015-10-30T08:56:00Z" w:initials="WU">
    <w:p w14:paraId="031A7CF6" w14:textId="77777777" w:rsidR="00B102EF" w:rsidRDefault="00B102EF" w:rsidP="00D31F38">
      <w:pPr>
        <w:pStyle w:val="CommentText"/>
      </w:pPr>
      <w:r>
        <w:rPr>
          <w:rStyle w:val="CommentReference"/>
        </w:rPr>
        <w:annotationRef/>
      </w:r>
      <w:r>
        <w:t>Brenton and NETS have dances. Coptic has hanhos (guessing hos is praises or songs). I'm thinking not praises... but need you guys to clarify</w:t>
      </w:r>
    </w:p>
  </w:comment>
  <w:comment w:id="388" w:author="Windows User" w:date="2015-10-30T08:56:00Z" w:initials="WU">
    <w:p w14:paraId="2A38A2FD" w14:textId="77777777" w:rsidR="00B102EF" w:rsidRDefault="00B102EF" w:rsidP="00D31F38">
      <w:pPr>
        <w:pStyle w:val="CommentText"/>
      </w:pPr>
      <w:r>
        <w:rPr>
          <w:rStyle w:val="CommentReference"/>
        </w:rPr>
        <w:annotationRef/>
      </w:r>
      <w:r>
        <w:t>The NETS phrasing seems to me the only way to reconcile the other translations.</w:t>
      </w:r>
    </w:p>
  </w:comment>
  <w:comment w:id="389" w:author="Windows User" w:date="2015-10-30T08:56:00Z" w:initials="WU">
    <w:p w14:paraId="59D19189" w14:textId="77777777" w:rsidR="00B102EF" w:rsidRDefault="00B102EF" w:rsidP="00D31F38">
      <w:pPr>
        <w:pStyle w:val="CommentText"/>
      </w:pPr>
      <w:r>
        <w:rPr>
          <w:rStyle w:val="CommentReference"/>
        </w:rPr>
        <w:annotationRef/>
      </w:r>
      <w:r>
        <w:t>The last verse is not in the Bible... So Miriam's words "Horse and rider.." should be in quotes. These should not, they are our (the church's) words in response.</w:t>
      </w:r>
    </w:p>
  </w:comment>
  <w:comment w:id="395" w:author="Windows User" w:date="2015-10-30T08:56:00Z" w:initials="WU">
    <w:p w14:paraId="57C92C81" w14:textId="77777777" w:rsidR="00B102EF" w:rsidRDefault="00B102EF" w:rsidP="00D31F38">
      <w:pPr>
        <w:pStyle w:val="CommentText"/>
      </w:pPr>
      <w:r>
        <w:rPr>
          <w:rStyle w:val="CommentReference"/>
        </w:rPr>
        <w:annotationRef/>
      </w:r>
      <w:r>
        <w:t>This way sure sounds better. I know "With the split" is more literal, but it doesn't make any sense in English. This does.</w:t>
      </w:r>
    </w:p>
  </w:comment>
  <w:comment w:id="396" w:author="Windows User" w:date="2015-10-30T08:56:00Z" w:initials="WU">
    <w:p w14:paraId="5BBD34BE" w14:textId="77777777" w:rsidR="00B102EF" w:rsidRDefault="00B102EF" w:rsidP="00D31F38">
      <w:pPr>
        <w:pStyle w:val="CommentText"/>
      </w:pPr>
      <w:r>
        <w:rPr>
          <w:rStyle w:val="CommentReference"/>
        </w:rPr>
        <w:annotationRef/>
      </w:r>
      <w:r>
        <w:t>path or walkway?</w:t>
      </w:r>
    </w:p>
  </w:comment>
  <w:comment w:id="397" w:author="Brett Slote" w:date="2015-10-30T08:56:00Z" w:initials="BS">
    <w:p w14:paraId="049D3BBD" w14:textId="77777777" w:rsidR="00B102EF" w:rsidRDefault="00B102EF" w:rsidP="00D31F38">
      <w:pPr>
        <w:pStyle w:val="CommentText"/>
      </w:pPr>
      <w:r>
        <w:rPr>
          <w:rStyle w:val="CommentReference"/>
        </w:rPr>
        <w:annotationRef/>
      </w:r>
      <w:r>
        <w:t>needs : at least to indicate breaks in tune</w:t>
      </w:r>
    </w:p>
  </w:comment>
  <w:comment w:id="398" w:author="Windows User" w:date="2015-10-30T08:56:00Z" w:initials="WU">
    <w:p w14:paraId="1F09658E" w14:textId="77777777" w:rsidR="00B102EF" w:rsidRDefault="00B102EF" w:rsidP="00D31F38">
      <w:pPr>
        <w:pStyle w:val="CommentText"/>
      </w:pPr>
      <w:r>
        <w:rPr>
          <w:rStyle w:val="CommentReference"/>
        </w:rPr>
        <w:annotationRef/>
      </w:r>
      <w:r>
        <w:t>miraculous, or something closer to paradoxical but sounding good?</w:t>
      </w:r>
    </w:p>
  </w:comment>
  <w:comment w:id="399" w:author="Windows User" w:date="2015-10-30T08:56:00Z" w:initials="WU">
    <w:p w14:paraId="4689AC49" w14:textId="77777777" w:rsidR="00B102EF" w:rsidRDefault="00B102EF" w:rsidP="00D31F38">
      <w:pPr>
        <w:pStyle w:val="CommentText"/>
      </w:pPr>
      <w:r>
        <w:rPr>
          <w:rStyle w:val="CommentReference"/>
        </w:rPr>
        <w:annotationRef/>
      </w:r>
      <w:r>
        <w:t>passed and crossed mean teh same thing... but passed over carries connotation of connection to pass over...</w:t>
      </w:r>
    </w:p>
  </w:comment>
  <w:comment w:id="400" w:author="Windows User" w:date="2015-10-30T08:56:00Z" w:initials="WU">
    <w:p w14:paraId="2AA35319" w14:textId="77777777" w:rsidR="00B102EF" w:rsidRDefault="00B102EF" w:rsidP="00D31F38">
      <w:pPr>
        <w:pStyle w:val="CommentText"/>
      </w:pPr>
      <w:r>
        <w:rPr>
          <w:rStyle w:val="CommentReference"/>
        </w:rPr>
        <w:annotationRef/>
      </w:r>
      <w:r>
        <w:t>praising or singing?</w:t>
      </w:r>
    </w:p>
  </w:comment>
  <w:comment w:id="401" w:author="Windows User" w:date="2015-10-30T08:56:00Z" w:initials="WU">
    <w:p w14:paraId="56B7B31B" w14:textId="77777777" w:rsidR="00B102EF" w:rsidRDefault="00B102EF" w:rsidP="00D31F38">
      <w:pPr>
        <w:pStyle w:val="CommentText"/>
      </w:pPr>
      <w:r>
        <w:rPr>
          <w:rStyle w:val="CommentReference"/>
        </w:rPr>
        <w:annotationRef/>
      </w:r>
      <w:r>
        <w:t>I think this should be sing to</w:t>
      </w:r>
    </w:p>
  </w:comment>
  <w:comment w:id="412" w:author="Windows User" w:date="2015-10-30T08:56:00Z" w:initials="BS">
    <w:p w14:paraId="325E0CEF" w14:textId="77777777" w:rsidR="00B102EF" w:rsidRDefault="00B102EF" w:rsidP="00D31F38">
      <w:pPr>
        <w:pStyle w:val="CommentText"/>
      </w:pPr>
      <w:r>
        <w:rPr>
          <w:rStyle w:val="CommentReference"/>
        </w:rPr>
        <w:annotationRef/>
      </w:r>
      <w:r>
        <w:t>both Brenton and NETS have "understanding"</w:t>
      </w:r>
    </w:p>
  </w:comment>
  <w:comment w:id="413" w:author="Windows User" w:date="2015-10-30T08:56:00Z" w:initials="BS">
    <w:p w14:paraId="5D230922" w14:textId="77777777" w:rsidR="00B102EF" w:rsidRDefault="00B102EF" w:rsidP="00D31F38">
      <w:pPr>
        <w:pStyle w:val="CommentText"/>
      </w:pPr>
      <w:r>
        <w:rPr>
          <w:rStyle w:val="CommentReference"/>
        </w:rPr>
        <w:annotationRef/>
      </w:r>
      <w:r>
        <w:t>NETS just has made</w:t>
      </w:r>
    </w:p>
  </w:comment>
  <w:comment w:id="414" w:author="Windows User" w:date="2015-10-30T08:56:00Z" w:initials="BS">
    <w:p w14:paraId="2422552A" w14:textId="77777777" w:rsidR="00B102EF" w:rsidRDefault="00B102EF" w:rsidP="00D31F38">
      <w:pPr>
        <w:pStyle w:val="CommentText"/>
      </w:pPr>
      <w:r>
        <w:rPr>
          <w:rStyle w:val="CommentReference"/>
        </w:rPr>
        <w:annotationRef/>
      </w:r>
      <w:r>
        <w:t>does Coptic have "alone"?</w:t>
      </w:r>
    </w:p>
  </w:comment>
  <w:comment w:id="415" w:author="Windows User" w:date="2015-10-30T08:56:00Z" w:initials="BS">
    <w:p w14:paraId="5429F0BE" w14:textId="77777777" w:rsidR="00B102EF" w:rsidRDefault="00B102EF" w:rsidP="00D31F38">
      <w:pPr>
        <w:pStyle w:val="CommentText"/>
      </w:pPr>
      <w:r>
        <w:rPr>
          <w:rStyle w:val="CommentReference"/>
        </w:rPr>
        <w:annotationRef/>
      </w:r>
      <w:r>
        <w:t>NETS "have authority". Maybe 'govern' would fit connotations better than rule?</w:t>
      </w:r>
    </w:p>
  </w:comment>
  <w:comment w:id="416" w:author="Windows User" w:date="2015-10-30T08:56:00Z" w:initials="BS">
    <w:p w14:paraId="6805839C" w14:textId="77777777" w:rsidR="00B102EF" w:rsidRDefault="00B102EF" w:rsidP="00D31F38">
      <w:pPr>
        <w:pStyle w:val="CommentText"/>
      </w:pPr>
      <w:r>
        <w:rPr>
          <w:rStyle w:val="CommentReference"/>
        </w:rPr>
        <w:annotationRef/>
      </w:r>
      <w:r>
        <w:t>NETS has 'raised'. Makes more sense?</w:t>
      </w:r>
    </w:p>
  </w:comment>
  <w:comment w:id="417" w:author="Windows User" w:date="2015-10-30T08:56:00Z" w:initials="BS">
    <w:p w14:paraId="3696E8AA" w14:textId="77777777" w:rsidR="00B102EF" w:rsidRDefault="00B102EF" w:rsidP="00D31F38">
      <w:pPr>
        <w:pStyle w:val="CommentText"/>
      </w:pPr>
      <w:r>
        <w:rPr>
          <w:rStyle w:val="CommentReference"/>
        </w:rPr>
        <w:annotationRef/>
      </w:r>
      <w:r>
        <w:t>into?</w:t>
      </w:r>
    </w:p>
  </w:comment>
  <w:comment w:id="418" w:author="Windows User" w:date="2015-11-21T12:58:00Z" w:initials="WU">
    <w:p w14:paraId="5668984D" w14:textId="77777777" w:rsidR="00B102EF" w:rsidRDefault="00B102EF" w:rsidP="00D31F38">
      <w:pPr>
        <w:pStyle w:val="CommentText"/>
      </w:pPr>
      <w:r>
        <w:rPr>
          <w:rStyle w:val="CommentReference"/>
        </w:rPr>
        <w:annotationRef/>
      </w:r>
      <w:r>
        <w:t>Check</w:t>
      </w:r>
    </w:p>
  </w:comment>
  <w:comment w:id="419" w:author="Windows User" w:date="2015-11-21T12:59:00Z" w:initials="WU">
    <w:p w14:paraId="05A793F3" w14:textId="77777777" w:rsidR="00B102EF" w:rsidRDefault="00B102EF" w:rsidP="00D31F38">
      <w:pPr>
        <w:pStyle w:val="CommentText"/>
      </w:pPr>
      <w:r>
        <w:rPr>
          <w:rStyle w:val="CommentReference"/>
        </w:rPr>
        <w:annotationRef/>
      </w:r>
      <w:r>
        <w:t>check</w:t>
      </w:r>
    </w:p>
  </w:comment>
  <w:comment w:id="425" w:author="Windows User" w:date="2015-10-30T08:56:00Z" w:initials="BS">
    <w:p w14:paraId="08E379D1" w14:textId="77777777" w:rsidR="00B102EF" w:rsidRDefault="00B102EF" w:rsidP="00D31F38">
      <w:pPr>
        <w:pStyle w:val="CommentText"/>
      </w:pPr>
      <w:r>
        <w:rPr>
          <w:rStyle w:val="CommentReference"/>
        </w:rPr>
        <w:annotationRef/>
      </w:r>
      <w:r>
        <w:t>clearly the missing vs above belongs</w:t>
      </w:r>
    </w:p>
  </w:comment>
  <w:comment w:id="433" w:author="Windows User" w:date="2015-10-30T08:56:00Z" w:initials="BS">
    <w:p w14:paraId="19C504AB" w14:textId="77777777" w:rsidR="00B102EF" w:rsidRDefault="00B102E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B102EF" w:rsidRDefault="00B102EF" w:rsidP="00D31F38">
      <w:pPr>
        <w:pStyle w:val="CommentText"/>
      </w:pPr>
      <w:r>
        <w:rPr>
          <w:rStyle w:val="CommentReference"/>
        </w:rPr>
        <w:annotationRef/>
      </w:r>
      <w:r>
        <w:t>heavens?</w:t>
      </w:r>
    </w:p>
  </w:comment>
  <w:comment w:id="435" w:author="Windows User" w:date="2015-10-30T08:56:00Z" w:initials="BS">
    <w:p w14:paraId="57E2DDC4" w14:textId="77777777" w:rsidR="00B102EF" w:rsidRDefault="00B102EF" w:rsidP="00D31F38">
      <w:pPr>
        <w:pStyle w:val="CommentText"/>
      </w:pPr>
      <w:r>
        <w:rPr>
          <w:rStyle w:val="CommentReference"/>
        </w:rPr>
        <w:annotationRef/>
      </w:r>
      <w:r>
        <w:t>NETS omits clouds</w:t>
      </w:r>
    </w:p>
  </w:comment>
  <w:comment w:id="436" w:author="Windows User" w:date="2015-10-30T08:56:00Z" w:initials="BS">
    <w:p w14:paraId="35628364" w14:textId="77777777" w:rsidR="00B102EF" w:rsidRDefault="00B102EF" w:rsidP="00D31F38">
      <w:pPr>
        <w:pStyle w:val="CommentText"/>
      </w:pPr>
      <w:r>
        <w:rPr>
          <w:rStyle w:val="CommentReference"/>
        </w:rPr>
        <w:annotationRef/>
      </w:r>
      <w:r>
        <w:t>NETS omits this vs</w:t>
      </w:r>
    </w:p>
  </w:comment>
  <w:comment w:id="437" w:author="Windows User" w:date="2015-10-30T08:56:00Z" w:initials="BS">
    <w:p w14:paraId="1F576F58" w14:textId="77777777" w:rsidR="00B102EF" w:rsidRDefault="00B102EF"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B102EF" w:rsidRDefault="00B102EF"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B102EF" w:rsidRDefault="00B102EF"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B102EF" w:rsidRDefault="00B102EF" w:rsidP="00D31F38">
      <w:pPr>
        <w:pStyle w:val="CommentText"/>
      </w:pPr>
      <w:r>
        <w:rPr>
          <w:rStyle w:val="CommentReference"/>
        </w:rPr>
        <w:annotationRef/>
      </w:r>
      <w:r>
        <w:t>Get rid of ye’s!</w:t>
      </w:r>
    </w:p>
  </w:comment>
  <w:comment w:id="441" w:author="Windows User" w:date="2015-10-30T08:56:00Z" w:initials="BS">
    <w:p w14:paraId="66BEE13E" w14:textId="77777777" w:rsidR="00B102EF" w:rsidRDefault="00B102EF" w:rsidP="00D31F38">
      <w:pPr>
        <w:pStyle w:val="CommentText"/>
      </w:pPr>
      <w:r>
        <w:rPr>
          <w:rStyle w:val="CommentReference"/>
        </w:rPr>
        <w:annotationRef/>
      </w:r>
      <w:r>
        <w:t>NETS has sea-monsters</w:t>
      </w:r>
    </w:p>
  </w:comment>
  <w:comment w:id="442" w:author="Windows User" w:date="2015-10-30T08:56:00Z" w:initials="BS">
    <w:p w14:paraId="43D401E2" w14:textId="77777777" w:rsidR="00B102EF" w:rsidRDefault="00B102EF"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B102EF" w:rsidRDefault="00B102EF" w:rsidP="00D31F38">
      <w:pPr>
        <w:pStyle w:val="CommentText"/>
      </w:pPr>
      <w:r>
        <w:rPr>
          <w:rStyle w:val="CommentReference"/>
        </w:rPr>
        <w:annotationRef/>
      </w:r>
      <w:r>
        <w:t>NETS has all humans on earth</w:t>
      </w:r>
    </w:p>
  </w:comment>
  <w:comment w:id="444" w:author="Windows User" w:date="2015-10-30T08:56:00Z" w:initials="BS">
    <w:p w14:paraId="6D54AC70" w14:textId="77777777" w:rsidR="00B102EF" w:rsidRDefault="00B102EF"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B102EF" w:rsidRDefault="00B102EF" w:rsidP="00D31F38">
      <w:pPr>
        <w:pStyle w:val="CommentText"/>
      </w:pPr>
      <w:r>
        <w:rPr>
          <w:rStyle w:val="CommentReference"/>
        </w:rPr>
        <w:annotationRef/>
      </w:r>
      <w:r>
        <w:t>NETS ends quite differently</w:t>
      </w:r>
    </w:p>
  </w:comment>
  <w:comment w:id="451" w:author="Brett Slote" w:date="2015-10-30T08:56:00Z" w:initials="BS">
    <w:p w14:paraId="0EC8D4EC" w14:textId="77777777" w:rsidR="00B102EF" w:rsidRDefault="00B102EF" w:rsidP="00D31F38">
      <w:pPr>
        <w:pStyle w:val="CommentText"/>
      </w:pPr>
      <w:r>
        <w:rPr>
          <w:rStyle w:val="CommentReference"/>
        </w:rPr>
        <w:annotationRef/>
      </w:r>
      <w:r>
        <w:t>These should be broken into lines with the tune!</w:t>
      </w:r>
    </w:p>
  </w:comment>
  <w:comment w:id="452" w:author="Windows User" w:date="2015-10-30T08:56:00Z" w:initials="BS">
    <w:p w14:paraId="499D113D" w14:textId="77777777" w:rsidR="00B102EF" w:rsidRDefault="00B102EF" w:rsidP="00D31F38">
      <w:pPr>
        <w:pStyle w:val="CommentText"/>
      </w:pPr>
      <w:r>
        <w:rPr>
          <w:rStyle w:val="CommentReference"/>
        </w:rPr>
        <w:annotationRef/>
      </w:r>
      <w:r>
        <w:t>giver, or maker?</w:t>
      </w:r>
    </w:p>
  </w:comment>
  <w:comment w:id="453" w:author="Windows User" w:date="2015-10-30T08:56:00Z" w:initials="BS">
    <w:p w14:paraId="29AB3125" w14:textId="77777777" w:rsidR="00B102EF" w:rsidRDefault="00B102EF" w:rsidP="00D31F38">
      <w:pPr>
        <w:pStyle w:val="CommentText"/>
      </w:pPr>
      <w:r>
        <w:rPr>
          <w:rStyle w:val="CommentReference"/>
        </w:rPr>
        <w:annotationRef/>
      </w:r>
      <w:r>
        <w:t>even NETS has Hananias</w:t>
      </w:r>
    </w:p>
  </w:comment>
  <w:comment w:id="454" w:author="Windows User" w:date="2015-10-30T08:56:00Z" w:initials="BS">
    <w:p w14:paraId="27892612" w14:textId="77777777" w:rsidR="00B102EF" w:rsidRDefault="00B102EF" w:rsidP="00D31F38">
      <w:pPr>
        <w:pStyle w:val="CommentText"/>
      </w:pPr>
      <w:r>
        <w:rPr>
          <w:rStyle w:val="CommentReference"/>
        </w:rPr>
        <w:annotationRef/>
      </w:r>
      <w:r>
        <w:t>does Coptic have evening first?</w:t>
      </w:r>
    </w:p>
  </w:comment>
  <w:comment w:id="455" w:author="Windows User" w:date="2015-10-30T08:56:00Z" w:initials="BS">
    <w:p w14:paraId="53863AE8" w14:textId="77777777" w:rsidR="00B102EF" w:rsidRDefault="00B102EF" w:rsidP="00D31F38">
      <w:pPr>
        <w:pStyle w:val="CommentText"/>
      </w:pPr>
      <w:r>
        <w:rPr>
          <w:rStyle w:val="CommentReference"/>
        </w:rPr>
        <w:annotationRef/>
      </w:r>
      <w:r>
        <w:t>Coptic doesn't have "Our God"</w:t>
      </w:r>
    </w:p>
  </w:comment>
  <w:comment w:id="456" w:author="Windows User" w:date="2015-10-30T08:56:00Z" w:initials="BS">
    <w:p w14:paraId="5F8EC33A" w14:textId="77777777" w:rsidR="00B102EF" w:rsidRDefault="00B102EF" w:rsidP="00D31F38">
      <w:pPr>
        <w:pStyle w:val="CommentText"/>
      </w:pPr>
      <w:r>
        <w:rPr>
          <w:rStyle w:val="CommentReference"/>
        </w:rPr>
        <w:annotationRef/>
      </w:r>
      <w:r>
        <w:t>celebrate or proclaim?</w:t>
      </w:r>
    </w:p>
  </w:comment>
  <w:comment w:id="457" w:author="Windows User" w:date="2015-10-30T08:56:00Z" w:initials="BS">
    <w:p w14:paraId="02E465F6" w14:textId="77777777" w:rsidR="00B102EF" w:rsidRDefault="00B102EF" w:rsidP="00D31F38">
      <w:pPr>
        <w:pStyle w:val="CommentText"/>
      </w:pPr>
      <w:r>
        <w:rPr>
          <w:rStyle w:val="CommentReference"/>
        </w:rPr>
        <w:annotationRef/>
      </w:r>
      <w:r>
        <w:t>persevere or be sober?</w:t>
      </w:r>
    </w:p>
  </w:comment>
  <w:comment w:id="458" w:author="Windows User" w:date="2015-10-30T08:56:00Z" w:initials="BS">
    <w:p w14:paraId="0F283256" w14:textId="77777777" w:rsidR="00B102EF" w:rsidRDefault="00B102EF" w:rsidP="00D31F38">
      <w:pPr>
        <w:pStyle w:val="CommentText"/>
      </w:pPr>
      <w:r>
        <w:rPr>
          <w:rStyle w:val="CommentReference"/>
        </w:rPr>
        <w:annotationRef/>
      </w:r>
      <w:r>
        <w:t>Coptic has presbyters, not priests (oweeb)</w:t>
      </w:r>
    </w:p>
  </w:comment>
  <w:comment w:id="459" w:author="Windows User" w:date="2015-10-30T08:56:00Z" w:initials="BS">
    <w:p w14:paraId="141FC7EB" w14:textId="77777777" w:rsidR="00B102EF" w:rsidRDefault="00B102EF" w:rsidP="00D31F38">
      <w:pPr>
        <w:pStyle w:val="CommentText"/>
      </w:pPr>
      <w:r>
        <w:rPr>
          <w:rStyle w:val="CommentReference"/>
        </w:rPr>
        <w:annotationRef/>
      </w:r>
      <w:r>
        <w:t>esmo is bless, not praise...</w:t>
      </w:r>
    </w:p>
  </w:comment>
  <w:comment w:id="460" w:author="Windows User" w:date="2015-10-30T08:56:00Z" w:initials="BS">
    <w:p w14:paraId="22452F1B" w14:textId="77777777" w:rsidR="00B102EF" w:rsidRDefault="00B102EF" w:rsidP="00D31F38">
      <w:pPr>
        <w:pStyle w:val="CommentText"/>
      </w:pPr>
      <w:r>
        <w:rPr>
          <w:rStyle w:val="CommentReference"/>
        </w:rPr>
        <w:annotationRef/>
      </w:r>
      <w:r>
        <w:t>Coptic doesn't look like day to day... "Until this day" doesn't make as much sense... is there something less literal but closer to the maning?</w:t>
      </w:r>
    </w:p>
  </w:comment>
  <w:comment w:id="461" w:author="Windows User" w:date="2015-10-30T08:56:00Z" w:initials="BS">
    <w:p w14:paraId="532CE324" w14:textId="77777777" w:rsidR="00B102EF" w:rsidRDefault="00B102EF" w:rsidP="00D31F38">
      <w:pPr>
        <w:pStyle w:val="CommentText"/>
      </w:pPr>
      <w:r>
        <w:rPr>
          <w:rStyle w:val="CommentReference"/>
        </w:rPr>
        <w:annotationRef/>
      </w:r>
      <w:r>
        <w:t>Is LA right with breaths and spirits?</w:t>
      </w:r>
    </w:p>
  </w:comment>
  <w:comment w:id="462" w:author="Windows User" w:date="2015-10-30T08:56:00Z" w:initials="BS">
    <w:p w14:paraId="7C12CF17" w14:textId="77777777" w:rsidR="00B102EF" w:rsidRDefault="00B102EF" w:rsidP="00D31F38">
      <w:pPr>
        <w:pStyle w:val="CommentText"/>
      </w:pPr>
      <w:r>
        <w:rPr>
          <w:rStyle w:val="CommentReference"/>
        </w:rPr>
        <w:annotationRef/>
      </w:r>
      <w:r>
        <w:t>doesn't look like waters... is it ssea?</w:t>
      </w:r>
    </w:p>
  </w:comment>
  <w:comment w:id="463" w:author="Windows User" w:date="2015-10-30T08:56:00Z" w:initials="BS">
    <w:p w14:paraId="789F9E96" w14:textId="77777777" w:rsidR="00B102EF" w:rsidRDefault="00B102EF" w:rsidP="00D31F38">
      <w:pPr>
        <w:pStyle w:val="CommentText"/>
      </w:pPr>
      <w:r>
        <w:rPr>
          <w:rStyle w:val="CommentReference"/>
        </w:rPr>
        <w:annotationRef/>
      </w:r>
      <w:r>
        <w:t>I still don't get of all the things we would see after seeing all the praise of nature would be "Bless the Lord you birds".</w:t>
      </w:r>
    </w:p>
  </w:comment>
  <w:comment w:id="464" w:author="Windows User" w:date="2015-10-30T08:56:00Z" w:initials="BS">
    <w:p w14:paraId="1E93DCCD" w14:textId="77777777" w:rsidR="00B102EF" w:rsidRDefault="00B102EF" w:rsidP="00D31F38">
      <w:pPr>
        <w:pStyle w:val="CommentText"/>
      </w:pPr>
      <w:r>
        <w:rPr>
          <w:rStyle w:val="CommentReference"/>
        </w:rPr>
        <w:annotationRef/>
      </w:r>
      <w:r>
        <w:t>disobedient? heretics?</w:t>
      </w:r>
    </w:p>
  </w:comment>
  <w:comment w:id="465" w:author="Windows User" w:date="2015-10-30T08:56:00Z" w:initials="BS">
    <w:p w14:paraId="298A6523" w14:textId="77777777" w:rsidR="00B102EF" w:rsidRDefault="00B102EF" w:rsidP="00D31F38">
      <w:pPr>
        <w:pStyle w:val="CommentText"/>
      </w:pPr>
      <w:r>
        <w:rPr>
          <w:rStyle w:val="CommentReference"/>
        </w:rPr>
        <w:annotationRef/>
      </w:r>
      <w:r>
        <w:t>souls or spirits?</w:t>
      </w:r>
    </w:p>
  </w:comment>
  <w:comment w:id="466" w:author="Windows User" w:date="2015-10-30T08:56:00Z" w:initials="BS">
    <w:p w14:paraId="3D56C030" w14:textId="77777777" w:rsidR="00B102EF" w:rsidRDefault="00B102EF" w:rsidP="00D31F38">
      <w:pPr>
        <w:pStyle w:val="CommentText"/>
      </w:pPr>
      <w:r>
        <w:rPr>
          <w:rStyle w:val="CommentReference"/>
        </w:rPr>
        <w:annotationRef/>
      </w:r>
      <w:r>
        <w:t>humble or contrite?</w:t>
      </w:r>
    </w:p>
  </w:comment>
  <w:comment w:id="467" w:author="Windows User" w:date="2015-10-30T08:56:00Z" w:initials="BS">
    <w:p w14:paraId="4417CE6C" w14:textId="77777777" w:rsidR="00B102EF" w:rsidRDefault="00B102EF" w:rsidP="00D31F38">
      <w:pPr>
        <w:pStyle w:val="CommentText"/>
      </w:pPr>
      <w:r>
        <w:rPr>
          <w:rStyle w:val="CommentReference"/>
        </w:rPr>
        <w:annotationRef/>
      </w:r>
      <w:r>
        <w:t>hearts?</w:t>
      </w:r>
    </w:p>
  </w:comment>
  <w:comment w:id="468" w:author="Windows User" w:date="2015-10-30T08:56:00Z" w:initials="BS">
    <w:p w14:paraId="6056EF08" w14:textId="77777777" w:rsidR="00B102EF" w:rsidRDefault="00B102EF" w:rsidP="00D31F38">
      <w:pPr>
        <w:pStyle w:val="CommentText"/>
      </w:pPr>
      <w:r>
        <w:rPr>
          <w:rStyle w:val="CommentReference"/>
        </w:rPr>
        <w:annotationRef/>
      </w:r>
      <w:r>
        <w:t>this or LA?</w:t>
      </w:r>
    </w:p>
  </w:comment>
  <w:comment w:id="469" w:author="Windows User" w:date="2015-10-30T08:56:00Z" w:initials="BS">
    <w:p w14:paraId="021CF208" w14:textId="77777777" w:rsidR="00B102EF" w:rsidRDefault="00B102EF" w:rsidP="00D31F38">
      <w:pPr>
        <w:pStyle w:val="CommentText"/>
      </w:pPr>
      <w:r>
        <w:rPr>
          <w:rStyle w:val="CommentReference"/>
        </w:rPr>
        <w:annotationRef/>
      </w:r>
      <w:r>
        <w:t>righteous of, or who revere</w:t>
      </w:r>
    </w:p>
  </w:comment>
  <w:comment w:id="470" w:author="Windows User" w:date="2015-10-30T08:56:00Z" w:initials="BS">
    <w:p w14:paraId="2B7DD481" w14:textId="77777777" w:rsidR="00B102EF" w:rsidRDefault="00B102EF" w:rsidP="00D31F38">
      <w:pPr>
        <w:pStyle w:val="CommentText"/>
      </w:pPr>
      <w:r>
        <w:rPr>
          <w:rStyle w:val="CommentReference"/>
        </w:rPr>
        <w:annotationRef/>
      </w:r>
      <w:r>
        <w:t>this, or accountable? or something else?</w:t>
      </w:r>
    </w:p>
  </w:comment>
  <w:comment w:id="471" w:author="Windows User" w:date="2015-10-30T08:56:00Z" w:initials="BS">
    <w:p w14:paraId="154E2A2A" w14:textId="77777777" w:rsidR="00B102EF" w:rsidRDefault="00B102EF" w:rsidP="00D31F38">
      <w:pPr>
        <w:pStyle w:val="CommentText"/>
      </w:pPr>
      <w:r>
        <w:rPr>
          <w:rStyle w:val="CommentReference"/>
        </w:rPr>
        <w:annotationRef/>
      </w:r>
      <w:r>
        <w:t>that he may praise and say?</w:t>
      </w:r>
    </w:p>
  </w:comment>
  <w:comment w:id="485" w:author="Windows User" w:date="2015-11-21T13:00:00Z" w:initials="WU">
    <w:p w14:paraId="72B45ACE" w14:textId="77777777" w:rsidR="00B102EF" w:rsidRDefault="00B102EF" w:rsidP="00D31F38">
      <w:pPr>
        <w:pStyle w:val="CommentText"/>
      </w:pPr>
      <w:r>
        <w:rPr>
          <w:rStyle w:val="CommentReference"/>
        </w:rPr>
        <w:annotationRef/>
      </w:r>
      <w:r>
        <w:t>Check, and 2 above.</w:t>
      </w:r>
    </w:p>
  </w:comment>
  <w:comment w:id="486" w:author="Brett Slote" w:date="2015-10-30T08:56:00Z" w:initials="BS">
    <w:p w14:paraId="0C0C90F8" w14:textId="77777777" w:rsidR="00B102EF" w:rsidRDefault="00B102EF" w:rsidP="00D31F38">
      <w:pPr>
        <w:pStyle w:val="CommentText"/>
      </w:pPr>
      <w:r>
        <w:rPr>
          <w:rStyle w:val="CommentReference"/>
        </w:rPr>
        <w:annotationRef/>
      </w:r>
      <w:r>
        <w:t>Fred wants 'O' here, saying it matches the Coptic... but it isn't in the Coptic!</w:t>
      </w:r>
    </w:p>
  </w:comment>
  <w:comment w:id="487" w:author="Windows User" w:date="2015-11-21T13:00:00Z" w:initials="WU">
    <w:p w14:paraId="59221E95" w14:textId="77777777" w:rsidR="00B102EF" w:rsidRDefault="00B102EF" w:rsidP="00D31F38">
      <w:pPr>
        <w:pStyle w:val="CommentText"/>
      </w:pPr>
      <w:r>
        <w:rPr>
          <w:rStyle w:val="CommentReference"/>
        </w:rPr>
        <w:annotationRef/>
      </w:r>
      <w:r>
        <w:t>check</w:t>
      </w:r>
    </w:p>
  </w:comment>
  <w:comment w:id="488" w:author="Windows User" w:date="2015-11-21T13:00:00Z" w:initials="WU">
    <w:p w14:paraId="0CFC2594" w14:textId="77777777" w:rsidR="00B102EF" w:rsidRDefault="00B102EF" w:rsidP="00D31F38">
      <w:pPr>
        <w:pStyle w:val="CommentText"/>
      </w:pPr>
      <w:r>
        <w:rPr>
          <w:rStyle w:val="CommentReference"/>
        </w:rPr>
        <w:annotationRef/>
      </w:r>
      <w:r>
        <w:t>check</w:t>
      </w:r>
    </w:p>
  </w:comment>
  <w:comment w:id="489" w:author="Windows User" w:date="2015-11-21T13:01:00Z" w:initials="WU">
    <w:p w14:paraId="403A6460" w14:textId="77777777" w:rsidR="00B102EF" w:rsidRDefault="00B102EF" w:rsidP="00D31F38">
      <w:pPr>
        <w:pStyle w:val="CommentText"/>
      </w:pPr>
      <w:r>
        <w:rPr>
          <w:rStyle w:val="CommentReference"/>
        </w:rPr>
        <w:annotationRef/>
      </w:r>
      <w:r>
        <w:t>check, find Copitic</w:t>
      </w:r>
    </w:p>
  </w:comment>
  <w:comment w:id="490" w:author="Windows User" w:date="2015-10-30T08:56:00Z" w:initials="BS">
    <w:p w14:paraId="1B2986E7" w14:textId="77777777" w:rsidR="00B102EF" w:rsidRDefault="00B102EF" w:rsidP="00D31F38">
      <w:pPr>
        <w:pStyle w:val="CommentText"/>
      </w:pPr>
      <w:r>
        <w:rPr>
          <w:rStyle w:val="CommentReference"/>
        </w:rPr>
        <w:annotationRef/>
      </w:r>
      <w:r>
        <w:t>why do books not have a vs for the bishop???</w:t>
      </w:r>
    </w:p>
  </w:comment>
  <w:comment w:id="491" w:author="Windows User" w:date="2015-10-30T08:56:00Z" w:initials="BS">
    <w:p w14:paraId="2328FF19" w14:textId="77777777" w:rsidR="00B102EF" w:rsidRDefault="00B102EF" w:rsidP="00D31F38">
      <w:pPr>
        <w:pStyle w:val="CommentText"/>
      </w:pPr>
      <w:r>
        <w:rPr>
          <w:rStyle w:val="CommentReference"/>
        </w:rPr>
        <w:annotationRef/>
      </w:r>
      <w:r>
        <w:t>add</w:t>
      </w:r>
    </w:p>
  </w:comment>
  <w:comment w:id="494" w:author="Windows User" w:date="2015-10-30T08:56:00Z" w:initials="BS">
    <w:p w14:paraId="76CF17E1" w14:textId="77777777" w:rsidR="00B102EF" w:rsidRDefault="00B102EF" w:rsidP="00D31F38">
      <w:pPr>
        <w:pStyle w:val="CommentText"/>
      </w:pPr>
      <w:r>
        <w:rPr>
          <w:rStyle w:val="CommentReference"/>
        </w:rPr>
        <w:annotationRef/>
      </w:r>
      <w:r>
        <w:t>the first two sections each have 7 verses. Maybe each section had seven verses and then became inflated? Keeping 7 vs in each section</w:t>
      </w:r>
    </w:p>
  </w:comment>
  <w:comment w:id="495" w:author="Windows User" w:date="2015-10-30T08:56:00Z" w:initials="BS">
    <w:p w14:paraId="01D3FC9E" w14:textId="77777777" w:rsidR="00B102EF" w:rsidRDefault="00B102EF" w:rsidP="00D31F38">
      <w:pPr>
        <w:pStyle w:val="CommentText"/>
      </w:pPr>
      <w:r>
        <w:rPr>
          <w:rStyle w:val="CommentReference"/>
        </w:rPr>
        <w:annotationRef/>
      </w:r>
      <w:r>
        <w:t>Communion or commemoration?</w:t>
      </w:r>
    </w:p>
  </w:comment>
  <w:comment w:id="496" w:author="Windows User" w:date="2015-11-21T13:01:00Z" w:initials="WU">
    <w:p w14:paraId="3C8EDFD6" w14:textId="77777777" w:rsidR="00B102EF" w:rsidRDefault="00B102EF" w:rsidP="00D31F38">
      <w:pPr>
        <w:pStyle w:val="CommentText"/>
      </w:pPr>
      <w:r>
        <w:rPr>
          <w:rStyle w:val="CommentReference"/>
        </w:rPr>
        <w:annotationRef/>
      </w:r>
      <w:r>
        <w:t>Check, and 2 above</w:t>
      </w:r>
    </w:p>
  </w:comment>
  <w:comment w:id="497" w:author="Brett Slote" w:date="2015-10-30T08:56:00Z" w:initials="BS">
    <w:p w14:paraId="502DF58D" w14:textId="77777777" w:rsidR="00B102EF" w:rsidRDefault="00B102EF" w:rsidP="00D31F38">
      <w:pPr>
        <w:pStyle w:val="CommentText"/>
      </w:pPr>
      <w:r>
        <w:rPr>
          <w:rStyle w:val="CommentReference"/>
        </w:rPr>
        <w:annotationRef/>
      </w:r>
      <w:r>
        <w:t>Fred wants 'O' here, saying it matches the Coptic... but it isn't in the Coptic!</w:t>
      </w:r>
    </w:p>
  </w:comment>
  <w:comment w:id="498" w:author="Windows User" w:date="2015-11-21T13:02:00Z" w:initials="WU">
    <w:p w14:paraId="0E3206C8" w14:textId="77777777" w:rsidR="00B102EF" w:rsidRDefault="00B102EF" w:rsidP="00D31F38">
      <w:pPr>
        <w:pStyle w:val="CommentText"/>
      </w:pPr>
      <w:r>
        <w:rPr>
          <w:rStyle w:val="CommentReference"/>
        </w:rPr>
        <w:annotationRef/>
      </w:r>
      <w:r>
        <w:t>check</w:t>
      </w:r>
    </w:p>
  </w:comment>
  <w:comment w:id="499" w:author="Windows User" w:date="2015-10-30T08:56:00Z" w:initials="BS">
    <w:p w14:paraId="303AD0FE" w14:textId="77777777" w:rsidR="00B102EF" w:rsidRDefault="00B102E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0" w:author="Windows User" w:date="2015-11-21T13:02:00Z" w:initials="WU">
    <w:p w14:paraId="5B706BCD" w14:textId="77777777" w:rsidR="00B102EF" w:rsidRDefault="00B102EF" w:rsidP="00D31F38">
      <w:pPr>
        <w:pStyle w:val="CommentText"/>
      </w:pPr>
      <w:r>
        <w:rPr>
          <w:rStyle w:val="CommentReference"/>
        </w:rPr>
        <w:annotationRef/>
      </w:r>
      <w:r>
        <w:t>check.  Add Coptic</w:t>
      </w:r>
    </w:p>
  </w:comment>
  <w:comment w:id="506" w:author="Windows User" w:date="2015-11-02T12:45:00Z" w:initials="BS">
    <w:p w14:paraId="02E474EA" w14:textId="77777777" w:rsidR="00B102EF" w:rsidRDefault="00B102EF" w:rsidP="00D31F38">
      <w:pPr>
        <w:pStyle w:val="CommentText"/>
      </w:pPr>
      <w:r>
        <w:rPr>
          <w:rStyle w:val="CommentReference"/>
        </w:rPr>
        <w:annotationRef/>
      </w:r>
      <w:r>
        <w:t>Godhead or Divinity?</w:t>
      </w:r>
    </w:p>
  </w:comment>
  <w:comment w:id="507" w:author="Windows User" w:date="2015-10-30T08:56:00Z" w:initials="BS">
    <w:p w14:paraId="1165D588" w14:textId="77777777" w:rsidR="00B102EF" w:rsidRDefault="00B102E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8" w:author="Windows User" w:date="2015-10-30T08:56:00Z" w:initials="BS">
    <w:p w14:paraId="0ABD6F72" w14:textId="77777777" w:rsidR="00B102EF" w:rsidRDefault="00B102EF" w:rsidP="00D31F38">
      <w:pPr>
        <w:pStyle w:val="CommentText"/>
      </w:pPr>
      <w:r>
        <w:rPr>
          <w:rStyle w:val="CommentReference"/>
        </w:rPr>
        <w:annotationRef/>
      </w:r>
      <w:r>
        <w:t>faithful or trusted? faithful sounds better as it is her action and not ours, as trusted.</w:t>
      </w:r>
    </w:p>
  </w:comment>
  <w:comment w:id="522" w:author="Windows User" w:date="2015-10-30T08:56:00Z" w:initials="BS">
    <w:p w14:paraId="07EF5E65" w14:textId="77777777" w:rsidR="00B102EF" w:rsidRDefault="00B102EF" w:rsidP="00D31F38">
      <w:pPr>
        <w:pStyle w:val="CommentText"/>
      </w:pPr>
      <w:r>
        <w:rPr>
          <w:rStyle w:val="CommentReference"/>
        </w:rPr>
        <w:annotationRef/>
      </w:r>
      <w:r>
        <w:t>MT (KJV) and Ra lack. NETS has and so does Coptic.</w:t>
      </w:r>
    </w:p>
  </w:comment>
  <w:comment w:id="523" w:author="Windows User" w:date="2015-11-21T13:03:00Z" w:initials="WU">
    <w:p w14:paraId="0505077C" w14:textId="77777777" w:rsidR="00B102EF" w:rsidRDefault="00B102EF" w:rsidP="00D31F38">
      <w:pPr>
        <w:pStyle w:val="CommentText"/>
      </w:pPr>
      <w:r>
        <w:rPr>
          <w:rStyle w:val="CommentReference"/>
        </w:rPr>
        <w:annotationRef/>
      </w:r>
      <w:r>
        <w:t>check</w:t>
      </w:r>
    </w:p>
  </w:comment>
  <w:comment w:id="524" w:author="Windows User" w:date="2015-11-21T13:03:00Z" w:initials="WU">
    <w:p w14:paraId="2CFCDBC4" w14:textId="77777777" w:rsidR="00B102EF" w:rsidRDefault="00B102EF" w:rsidP="00D31F38">
      <w:pPr>
        <w:pStyle w:val="CommentText"/>
      </w:pPr>
      <w:r>
        <w:rPr>
          <w:rStyle w:val="CommentReference"/>
        </w:rPr>
        <w:annotationRef/>
      </w:r>
      <w:r>
        <w:t>check</w:t>
      </w:r>
    </w:p>
  </w:comment>
  <w:comment w:id="525" w:author="Windows User" w:date="2015-11-21T13:04:00Z" w:initials="WU">
    <w:p w14:paraId="7B87BF1F" w14:textId="77777777" w:rsidR="00B102EF" w:rsidRDefault="00B102EF" w:rsidP="00D31F38">
      <w:pPr>
        <w:pStyle w:val="CommentText"/>
      </w:pPr>
      <w:r>
        <w:rPr>
          <w:rStyle w:val="CommentReference"/>
        </w:rPr>
        <w:annotationRef/>
      </w:r>
      <w:r>
        <w:t>check</w:t>
      </w:r>
    </w:p>
  </w:comment>
  <w:comment w:id="526" w:author="Windows User" w:date="2015-10-30T08:56:00Z" w:initials="BS">
    <w:p w14:paraId="21BC0F0F" w14:textId="77777777" w:rsidR="00B102EF" w:rsidRDefault="00B102EF" w:rsidP="00D31F38">
      <w:pPr>
        <w:pStyle w:val="CommentText"/>
      </w:pPr>
      <w:r>
        <w:rPr>
          <w:rStyle w:val="CommentReference"/>
        </w:rPr>
        <w:annotationRef/>
      </w:r>
      <w:r>
        <w:t>this structure rather than just a list is probably a KJVism...</w:t>
      </w:r>
    </w:p>
  </w:comment>
  <w:comment w:id="527" w:author="Windows User" w:date="2015-10-30T08:56:00Z" w:initials="BS">
    <w:p w14:paraId="469A8399" w14:textId="77777777" w:rsidR="00B102EF" w:rsidRDefault="00B102EF" w:rsidP="00D31F38">
      <w:pPr>
        <w:pStyle w:val="CommentText"/>
      </w:pPr>
      <w:r>
        <w:rPr>
          <w:rStyle w:val="CommentReference"/>
        </w:rPr>
        <w:annotationRef/>
      </w:r>
      <w:r>
        <w:t>Coptic varies greatly from NETS</w:t>
      </w:r>
    </w:p>
  </w:comment>
  <w:comment w:id="533" w:author="Windows User" w:date="2015-10-30T08:56:00Z" w:initials="BS">
    <w:p w14:paraId="30B7538F" w14:textId="77777777" w:rsidR="00B102EF" w:rsidRDefault="00B102EF" w:rsidP="00D31F38">
      <w:pPr>
        <w:pStyle w:val="CommentText"/>
      </w:pPr>
      <w:r>
        <w:rPr>
          <w:rStyle w:val="CommentReference"/>
        </w:rPr>
        <w:annotationRef/>
      </w:r>
      <w:r>
        <w:t>NETS has dance... also drum &amp; harp...</w:t>
      </w:r>
    </w:p>
  </w:comment>
  <w:comment w:id="534" w:author="Windows User" w:date="2015-10-30T08:56:00Z" w:initials="BS">
    <w:p w14:paraId="040D59AA" w14:textId="77777777" w:rsidR="00B102EF" w:rsidRDefault="00B102EF" w:rsidP="00D31F38">
      <w:pPr>
        <w:pStyle w:val="CommentText"/>
      </w:pPr>
      <w:r>
        <w:rPr>
          <w:rStyle w:val="CommentReference"/>
        </w:rPr>
        <w:annotationRef/>
      </w:r>
      <w:r>
        <w:t>NETS and LA have boast in glory...</w:t>
      </w:r>
    </w:p>
  </w:comment>
  <w:comment w:id="535" w:author="Windows User" w:date="2015-10-30T08:56:00Z" w:initials="BS">
    <w:p w14:paraId="0F357187" w14:textId="77777777" w:rsidR="00B102EF" w:rsidRDefault="00B102EF" w:rsidP="00D31F38">
      <w:pPr>
        <w:pStyle w:val="CommentText"/>
      </w:pPr>
      <w:r>
        <w:rPr>
          <w:rStyle w:val="CommentReference"/>
        </w:rPr>
        <w:annotationRef/>
      </w:r>
      <w:r>
        <w:t>NETS has rejoice. Coptis looks to me like glorify... Sing aloud? Rejoice?</w:t>
      </w:r>
    </w:p>
  </w:comment>
  <w:comment w:id="536" w:author="Windows User" w:date="2015-10-30T08:56:00Z" w:initials="BS">
    <w:p w14:paraId="10510650" w14:textId="77777777" w:rsidR="00B102EF" w:rsidRDefault="00B102EF" w:rsidP="00D31F38">
      <w:pPr>
        <w:pStyle w:val="CommentText"/>
      </w:pPr>
      <w:r>
        <w:rPr>
          <w:rStyle w:val="CommentReference"/>
        </w:rPr>
        <w:annotationRef/>
      </w:r>
      <w:r>
        <w:t>NETS has throats too. I'm leaving mouths. Throats is too literal. Not how we say it in English...</w:t>
      </w:r>
    </w:p>
  </w:comment>
  <w:comment w:id="537" w:author="Windows User" w:date="2015-10-30T08:56:00Z" w:initials="BS">
    <w:p w14:paraId="0F6BDC5E" w14:textId="77777777" w:rsidR="00B102EF" w:rsidRDefault="00B102EF" w:rsidP="00D31F38">
      <w:pPr>
        <w:pStyle w:val="CommentText"/>
      </w:pPr>
      <w:r>
        <w:rPr>
          <w:rStyle w:val="CommentReference"/>
        </w:rPr>
        <w:annotationRef/>
      </w:r>
      <w:r>
        <w:t>NETS has rebukes. punishments?</w:t>
      </w:r>
    </w:p>
  </w:comment>
  <w:comment w:id="543" w:author="Windows User" w:date="2015-10-30T08:56:00Z" w:initials="BS">
    <w:p w14:paraId="37F1C98E" w14:textId="77777777" w:rsidR="00B102EF" w:rsidRDefault="00B102EF" w:rsidP="00D31F38">
      <w:pPr>
        <w:pStyle w:val="CommentText"/>
      </w:pPr>
      <w:r>
        <w:rPr>
          <w:rStyle w:val="CommentReference"/>
        </w:rPr>
        <w:annotationRef/>
      </w:r>
      <w:r>
        <w:t>psaltry? or lyre?</w:t>
      </w:r>
    </w:p>
  </w:comment>
  <w:comment w:id="544" w:author="Windows User" w:date="2015-10-30T08:56:00Z" w:initials="BS">
    <w:p w14:paraId="51CE2A65" w14:textId="77777777" w:rsidR="00B102EF" w:rsidRDefault="00B102EF" w:rsidP="00D31F38">
      <w:pPr>
        <w:pStyle w:val="CommentText"/>
      </w:pPr>
      <w:r>
        <w:rPr>
          <w:rStyle w:val="CommentReference"/>
        </w:rPr>
        <w:annotationRef/>
      </w:r>
      <w:r>
        <w:t>NETS has drum and dance.</w:t>
      </w:r>
    </w:p>
  </w:comment>
  <w:comment w:id="554" w:author="Windows User" w:date="2015-11-21T13:04:00Z" w:initials="WU">
    <w:p w14:paraId="43A5D1B1" w14:textId="77777777" w:rsidR="00B102EF" w:rsidRDefault="00B102EF" w:rsidP="00E35F1F">
      <w:pPr>
        <w:pStyle w:val="CommentText"/>
      </w:pPr>
      <w:r>
        <w:rPr>
          <w:rStyle w:val="CommentReference"/>
        </w:rPr>
        <w:annotationRef/>
      </w:r>
      <w:r>
        <w:t>check</w:t>
      </w:r>
    </w:p>
  </w:comment>
  <w:comment w:id="555" w:author="Windows User" w:date="2015-11-21T13:04:00Z" w:initials="WU">
    <w:p w14:paraId="4B6A4DE4" w14:textId="77777777" w:rsidR="00B102EF" w:rsidRDefault="00B102EF" w:rsidP="00E35F1F">
      <w:pPr>
        <w:pStyle w:val="CommentText"/>
      </w:pPr>
      <w:r>
        <w:rPr>
          <w:rStyle w:val="CommentReference"/>
        </w:rPr>
        <w:annotationRef/>
      </w:r>
      <w:r>
        <w:t>check</w:t>
      </w:r>
    </w:p>
  </w:comment>
  <w:comment w:id="556" w:author="Windows User" w:date="2015-10-30T08:56:00Z" w:initials="BS">
    <w:p w14:paraId="483AEE75" w14:textId="77777777" w:rsidR="00B102EF" w:rsidRDefault="00B102EF" w:rsidP="00E35F1F">
      <w:pPr>
        <w:pStyle w:val="CommentText"/>
      </w:pPr>
      <w:r>
        <w:rPr>
          <w:rStyle w:val="CommentReference"/>
        </w:rPr>
        <w:annotationRef/>
      </w:r>
      <w:r>
        <w:t>tense? praise or will praise?</w:t>
      </w:r>
    </w:p>
  </w:comment>
  <w:comment w:id="557" w:author="Windows User" w:date="2015-10-30T08:56:00Z" w:initials="BS">
    <w:p w14:paraId="17DAD50D" w14:textId="77777777" w:rsidR="00B102EF" w:rsidRDefault="00B102EF" w:rsidP="00E35F1F">
      <w:pPr>
        <w:pStyle w:val="CommentText"/>
      </w:pPr>
      <w:r>
        <w:rPr>
          <w:rStyle w:val="CommentReference"/>
        </w:rPr>
        <w:annotationRef/>
      </w:r>
      <w:r>
        <w:t>earth? land? creation?</w:t>
      </w:r>
    </w:p>
  </w:comment>
  <w:comment w:id="558" w:author="Windows User" w:date="2015-11-21T13:05:00Z" w:initials="WU">
    <w:p w14:paraId="412BFF55" w14:textId="77777777" w:rsidR="00B102EF" w:rsidRDefault="00B102EF" w:rsidP="00E35F1F">
      <w:pPr>
        <w:pStyle w:val="CommentText"/>
      </w:pPr>
      <w:r>
        <w:rPr>
          <w:rStyle w:val="CommentReference"/>
        </w:rPr>
        <w:annotationRef/>
      </w:r>
      <w:r>
        <w:t>check</w:t>
      </w:r>
    </w:p>
  </w:comment>
  <w:comment w:id="559" w:author="Windows User" w:date="2015-10-30T08:56:00Z" w:initials="BS">
    <w:p w14:paraId="4FEF2EC7" w14:textId="77777777" w:rsidR="00B102EF" w:rsidRDefault="00B102EF" w:rsidP="00E35F1F">
      <w:pPr>
        <w:pStyle w:val="CommentText"/>
      </w:pPr>
      <w:r>
        <w:rPr>
          <w:rStyle w:val="CommentReference"/>
        </w:rPr>
        <w:annotationRef/>
      </w:r>
      <w:r>
        <w:t>make haste is a little archaic. But hurry is way too colloquial. Quicken doesn't sound right.</w:t>
      </w:r>
    </w:p>
  </w:comment>
  <w:comment w:id="560" w:author="Windows User" w:date="2015-10-30T08:56:00Z" w:initials="BS">
    <w:p w14:paraId="25E26C66" w14:textId="77777777" w:rsidR="00B102EF" w:rsidRDefault="00B102EF" w:rsidP="00E35F1F">
      <w:pPr>
        <w:pStyle w:val="CommentText"/>
      </w:pPr>
      <w:r>
        <w:rPr>
          <w:rStyle w:val="CommentReference"/>
        </w:rPr>
        <w:annotationRef/>
      </w:r>
      <w:r>
        <w:t>should either be diverse here or different elsewhere</w:t>
      </w:r>
    </w:p>
  </w:comment>
  <w:comment w:id="561" w:author="Windows User" w:date="2015-10-30T08:56:00Z" w:initials="BS">
    <w:p w14:paraId="7A65524D" w14:textId="77777777" w:rsidR="00B102EF" w:rsidRDefault="00B102EF" w:rsidP="00E35F1F">
      <w:pPr>
        <w:pStyle w:val="CommentText"/>
      </w:pPr>
      <w:r>
        <w:rPr>
          <w:rStyle w:val="CommentReference"/>
        </w:rPr>
        <w:annotationRef/>
      </w:r>
      <w:r>
        <w:t>truth or righteousness? Or justice?</w:t>
      </w:r>
    </w:p>
  </w:comment>
  <w:comment w:id="562" w:author="Windows User" w:date="2015-10-30T08:56:00Z" w:initials="BS">
    <w:p w14:paraId="1C135E98" w14:textId="77777777" w:rsidR="00B102EF" w:rsidRDefault="00B102EF" w:rsidP="00E35F1F">
      <w:pPr>
        <w:pStyle w:val="CommentText"/>
      </w:pPr>
      <w:r>
        <w:rPr>
          <w:rStyle w:val="CommentReference"/>
        </w:rPr>
        <w:annotationRef/>
      </w:r>
      <w:r>
        <w:t>patience or longsuffering?</w:t>
      </w:r>
    </w:p>
  </w:comment>
  <w:comment w:id="563" w:author="Windows User" w:date="2015-10-30T08:56:00Z" w:initials="BS">
    <w:p w14:paraId="2E20A232" w14:textId="77777777" w:rsidR="00B102EF" w:rsidRDefault="00B102EF" w:rsidP="00E35F1F">
      <w:pPr>
        <w:pStyle w:val="CommentText"/>
      </w:pPr>
      <w:r>
        <w:rPr>
          <w:rStyle w:val="CommentReference"/>
        </w:rPr>
        <w:annotationRef/>
      </w:r>
      <w:r>
        <w:t>just "at the first watch"?</w:t>
      </w:r>
    </w:p>
  </w:comment>
  <w:comment w:id="564" w:author="Windows User" w:date="2015-10-30T08:56:00Z" w:initials="BS">
    <w:p w14:paraId="34FB1BC0" w14:textId="77777777" w:rsidR="00B102EF" w:rsidRDefault="00B102EF" w:rsidP="00E35F1F">
      <w:pPr>
        <w:pStyle w:val="CommentText"/>
      </w:pPr>
      <w:r>
        <w:rPr>
          <w:rStyle w:val="CommentReference"/>
        </w:rPr>
        <w:annotationRef/>
      </w:r>
      <w:r>
        <w:t>sweet, or easy?</w:t>
      </w:r>
    </w:p>
  </w:comment>
  <w:comment w:id="565" w:author="Windows User" w:date="2015-10-30T08:56:00Z" w:initials="BS">
    <w:p w14:paraId="20646872" w14:textId="77777777" w:rsidR="00B102EF" w:rsidRDefault="00B102EF" w:rsidP="00E35F1F">
      <w:pPr>
        <w:pStyle w:val="CommentText"/>
      </w:pPr>
      <w:r>
        <w:rPr>
          <w:rStyle w:val="CommentReference"/>
        </w:rPr>
        <w:annotationRef/>
      </w:r>
      <w:r>
        <w:t>less accurate than beloved, but sounds a lot better..</w:t>
      </w:r>
    </w:p>
  </w:comment>
  <w:comment w:id="566" w:author="Windows User" w:date="2015-10-30T08:56:00Z" w:initials="BS">
    <w:p w14:paraId="4707B322" w14:textId="77777777" w:rsidR="00B102EF" w:rsidRDefault="00B102EF" w:rsidP="00E35F1F">
      <w:pPr>
        <w:pStyle w:val="CommentText"/>
      </w:pPr>
      <w:r>
        <w:rPr>
          <w:rStyle w:val="CommentReference"/>
        </w:rPr>
        <w:annotationRef/>
      </w:r>
      <w:r>
        <w:t>sound better if omit of?</w:t>
      </w:r>
    </w:p>
  </w:comment>
  <w:comment w:id="567" w:author="Windows User" w:date="2015-10-30T08:56:00Z" w:initials="BS">
    <w:p w14:paraId="0D6FF167" w14:textId="77777777" w:rsidR="00B102EF" w:rsidRDefault="00B102EF" w:rsidP="00E35F1F">
      <w:pPr>
        <w:pStyle w:val="CommentText"/>
      </w:pPr>
      <w:r>
        <w:rPr>
          <w:rStyle w:val="CommentReference"/>
        </w:rPr>
        <w:annotationRef/>
      </w:r>
      <w:r>
        <w:t>truth, or righteousness?</w:t>
      </w:r>
    </w:p>
  </w:comment>
  <w:comment w:id="568" w:author="Windows User" w:date="2015-10-30T08:56:00Z" w:initials="BS">
    <w:p w14:paraId="1A8CABED" w14:textId="77777777" w:rsidR="00B102EF" w:rsidRDefault="00B102EF" w:rsidP="00E35F1F">
      <w:pPr>
        <w:pStyle w:val="CommentText"/>
      </w:pPr>
      <w:r>
        <w:rPr>
          <w:rStyle w:val="CommentReference"/>
        </w:rPr>
        <w:annotationRef/>
      </w:r>
      <w:r>
        <w:t>true, or perfecvt?</w:t>
      </w:r>
    </w:p>
  </w:comment>
  <w:comment w:id="569" w:author="Windows User" w:date="2015-10-30T08:56:00Z" w:initials="BS">
    <w:p w14:paraId="21AC5CB8" w14:textId="77777777" w:rsidR="00B102EF" w:rsidRDefault="00B102EF" w:rsidP="00E35F1F">
      <w:pPr>
        <w:pStyle w:val="CommentText"/>
      </w:pPr>
      <w:r>
        <w:rPr>
          <w:rStyle w:val="CommentReference"/>
        </w:rPr>
        <w:annotationRef/>
      </w:r>
      <w:r>
        <w:t>and?</w:t>
      </w:r>
    </w:p>
  </w:comment>
  <w:comment w:id="570" w:author="Windows User" w:date="2015-10-30T08:56:00Z" w:initials="BS">
    <w:p w14:paraId="6C6DCC78" w14:textId="77777777" w:rsidR="00B102EF" w:rsidRDefault="00B102EF" w:rsidP="00E35F1F">
      <w:pPr>
        <w:pStyle w:val="CommentText"/>
      </w:pPr>
      <w:r>
        <w:rPr>
          <w:rStyle w:val="CommentReference"/>
        </w:rPr>
        <w:annotationRef/>
      </w:r>
      <w:r>
        <w:t>gather is in first line in Coptic, but tune flows better here..</w:t>
      </w:r>
    </w:p>
  </w:comment>
  <w:comment w:id="571" w:author="Windows User" w:date="2015-10-30T08:56:00Z" w:initials="BS">
    <w:p w14:paraId="4B49F853" w14:textId="77777777" w:rsidR="00B102EF" w:rsidRDefault="00B102EF" w:rsidP="00E35F1F">
      <w:pPr>
        <w:pStyle w:val="CommentText"/>
      </w:pPr>
      <w:r>
        <w:rPr>
          <w:rStyle w:val="CommentReference"/>
        </w:rPr>
        <w:annotationRef/>
      </w:r>
      <w:r>
        <w:t>will?</w:t>
      </w:r>
    </w:p>
  </w:comment>
  <w:comment w:id="572" w:author="Windows User" w:date="2015-10-30T08:56:00Z" w:initials="BS">
    <w:p w14:paraId="6FC8752C" w14:textId="77777777" w:rsidR="00B102EF" w:rsidRDefault="00B102EF" w:rsidP="00E35F1F">
      <w:pPr>
        <w:pStyle w:val="CommentText"/>
      </w:pPr>
      <w:r>
        <w:rPr>
          <w:rStyle w:val="CommentReference"/>
        </w:rPr>
        <w:annotationRef/>
      </w:r>
      <w:r>
        <w:t>save? keep? deliver?</w:t>
      </w:r>
    </w:p>
  </w:comment>
  <w:comment w:id="573" w:author="Windows User" w:date="2015-10-30T08:56:00Z" w:initials="BS">
    <w:p w14:paraId="7843FDD6" w14:textId="77777777" w:rsidR="00B102EF" w:rsidRDefault="00B102EF" w:rsidP="00E35F1F">
      <w:pPr>
        <w:pStyle w:val="CommentText"/>
      </w:pPr>
      <w:r>
        <w:rPr>
          <w:rStyle w:val="CommentReference"/>
        </w:rPr>
        <w:annotationRef/>
      </w:r>
      <w:r>
        <w:t>need a convention for making "ak ee". {}? bold?</w:t>
      </w:r>
    </w:p>
  </w:comment>
  <w:comment w:id="574" w:author="Windows User" w:date="2015-10-30T08:56:00Z" w:initials="BS">
    <w:p w14:paraId="636DE776" w14:textId="77777777" w:rsidR="00B102EF" w:rsidRDefault="00B102EF" w:rsidP="00E35F1F">
      <w:pPr>
        <w:pStyle w:val="CommentText"/>
      </w:pPr>
      <w:r>
        <w:rPr>
          <w:rStyle w:val="CommentReference"/>
        </w:rPr>
        <w:annotationRef/>
      </w:r>
      <w:r>
        <w:t>I like it better with "be" in... thoughts?</w:t>
      </w:r>
    </w:p>
  </w:comment>
  <w:comment w:id="584" w:author="Windows User" w:date="2015-11-02T12:45:00Z" w:initials="BS">
    <w:p w14:paraId="0A55894A" w14:textId="77777777" w:rsidR="00B102EF" w:rsidRDefault="00B102EF" w:rsidP="00E35F1F">
      <w:pPr>
        <w:pStyle w:val="CommentText"/>
      </w:pPr>
      <w:r>
        <w:rPr>
          <w:rStyle w:val="CommentReference"/>
        </w:rPr>
        <w:annotationRef/>
      </w:r>
      <w:r>
        <w:t>this splitting of the verses doesn't follow the Coptic... does it really flow much better, or is it just that I'm more used to it?</w:t>
      </w:r>
    </w:p>
  </w:comment>
  <w:comment w:id="585" w:author="Windows User" w:date="2015-10-30T08:56:00Z" w:initials="BS">
    <w:p w14:paraId="0E80932F" w14:textId="77777777" w:rsidR="00B102EF" w:rsidRDefault="00B102EF" w:rsidP="00E35F1F">
      <w:pPr>
        <w:pStyle w:val="CommentText"/>
      </w:pPr>
      <w:r>
        <w:rPr>
          <w:rStyle w:val="CommentReference"/>
        </w:rPr>
        <w:annotationRef/>
      </w:r>
      <w:r>
        <w:t>does coptic bear out? Feels much more right to me.</w:t>
      </w:r>
    </w:p>
  </w:comment>
  <w:comment w:id="586" w:author="Windows User" w:date="2015-10-30T08:56:00Z" w:initials="BS">
    <w:p w14:paraId="759B277F" w14:textId="77777777" w:rsidR="00B102EF" w:rsidRDefault="00B102EF" w:rsidP="00E35F1F">
      <w:pPr>
        <w:pStyle w:val="CommentText"/>
      </w:pPr>
      <w:r>
        <w:rPr>
          <w:rStyle w:val="CommentReference"/>
        </w:rPr>
        <w:annotationRef/>
      </w:r>
      <w:r>
        <w:t>tense?</w:t>
      </w:r>
    </w:p>
  </w:comment>
  <w:comment w:id="587" w:author="Windows User" w:date="2015-10-30T08:56:00Z" w:initials="BS">
    <w:p w14:paraId="5C472088" w14:textId="77777777" w:rsidR="00B102EF" w:rsidRDefault="00B102EF" w:rsidP="00E35F1F">
      <w:pPr>
        <w:pStyle w:val="CommentText"/>
      </w:pPr>
      <w:r>
        <w:rPr>
          <w:rStyle w:val="CommentReference"/>
        </w:rPr>
        <w:annotationRef/>
      </w:r>
      <w:r>
        <w:t>exalt or magnify?</w:t>
      </w:r>
    </w:p>
  </w:comment>
  <w:comment w:id="588" w:author="Windows User" w:date="2015-10-30T08:56:00Z" w:initials="BS">
    <w:p w14:paraId="2FB7E2BD" w14:textId="77777777" w:rsidR="00B102EF" w:rsidRDefault="00B102EF" w:rsidP="00E35F1F">
      <w:pPr>
        <w:pStyle w:val="CommentText"/>
      </w:pPr>
      <w:r>
        <w:rPr>
          <w:rStyle w:val="CommentReference"/>
        </w:rPr>
        <w:annotationRef/>
      </w:r>
      <w:r>
        <w:t>or iwn?</w:t>
      </w:r>
    </w:p>
  </w:comment>
  <w:comment w:id="592" w:author="Windows User" w:date="2015-10-30T08:56:00Z" w:initials="BS">
    <w:p w14:paraId="3C8244A0" w14:textId="77777777" w:rsidR="00B102EF" w:rsidRDefault="00B102EF" w:rsidP="00E35F1F">
      <w:pPr>
        <w:pStyle w:val="CommentText"/>
      </w:pPr>
      <w:r>
        <w:rPr>
          <w:rStyle w:val="CommentReference"/>
        </w:rPr>
        <w:annotationRef/>
      </w:r>
      <w:r>
        <w:t>does type capture "it foretold the sign" in more contemporary language than "a figure"</w:t>
      </w:r>
    </w:p>
  </w:comment>
  <w:comment w:id="593" w:author="Windows User" w:date="2015-10-30T08:56:00Z" w:initials="BS">
    <w:p w14:paraId="6C8F9167" w14:textId="77777777" w:rsidR="00B102EF" w:rsidRDefault="00B102EF" w:rsidP="00E35F1F">
      <w:pPr>
        <w:pStyle w:val="CommentText"/>
      </w:pPr>
      <w:r>
        <w:rPr>
          <w:rStyle w:val="CommentReference"/>
        </w:rPr>
        <w:annotationRef/>
      </w:r>
      <w:r>
        <w:t>correct that no mention of nature?</w:t>
      </w:r>
    </w:p>
  </w:comment>
  <w:comment w:id="594" w:author="Windows User" w:date="2015-10-30T08:56:00Z" w:initials="BS">
    <w:p w14:paraId="5ACA101B" w14:textId="77777777" w:rsidR="00B102EF" w:rsidRDefault="00B102EF" w:rsidP="00E35F1F">
      <w:pPr>
        <w:pStyle w:val="CommentText"/>
      </w:pPr>
      <w:r>
        <w:rPr>
          <w:rStyle w:val="CommentReference"/>
        </w:rPr>
        <w:annotationRef/>
      </w:r>
      <w:r>
        <w:t>holy or pure? divinity or godhead?</w:t>
      </w:r>
    </w:p>
  </w:comment>
  <w:comment w:id="595" w:author="Windows User" w:date="2015-10-30T08:56:00Z" w:initials="BS">
    <w:p w14:paraId="14D8C709" w14:textId="77777777" w:rsidR="00B102EF" w:rsidRDefault="00B102EF" w:rsidP="00E35F1F">
      <w:pPr>
        <w:pStyle w:val="CommentText"/>
      </w:pPr>
      <w:r>
        <w:rPr>
          <w:rStyle w:val="CommentReference"/>
        </w:rPr>
        <w:annotationRef/>
      </w:r>
      <w:r>
        <w:t>born or begotten? begotten without seeed or without mixture of substance?</w:t>
      </w:r>
    </w:p>
  </w:comment>
  <w:comment w:id="596" w:author="Windows User" w:date="2015-10-30T08:56:00Z" w:initials="BS">
    <w:p w14:paraId="5B5854F9" w14:textId="77777777" w:rsidR="00B102EF" w:rsidRDefault="00B102EF" w:rsidP="00E35F1F">
      <w:pPr>
        <w:pStyle w:val="CommentText"/>
      </w:pPr>
      <w:r>
        <w:rPr>
          <w:rStyle w:val="CommentReference"/>
        </w:rPr>
        <w:annotationRef/>
      </w:r>
      <w:r>
        <w:t>coessential or consubstantial?</w:t>
      </w:r>
    </w:p>
  </w:comment>
  <w:comment w:id="597" w:author="Windows User" w:date="2015-10-30T08:56:00Z" w:initials="BS">
    <w:p w14:paraId="66C0B0D7" w14:textId="77777777" w:rsidR="00B102EF" w:rsidRDefault="00B102EF" w:rsidP="00E35F1F">
      <w:pPr>
        <w:pStyle w:val="CommentText"/>
      </w:pPr>
      <w:r>
        <w:rPr>
          <w:rStyle w:val="CommentReference"/>
        </w:rPr>
        <w:annotationRef/>
      </w:r>
      <w:r>
        <w:t>made one or joined?</w:t>
      </w:r>
    </w:p>
  </w:comment>
  <w:comment w:id="598" w:author="Windows User" w:date="2015-10-30T08:56:00Z" w:initials="BS">
    <w:p w14:paraId="094D26E3" w14:textId="77777777" w:rsidR="00B102EF" w:rsidRDefault="00B102EF" w:rsidP="00E35F1F">
      <w:pPr>
        <w:pStyle w:val="CommentText"/>
      </w:pPr>
      <w:r>
        <w:rPr>
          <w:rStyle w:val="CommentReference"/>
        </w:rPr>
        <w:annotationRef/>
      </w:r>
      <w:r>
        <w:t>does this rephrasing capture it ok?</w:t>
      </w:r>
    </w:p>
  </w:comment>
  <w:comment w:id="599" w:author="Windows User" w:date="2015-10-30T08:56:00Z" w:initials="BS">
    <w:p w14:paraId="6FD992D3" w14:textId="77777777" w:rsidR="00B102EF" w:rsidRDefault="00B102EF" w:rsidP="00E35F1F">
      <w:pPr>
        <w:pStyle w:val="CommentText"/>
      </w:pPr>
      <w:r>
        <w:rPr>
          <w:rStyle w:val="CommentReference"/>
        </w:rPr>
        <w:annotationRef/>
      </w:r>
      <w:r>
        <w:t>something clearer than putplue?</w:t>
      </w:r>
    </w:p>
  </w:comment>
  <w:comment w:id="600" w:author="Windows User" w:date="2015-10-30T08:56:00Z" w:initials="BS">
    <w:p w14:paraId="08E2A9FB" w14:textId="77777777" w:rsidR="00B102EF" w:rsidRDefault="00B102EF" w:rsidP="00E35F1F">
      <w:pPr>
        <w:pStyle w:val="CommentText"/>
      </w:pPr>
      <w:r>
        <w:rPr>
          <w:rStyle w:val="CommentReference"/>
        </w:rPr>
        <w:annotationRef/>
      </w:r>
      <w:r>
        <w:t>woven or fine?</w:t>
      </w:r>
    </w:p>
  </w:comment>
  <w:comment w:id="601" w:author="Windows User" w:date="2015-10-30T08:56:00Z" w:initials="BS">
    <w:p w14:paraId="7A9FC970" w14:textId="77777777" w:rsidR="00B102EF" w:rsidRDefault="00B102EF" w:rsidP="00E35F1F">
      <w:pPr>
        <w:pStyle w:val="CommentText"/>
      </w:pPr>
      <w:r>
        <w:rPr>
          <w:rStyle w:val="CommentReference"/>
        </w:rPr>
        <w:annotationRef/>
      </w:r>
      <w:r>
        <w:t>palin</w:t>
      </w:r>
    </w:p>
  </w:comment>
  <w:comment w:id="602" w:author="Windows User" w:date="2015-10-30T08:56:00Z" w:initials="BS">
    <w:p w14:paraId="5EFFC3EC" w14:textId="77777777" w:rsidR="00B102EF" w:rsidRDefault="00B102EF" w:rsidP="00E35F1F">
      <w:pPr>
        <w:pStyle w:val="CommentText"/>
      </w:pPr>
      <w:r>
        <w:rPr>
          <w:rStyle w:val="CommentReference"/>
        </w:rPr>
        <w:annotationRef/>
      </w:r>
      <w:r>
        <w:t>exalt or magnify?</w:t>
      </w:r>
    </w:p>
  </w:comment>
  <w:comment w:id="603" w:author="Windows User" w:date="2015-10-30T08:56:00Z" w:initials="BS">
    <w:p w14:paraId="150C26DA" w14:textId="77777777" w:rsidR="00B102EF" w:rsidRDefault="00B102EF" w:rsidP="00E35F1F">
      <w:pPr>
        <w:pStyle w:val="CommentText"/>
      </w:pPr>
      <w:r>
        <w:rPr>
          <w:rStyle w:val="CommentReference"/>
        </w:rPr>
        <w:annotationRef/>
      </w:r>
      <w:r>
        <w:t>or iwn?</w:t>
      </w:r>
    </w:p>
  </w:comment>
  <w:comment w:id="607" w:author="Windows User" w:date="2015-10-30T08:56:00Z" w:initials="BS">
    <w:p w14:paraId="0E3B452D" w14:textId="77777777" w:rsidR="00B102EF" w:rsidRDefault="00B102E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8" w:author="Windows User" w:date="2015-10-30T08:56:00Z" w:initials="BS">
    <w:p w14:paraId="12D989DF" w14:textId="77777777" w:rsidR="00B102EF" w:rsidRDefault="00B102EF" w:rsidP="00E35F1F">
      <w:pPr>
        <w:pStyle w:val="CommentText"/>
      </w:pPr>
      <w:r>
        <w:rPr>
          <w:rStyle w:val="CommentReference"/>
        </w:rPr>
        <w:annotationRef/>
      </w:r>
      <w:r>
        <w:t>forged or beaten?</w:t>
      </w:r>
    </w:p>
  </w:comment>
  <w:comment w:id="609" w:author="Windows User" w:date="2015-10-30T08:56:00Z" w:initials="BS">
    <w:p w14:paraId="3E8ADE2B" w14:textId="77777777" w:rsidR="00B102EF" w:rsidRDefault="00B102EF" w:rsidP="00E35F1F">
      <w:pPr>
        <w:pStyle w:val="CommentText"/>
      </w:pPr>
      <w:r>
        <w:rPr>
          <w:rStyle w:val="CommentReference"/>
        </w:rPr>
        <w:annotationRef/>
      </w:r>
      <w:r>
        <w:t>omit? always and move up mercy seat?</w:t>
      </w:r>
    </w:p>
  </w:comment>
  <w:comment w:id="610" w:author="Windows User" w:date="2015-10-30T08:56:00Z" w:initials="BS">
    <w:p w14:paraId="7079ED43" w14:textId="77777777" w:rsidR="00B102EF" w:rsidRDefault="00B102EF" w:rsidP="00E35F1F">
      <w:pPr>
        <w:pStyle w:val="CommentText"/>
      </w:pPr>
      <w:r>
        <w:rPr>
          <w:rStyle w:val="CommentReference"/>
        </w:rPr>
        <w:annotationRef/>
      </w:r>
      <w:r>
        <w:t>tense? past makes a lot more sense</w:t>
      </w:r>
    </w:p>
  </w:comment>
  <w:comment w:id="611" w:author="Windows User" w:date="2015-10-30T08:56:00Z" w:initials="BS">
    <w:p w14:paraId="109014C9" w14:textId="77777777" w:rsidR="00B102EF" w:rsidRDefault="00B102EF" w:rsidP="00E35F1F">
      <w:pPr>
        <w:pStyle w:val="CommentText"/>
      </w:pPr>
      <w:r>
        <w:rPr>
          <w:rStyle w:val="CommentReference"/>
        </w:rPr>
        <w:annotationRef/>
      </w:r>
      <w:r>
        <w:t>why does Abouna omit sin?</w:t>
      </w:r>
    </w:p>
  </w:comment>
  <w:comment w:id="612" w:author="Windows User" w:date="2015-10-30T08:56:00Z" w:initials="BS">
    <w:p w14:paraId="027A16CD" w14:textId="77777777" w:rsidR="00B102EF" w:rsidRDefault="00B102EF" w:rsidP="00E35F1F">
      <w:pPr>
        <w:pStyle w:val="CommentText"/>
      </w:pPr>
      <w:r>
        <w:rPr>
          <w:rStyle w:val="CommentReference"/>
        </w:rPr>
        <w:annotationRef/>
      </w:r>
      <w:r>
        <w:t>exalt or magnify?</w:t>
      </w:r>
    </w:p>
  </w:comment>
  <w:comment w:id="613" w:author="Windows User" w:date="2015-10-30T08:56:00Z" w:initials="BS">
    <w:p w14:paraId="20C9574B" w14:textId="77777777" w:rsidR="00B102EF" w:rsidRDefault="00B102EF" w:rsidP="00E35F1F">
      <w:pPr>
        <w:pStyle w:val="CommentText"/>
      </w:pPr>
      <w:r>
        <w:rPr>
          <w:rStyle w:val="CommentReference"/>
        </w:rPr>
        <w:annotationRef/>
      </w:r>
      <w:r>
        <w:t>or iwn?</w:t>
      </w:r>
    </w:p>
  </w:comment>
  <w:comment w:id="617" w:author="Windows User" w:date="2015-10-30T08:56:00Z" w:initials="BS">
    <w:p w14:paraId="6726A127" w14:textId="77777777" w:rsidR="00B102EF" w:rsidRDefault="00B102EF" w:rsidP="00E35F1F">
      <w:pPr>
        <w:pStyle w:val="CommentText"/>
      </w:pPr>
      <w:r>
        <w:rPr>
          <w:rStyle w:val="CommentReference"/>
        </w:rPr>
        <w:annotationRef/>
      </w:r>
      <w:r>
        <w:t>That your name be called... sounds like an expression that should just be that you be called in english. Thoughts?</w:t>
      </w:r>
    </w:p>
  </w:comment>
  <w:comment w:id="618" w:author="Windows User" w:date="2015-10-30T08:56:00Z" w:initials="BS">
    <w:p w14:paraId="50013BE5" w14:textId="77777777" w:rsidR="00B102EF" w:rsidRDefault="00B102EF" w:rsidP="00E35F1F">
      <w:pPr>
        <w:pStyle w:val="CommentText"/>
      </w:pPr>
      <w:r>
        <w:rPr>
          <w:rStyle w:val="CommentReference"/>
        </w:rPr>
        <w:annotationRef/>
      </w:r>
      <w:r>
        <w:t>for isn't accurate... but sounds better</w:t>
      </w:r>
    </w:p>
  </w:comment>
  <w:comment w:id="619" w:author="Windows User" w:date="2015-10-30T08:56:00Z" w:initials="BS">
    <w:p w14:paraId="5A639B27" w14:textId="77777777" w:rsidR="00B102EF" w:rsidRDefault="00B102EF" w:rsidP="00E35F1F">
      <w:pPr>
        <w:pStyle w:val="CommentText"/>
      </w:pPr>
      <w:r>
        <w:rPr>
          <w:rStyle w:val="CommentReference"/>
        </w:rPr>
        <w:annotationRef/>
      </w:r>
      <w:r>
        <w:t>exalt or magnify?</w:t>
      </w:r>
    </w:p>
  </w:comment>
  <w:comment w:id="620" w:author="Windows User" w:date="2015-10-30T08:56:00Z" w:initials="BS">
    <w:p w14:paraId="3A4414A4" w14:textId="77777777" w:rsidR="00B102EF" w:rsidRDefault="00B102EF" w:rsidP="00E35F1F">
      <w:pPr>
        <w:pStyle w:val="CommentText"/>
      </w:pPr>
      <w:r>
        <w:rPr>
          <w:rStyle w:val="CommentReference"/>
        </w:rPr>
        <w:annotationRef/>
      </w:r>
      <w:r>
        <w:t>or iwn?</w:t>
      </w:r>
    </w:p>
  </w:comment>
  <w:comment w:id="624" w:author="Windows User" w:date="2015-10-30T08:56:00Z" w:initials="BS">
    <w:p w14:paraId="60D89983" w14:textId="77777777" w:rsidR="00B102EF" w:rsidRDefault="00B102EF" w:rsidP="00E35F1F">
      <w:pPr>
        <w:pStyle w:val="CommentText"/>
      </w:pPr>
      <w:r>
        <w:rPr>
          <w:rStyle w:val="CommentReference"/>
        </w:rPr>
        <w:annotationRef/>
      </w:r>
      <w:r>
        <w:t>perpetual lamp?</w:t>
      </w:r>
    </w:p>
  </w:comment>
  <w:comment w:id="625" w:author="Windows User" w:date="2015-10-30T08:56:00Z" w:initials="BS">
    <w:p w14:paraId="708630CC" w14:textId="77777777" w:rsidR="00B102EF" w:rsidRDefault="00B102EF" w:rsidP="00E35F1F">
      <w:pPr>
        <w:pStyle w:val="CommentText"/>
      </w:pPr>
      <w:r>
        <w:rPr>
          <w:rStyle w:val="CommentReference"/>
        </w:rPr>
        <w:annotationRef/>
      </w:r>
      <w:r>
        <w:t>parousia?</w:t>
      </w:r>
    </w:p>
  </w:comment>
  <w:comment w:id="626" w:author="Windows User" w:date="2015-10-30T08:56:00Z" w:initials="BS">
    <w:p w14:paraId="670AE5C3" w14:textId="77777777" w:rsidR="00B102EF" w:rsidRDefault="00B102EF" w:rsidP="00E35F1F">
      <w:pPr>
        <w:pStyle w:val="CommentText"/>
      </w:pPr>
      <w:r>
        <w:rPr>
          <w:rStyle w:val="CommentReference"/>
        </w:rPr>
        <w:annotationRef/>
      </w:r>
      <w:r>
        <w:t>tense?</w:t>
      </w:r>
    </w:p>
  </w:comment>
  <w:comment w:id="627" w:author="Windows User" w:date="2015-10-30T08:56:00Z" w:initials="BS">
    <w:p w14:paraId="281D5A29" w14:textId="77777777" w:rsidR="00B102EF" w:rsidRDefault="00B102EF" w:rsidP="00E35F1F">
      <w:pPr>
        <w:pStyle w:val="CommentText"/>
      </w:pPr>
      <w:r>
        <w:rPr>
          <w:rStyle w:val="CommentReference"/>
        </w:rPr>
        <w:annotationRef/>
      </w:r>
      <w:r>
        <w:t>enlightens?</w:t>
      </w:r>
    </w:p>
  </w:comment>
  <w:comment w:id="628" w:author="Windows User" w:date="2015-10-30T08:56:00Z" w:initials="BS">
    <w:p w14:paraId="09189517" w14:textId="77777777" w:rsidR="00B102EF" w:rsidRDefault="00B102EF" w:rsidP="00E35F1F">
      <w:pPr>
        <w:pStyle w:val="CommentText"/>
      </w:pPr>
      <w:r>
        <w:rPr>
          <w:rStyle w:val="CommentReference"/>
        </w:rPr>
        <w:annotationRef/>
      </w:r>
      <w:r>
        <w:t>exalt or magnify?</w:t>
      </w:r>
    </w:p>
  </w:comment>
  <w:comment w:id="629" w:author="Windows User" w:date="2015-10-30T08:56:00Z" w:initials="BS">
    <w:p w14:paraId="0F1C3DB1" w14:textId="77777777" w:rsidR="00B102EF" w:rsidRDefault="00B102EF" w:rsidP="00E35F1F">
      <w:pPr>
        <w:pStyle w:val="CommentText"/>
      </w:pPr>
      <w:r>
        <w:rPr>
          <w:rStyle w:val="CommentReference"/>
        </w:rPr>
        <w:annotationRef/>
      </w:r>
      <w:r>
        <w:t>or iwn?</w:t>
      </w:r>
    </w:p>
  </w:comment>
  <w:comment w:id="633" w:author="Windows User" w:date="2015-10-30T08:56:00Z" w:initials="BS">
    <w:p w14:paraId="49777AD4" w14:textId="77777777" w:rsidR="00B102EF" w:rsidRDefault="00B102EF" w:rsidP="00E35F1F">
      <w:pPr>
        <w:pStyle w:val="CommentText"/>
      </w:pPr>
      <w:r>
        <w:rPr>
          <w:rStyle w:val="CommentReference"/>
        </w:rPr>
        <w:annotationRef/>
      </w:r>
      <w:r>
        <w:t>this order better or worse?</w:t>
      </w:r>
    </w:p>
  </w:comment>
  <w:comment w:id="634" w:author="Windows User" w:date="2015-10-30T08:56:00Z" w:initials="BS">
    <w:p w14:paraId="07AFF474" w14:textId="77777777" w:rsidR="00B102EF" w:rsidRDefault="00B102EF" w:rsidP="00E35F1F">
      <w:pPr>
        <w:pStyle w:val="CommentText"/>
      </w:pPr>
      <w:r>
        <w:rPr>
          <w:rStyle w:val="CommentReference"/>
        </w:rPr>
        <w:annotationRef/>
      </w:r>
      <w:r>
        <w:t>I think upon should stay here</w:t>
      </w:r>
    </w:p>
  </w:comment>
  <w:comment w:id="635" w:author="Windows User" w:date="2015-10-30T08:56:00Z" w:initials="BS">
    <w:p w14:paraId="0441CD07" w14:textId="77777777" w:rsidR="00B102EF" w:rsidRDefault="00B102EF" w:rsidP="00E35F1F">
      <w:pPr>
        <w:pStyle w:val="CommentText"/>
      </w:pPr>
      <w:r>
        <w:rPr>
          <w:rStyle w:val="CommentReference"/>
        </w:rPr>
        <w:annotationRef/>
      </w:r>
      <w:r>
        <w:t>exalt or magnify?</w:t>
      </w:r>
    </w:p>
  </w:comment>
  <w:comment w:id="636" w:author="Windows User" w:date="2015-10-30T08:56:00Z" w:initials="BS">
    <w:p w14:paraId="6B633293" w14:textId="77777777" w:rsidR="00B102EF" w:rsidRDefault="00B102EF" w:rsidP="00E35F1F">
      <w:pPr>
        <w:pStyle w:val="CommentText"/>
      </w:pPr>
      <w:r>
        <w:rPr>
          <w:rStyle w:val="CommentReference"/>
        </w:rPr>
        <w:annotationRef/>
      </w:r>
      <w:r>
        <w:t>or iwn?</w:t>
      </w:r>
    </w:p>
  </w:comment>
  <w:comment w:id="644" w:author="Windows User" w:date="2015-10-30T08:56:00Z" w:initials="BS">
    <w:p w14:paraId="5798119C" w14:textId="77777777" w:rsidR="00B102EF" w:rsidRDefault="00B102EF" w:rsidP="00E35F1F">
      <w:pPr>
        <w:pStyle w:val="CommentText"/>
      </w:pPr>
      <w:r>
        <w:rPr>
          <w:rStyle w:val="CommentReference"/>
        </w:rPr>
        <w:annotationRef/>
      </w:r>
      <w:r>
        <w:t>The phrase is "Our God in truth". Placing a coma before "in truth" makis it sound like "in truth withotu the seed of man"</w:t>
      </w:r>
    </w:p>
  </w:comment>
  <w:comment w:id="645" w:author="Windows User" w:date="2015-10-30T08:56:00Z" w:initials="BS">
    <w:p w14:paraId="7FE87033" w14:textId="77777777" w:rsidR="00B102EF" w:rsidRDefault="00B102EF" w:rsidP="00E35F1F">
      <w:pPr>
        <w:pStyle w:val="CommentText"/>
      </w:pPr>
      <w:r>
        <w:rPr>
          <w:rStyle w:val="CommentReference"/>
        </w:rPr>
        <w:annotationRef/>
      </w:r>
      <w:r>
        <w:t>While being virgin is correct. But it sounds strange. being a virgin is less accurate. Being virginal?</w:t>
      </w:r>
    </w:p>
  </w:comment>
  <w:comment w:id="646" w:author="Windows User" w:date="2015-10-30T08:56:00Z" w:initials="BS">
    <w:p w14:paraId="13254F43" w14:textId="77777777" w:rsidR="00B102EF" w:rsidRDefault="00B102EF" w:rsidP="00E35F1F">
      <w:pPr>
        <w:pStyle w:val="CommentText"/>
      </w:pPr>
      <w:r>
        <w:rPr>
          <w:rStyle w:val="CommentReference"/>
        </w:rPr>
        <w:annotationRef/>
      </w:r>
      <w:r>
        <w:t>I like holy better than saint. But it isn't very consistent since Abouna renders it saint everywhere else...</w:t>
      </w:r>
    </w:p>
  </w:comment>
  <w:comment w:id="647" w:author="Windows User" w:date="2015-10-30T08:56:00Z" w:initials="BS">
    <w:p w14:paraId="195E8533" w14:textId="77777777" w:rsidR="00B102EF" w:rsidRDefault="00B102EF" w:rsidP="00E35F1F">
      <w:pPr>
        <w:pStyle w:val="CommentText"/>
      </w:pPr>
      <w:r>
        <w:rPr>
          <w:rStyle w:val="CommentReference"/>
        </w:rPr>
        <w:annotationRef/>
      </w:r>
      <w:r>
        <w:t>what word works here? dwelling doesn't. it would have to be dwelling place, which is too long.</w:t>
      </w:r>
    </w:p>
  </w:comment>
  <w:comment w:id="648" w:author="Windows User" w:date="2015-10-30T08:56:00Z" w:initials="BS">
    <w:p w14:paraId="5A28B06B" w14:textId="77777777" w:rsidR="00B102EF" w:rsidRDefault="00B102EF" w:rsidP="00E35F1F">
      <w:pPr>
        <w:pStyle w:val="CommentText"/>
      </w:pPr>
      <w:r>
        <w:rPr>
          <w:rStyle w:val="CommentReference"/>
        </w:rPr>
        <w:annotationRef/>
      </w:r>
      <w:r>
        <w:t>exalt or magnify?</w:t>
      </w:r>
    </w:p>
  </w:comment>
  <w:comment w:id="649" w:author="Windows User" w:date="2015-10-30T08:56:00Z" w:initials="BS">
    <w:p w14:paraId="6604F03B" w14:textId="77777777" w:rsidR="00B102EF" w:rsidRDefault="00B102EF" w:rsidP="00E35F1F">
      <w:pPr>
        <w:pStyle w:val="CommentText"/>
      </w:pPr>
      <w:r>
        <w:rPr>
          <w:rStyle w:val="CommentReference"/>
        </w:rPr>
        <w:annotationRef/>
      </w:r>
      <w:r>
        <w:t>or iwn?</w:t>
      </w:r>
    </w:p>
  </w:comment>
  <w:comment w:id="653" w:author="Windows User" w:date="2015-10-30T08:56:00Z" w:initials="BS">
    <w:p w14:paraId="6680EED5" w14:textId="77777777" w:rsidR="00B102EF" w:rsidRDefault="00B102EF" w:rsidP="00E35F1F">
      <w:pPr>
        <w:pStyle w:val="CommentText"/>
      </w:pPr>
      <w:r>
        <w:rPr>
          <w:rStyle w:val="CommentReference"/>
        </w:rPr>
        <w:annotationRef/>
      </w:r>
      <w:r>
        <w:t>does this work?</w:t>
      </w:r>
    </w:p>
  </w:comment>
  <w:comment w:id="654" w:author="Windows User" w:date="2015-10-30T08:56:00Z" w:initials="BS">
    <w:p w14:paraId="7B5754B1" w14:textId="77777777" w:rsidR="00B102EF" w:rsidRDefault="00B102EF" w:rsidP="00E35F1F">
      <w:pPr>
        <w:pStyle w:val="CommentText"/>
      </w:pPr>
      <w:r>
        <w:rPr>
          <w:rStyle w:val="CommentReference"/>
        </w:rPr>
        <w:annotationRef/>
      </w:r>
      <w:r>
        <w:t>is this right?</w:t>
      </w:r>
    </w:p>
  </w:comment>
  <w:comment w:id="655" w:author="Windows User" w:date="2015-10-30T08:56:00Z" w:initials="BS">
    <w:p w14:paraId="6058F90B" w14:textId="77777777" w:rsidR="00B102EF" w:rsidRDefault="00B102EF" w:rsidP="00E35F1F">
      <w:pPr>
        <w:pStyle w:val="CommentText"/>
      </w:pPr>
      <w:r>
        <w:rPr>
          <w:rStyle w:val="CommentReference"/>
        </w:rPr>
        <w:annotationRef/>
      </w:r>
      <w:r>
        <w:t>?</w:t>
      </w:r>
    </w:p>
  </w:comment>
  <w:comment w:id="656" w:author="Windows User" w:date="2015-10-30T08:56:00Z" w:initials="BS">
    <w:p w14:paraId="505706D1" w14:textId="77777777" w:rsidR="00B102EF" w:rsidRDefault="00B102EF" w:rsidP="00E35F1F">
      <w:pPr>
        <w:pStyle w:val="CommentText"/>
      </w:pPr>
      <w:r>
        <w:rPr>
          <w:rStyle w:val="CommentReference"/>
        </w:rPr>
        <w:annotationRef/>
      </w:r>
      <w:r>
        <w:t>about or to?</w:t>
      </w:r>
    </w:p>
  </w:comment>
  <w:comment w:id="657" w:author="Windows User" w:date="2015-10-30T08:56:00Z" w:initials="BS">
    <w:p w14:paraId="35AD6860" w14:textId="77777777" w:rsidR="00B102EF" w:rsidRDefault="00B102EF" w:rsidP="00E35F1F">
      <w:pPr>
        <w:pStyle w:val="CommentText"/>
      </w:pPr>
      <w:r>
        <w:rPr>
          <w:rStyle w:val="CommentReference"/>
        </w:rPr>
        <w:annotationRef/>
      </w:r>
      <w:r>
        <w:t>proclaim or cry?</w:t>
      </w:r>
    </w:p>
  </w:comment>
  <w:comment w:id="658" w:author="Windows User" w:date="2015-10-30T08:56:00Z" w:initials="BS">
    <w:p w14:paraId="588A0CA8" w14:textId="77777777" w:rsidR="00B102EF" w:rsidRDefault="00B102EF" w:rsidP="00E35F1F">
      <w:pPr>
        <w:pStyle w:val="CommentText"/>
      </w:pPr>
      <w:r>
        <w:rPr>
          <w:rStyle w:val="CommentReference"/>
        </w:rPr>
        <w:annotationRef/>
      </w:r>
      <w:r>
        <w:t>??</w:t>
      </w:r>
    </w:p>
  </w:comment>
  <w:comment w:id="659" w:author="Windows User" w:date="2015-10-30T08:56:00Z" w:initials="BS">
    <w:p w14:paraId="43146472" w14:textId="77777777" w:rsidR="00B102EF" w:rsidRDefault="00B102EF" w:rsidP="00E35F1F">
      <w:pPr>
        <w:pStyle w:val="CommentText"/>
      </w:pPr>
      <w:r>
        <w:rPr>
          <w:rStyle w:val="CommentReference"/>
        </w:rPr>
        <w:annotationRef/>
      </w:r>
      <w:r>
        <w:t>just?</w:t>
      </w:r>
    </w:p>
  </w:comment>
  <w:comment w:id="660" w:author="Windows User" w:date="2015-10-30T08:56:00Z" w:initials="BS">
    <w:p w14:paraId="005E33F9" w14:textId="77777777" w:rsidR="00B102EF" w:rsidRDefault="00B102EF" w:rsidP="00E35F1F">
      <w:pPr>
        <w:pStyle w:val="CommentText"/>
      </w:pPr>
      <w:r>
        <w:rPr>
          <w:rStyle w:val="CommentReference"/>
        </w:rPr>
        <w:annotationRef/>
      </w:r>
      <w:r>
        <w:t>chaste or meek?</w:t>
      </w:r>
    </w:p>
  </w:comment>
  <w:comment w:id="661" w:author="Windows User" w:date="2015-10-30T08:56:00Z" w:initials="BS">
    <w:p w14:paraId="38FC80AB" w14:textId="77777777" w:rsidR="00B102EF" w:rsidRDefault="00B102EF" w:rsidP="00E35F1F">
      <w:pPr>
        <w:pStyle w:val="CommentText"/>
      </w:pPr>
      <w:r>
        <w:rPr>
          <w:rStyle w:val="CommentReference"/>
        </w:rPr>
        <w:annotationRef/>
      </w:r>
      <w:r>
        <w:t>St. Isaac? Holy issac?</w:t>
      </w:r>
    </w:p>
  </w:comment>
  <w:comment w:id="662" w:author="Windows User" w:date="2015-10-30T08:56:00Z" w:initials="BS">
    <w:p w14:paraId="49E0F637" w14:textId="77777777" w:rsidR="00B102EF" w:rsidRDefault="00B102EF" w:rsidP="00E35F1F">
      <w:pPr>
        <w:pStyle w:val="CommentText"/>
      </w:pPr>
      <w:r>
        <w:rPr>
          <w:rStyle w:val="CommentReference"/>
        </w:rPr>
        <w:annotationRef/>
      </w:r>
      <w:r>
        <w:t>ten thousand time?</w:t>
      </w:r>
    </w:p>
  </w:comment>
  <w:comment w:id="663" w:author="Windows User" w:date="2015-10-30T08:56:00Z" w:initials="BS">
    <w:p w14:paraId="565278E4" w14:textId="77777777" w:rsidR="00B102EF" w:rsidRDefault="00B102EF" w:rsidP="00E35F1F">
      <w:pPr>
        <w:pStyle w:val="CommentText"/>
      </w:pPr>
      <w:r>
        <w:rPr>
          <w:rStyle w:val="CommentReference"/>
        </w:rPr>
        <w:annotationRef/>
      </w:r>
      <w:r>
        <w:t>probably don't want to say despot.</w:t>
      </w:r>
    </w:p>
  </w:comment>
  <w:comment w:id="664" w:author="Windows User" w:date="2015-10-30T08:56:00Z" w:initials="BS">
    <w:p w14:paraId="34F4A5A9" w14:textId="77777777" w:rsidR="00B102EF" w:rsidRDefault="00B102EF" w:rsidP="00E35F1F">
      <w:pPr>
        <w:pStyle w:val="CommentText"/>
      </w:pPr>
      <w:r>
        <w:rPr>
          <w:rStyle w:val="CommentReference"/>
        </w:rPr>
        <w:annotationRef/>
      </w:r>
      <w:r>
        <w:t>honour or pride?</w:t>
      </w:r>
    </w:p>
  </w:comment>
  <w:comment w:id="665" w:author="Windows User" w:date="2015-10-30T08:56:00Z" w:initials="BS">
    <w:p w14:paraId="28840E47" w14:textId="77777777" w:rsidR="00B102EF" w:rsidRDefault="00B102EF" w:rsidP="00E35F1F">
      <w:pPr>
        <w:pStyle w:val="CommentText"/>
      </w:pPr>
      <w:r>
        <w:rPr>
          <w:rStyle w:val="CommentReference"/>
        </w:rPr>
        <w:annotationRef/>
      </w:r>
      <w:r>
        <w:t>spouse or friend???</w:t>
      </w:r>
    </w:p>
  </w:comment>
  <w:comment w:id="666" w:author="Windows User" w:date="2015-10-30T08:56:00Z" w:initials="BS">
    <w:p w14:paraId="6D247103" w14:textId="77777777" w:rsidR="00B102EF" w:rsidRDefault="00B102EF" w:rsidP="00E35F1F">
      <w:pPr>
        <w:pStyle w:val="CommentText"/>
      </w:pPr>
      <w:r>
        <w:rPr>
          <w:rStyle w:val="CommentReference"/>
        </w:rPr>
        <w:annotationRef/>
      </w:r>
      <w:r>
        <w:t>word can be health or salvation... but health would parallel healing in next verse??? should it be salvation?</w:t>
      </w:r>
    </w:p>
  </w:comment>
  <w:comment w:id="667" w:author="Windows User" w:date="2015-10-30T08:56:00Z" w:initials="BS">
    <w:p w14:paraId="2A107B46" w14:textId="77777777" w:rsidR="00B102EF" w:rsidRDefault="00B102EF" w:rsidP="00E35F1F">
      <w:pPr>
        <w:pStyle w:val="CommentText"/>
      </w:pPr>
      <w:r>
        <w:rPr>
          <w:rStyle w:val="CommentReference"/>
        </w:rPr>
        <w:annotationRef/>
      </w:r>
      <w:r>
        <w:t>unity or oneness? indescribable or unparalleled?</w:t>
      </w:r>
    </w:p>
  </w:comment>
  <w:comment w:id="668" w:author="Windows User" w:date="2015-10-30T08:56:00Z" w:initials="BS">
    <w:p w14:paraId="5555F795" w14:textId="77777777" w:rsidR="00B102EF" w:rsidRDefault="00B102EF" w:rsidP="00E35F1F">
      <w:pPr>
        <w:pStyle w:val="CommentText"/>
      </w:pPr>
      <w:r>
        <w:rPr>
          <w:rStyle w:val="CommentReference"/>
        </w:rPr>
        <w:annotationRef/>
      </w:r>
      <w:r>
        <w:t>mingling of substance or human seed? kind of a big difference.</w:t>
      </w:r>
    </w:p>
  </w:comment>
  <w:comment w:id="669" w:author="Windows User" w:date="2015-10-30T08:56:00Z" w:initials="BS">
    <w:p w14:paraId="5E07F016" w14:textId="77777777" w:rsidR="00B102EF" w:rsidRDefault="00B102EF" w:rsidP="00E35F1F">
      <w:pPr>
        <w:pStyle w:val="CommentText"/>
      </w:pPr>
      <w:r>
        <w:rPr>
          <w:rStyle w:val="CommentReference"/>
        </w:rPr>
        <w:annotationRef/>
      </w:r>
      <w:r>
        <w:t>pray or interceed? With or before?</w:t>
      </w:r>
    </w:p>
  </w:comment>
  <w:comment w:id="676" w:author="Windows User" w:date="2015-10-30T08:56:00Z" w:initials="WU">
    <w:p w14:paraId="7192577A" w14:textId="77777777" w:rsidR="00B102EF" w:rsidRDefault="00B102EF" w:rsidP="00E35F1F">
      <w:pPr>
        <w:pStyle w:val="CommentText"/>
      </w:pPr>
      <w:r>
        <w:rPr>
          <w:rStyle w:val="CommentReference"/>
        </w:rPr>
        <w:annotationRef/>
      </w:r>
      <w:r>
        <w:t>Are exalted abve. Are honoured more. Parallel structure. More honoured doesn’t flow as well because it doesn’t parallel the structure</w:t>
      </w:r>
    </w:p>
  </w:comment>
  <w:comment w:id="677" w:author="Windows User" w:date="2015-10-30T08:56:00Z" w:initials="WU">
    <w:p w14:paraId="1632DB35" w14:textId="77777777" w:rsidR="00B102EF" w:rsidRDefault="00B102EF" w:rsidP="00E35F1F">
      <w:pPr>
        <w:pStyle w:val="CommentText"/>
      </w:pPr>
      <w:r>
        <w:rPr>
          <w:rStyle w:val="CommentReference"/>
        </w:rPr>
        <w:annotationRef/>
      </w:r>
      <w:r>
        <w:t>Are more honoured?</w:t>
      </w:r>
    </w:p>
  </w:comment>
  <w:comment w:id="678" w:author="Windows User" w:date="2015-10-30T08:56:00Z" w:initials="WU">
    <w:p w14:paraId="38104BB5" w14:textId="77777777" w:rsidR="00B102EF" w:rsidRDefault="00B102EF" w:rsidP="00E35F1F">
      <w:pPr>
        <w:pStyle w:val="CommentText"/>
      </w:pPr>
      <w:r>
        <w:rPr>
          <w:rStyle w:val="CommentReference"/>
        </w:rPr>
        <w:annotationRef/>
      </w:r>
      <w:r>
        <w:t xml:space="preserve">Means or path? Means with freedom of speech is not a sclear as a way orpath that has a freedom of speech. </w:t>
      </w:r>
    </w:p>
  </w:comment>
  <w:comment w:id="685" w:author="Windows User" w:date="2015-10-30T08:56:00Z" w:initials="WU">
    <w:p w14:paraId="64353538" w14:textId="77777777" w:rsidR="00B102EF" w:rsidRDefault="00B102EF" w:rsidP="00E35F1F">
      <w:pPr>
        <w:pStyle w:val="CommentText"/>
      </w:pPr>
      <w:r>
        <w:rPr>
          <w:rStyle w:val="CommentReference"/>
        </w:rPr>
        <w:annotationRef/>
      </w:r>
      <w:r>
        <w:t>Above heaven or above the heavens. Not above the heaven.</w:t>
      </w:r>
    </w:p>
  </w:comment>
  <w:comment w:id="686" w:author="Windows User" w:date="2015-10-30T08:56:00Z" w:initials="WU">
    <w:p w14:paraId="684796B5" w14:textId="77777777" w:rsidR="00B102EF" w:rsidRDefault="00B102EF" w:rsidP="00E35F1F">
      <w:pPr>
        <w:pStyle w:val="CommentText"/>
      </w:pPr>
      <w:r>
        <w:rPr>
          <w:rStyle w:val="CommentReference"/>
        </w:rPr>
        <w:annotationRef/>
      </w:r>
      <w:r>
        <w:t>Reuse of truth is very awkward</w:t>
      </w:r>
    </w:p>
  </w:comment>
  <w:comment w:id="690" w:author="Windows User" w:date="2015-10-30T08:56:00Z" w:initials="WU">
    <w:p w14:paraId="1D6D9724" w14:textId="77777777" w:rsidR="00B102EF" w:rsidRDefault="00B102EF" w:rsidP="00E35F1F">
      <w:pPr>
        <w:pStyle w:val="CommentText"/>
      </w:pPr>
      <w:r>
        <w:rPr>
          <w:rStyle w:val="CommentReference"/>
        </w:rPr>
        <w:annotationRef/>
      </w:r>
      <w:r>
        <w:t>The Virgin Mary?</w:t>
      </w:r>
    </w:p>
  </w:comment>
  <w:comment w:id="691" w:author="Windows User" w:date="2015-10-30T08:56:00Z" w:initials="WU">
    <w:p w14:paraId="104BFD73" w14:textId="77777777" w:rsidR="00B102EF" w:rsidRDefault="00B102EF" w:rsidP="00E35F1F">
      <w:pPr>
        <w:pStyle w:val="CommentText"/>
      </w:pPr>
      <w:r>
        <w:rPr>
          <w:rStyle w:val="CommentReference"/>
        </w:rPr>
        <w:annotationRef/>
      </w:r>
      <w:r>
        <w:t>And the Mercy Seat / with the Cherubs? Less literal, but makes more sense.</w:t>
      </w:r>
    </w:p>
  </w:comment>
  <w:comment w:id="692" w:author="Windows User" w:date="2015-10-30T08:56:00Z" w:initials="WU">
    <w:p w14:paraId="4E46CF30" w14:textId="77777777" w:rsidR="00B102EF" w:rsidRDefault="00B102EF" w:rsidP="00E35F1F">
      <w:pPr>
        <w:pStyle w:val="CommentText"/>
      </w:pPr>
      <w:r>
        <w:rPr>
          <w:rStyle w:val="CommentReference"/>
        </w:rPr>
        <w:annotationRef/>
      </w:r>
      <w:r>
        <w:t>Jar or vessel for the sake of youth who think marijuana?</w:t>
      </w:r>
    </w:p>
  </w:comment>
  <w:comment w:id="693" w:author="Windows User" w:date="2015-10-30T08:56:00Z" w:initials="WU">
    <w:p w14:paraId="0D8736F0" w14:textId="77777777" w:rsidR="00B102EF" w:rsidRDefault="00B102EF" w:rsidP="00E35F1F">
      <w:pPr>
        <w:pStyle w:val="CommentText"/>
      </w:pPr>
      <w:r>
        <w:rPr>
          <w:rStyle w:val="CommentReference"/>
        </w:rPr>
        <w:annotationRef/>
      </w:r>
      <w:r>
        <w:t>Not lampstand?</w:t>
      </w:r>
    </w:p>
  </w:comment>
  <w:comment w:id="697" w:author="Windows User" w:date="2015-10-30T08:56:00Z" w:initials="WU">
    <w:p w14:paraId="17534824" w14:textId="77777777" w:rsidR="00B102EF" w:rsidRDefault="00B102EF" w:rsidP="00E35F1F">
      <w:pPr>
        <w:pStyle w:val="CommentText"/>
      </w:pPr>
      <w:r>
        <w:rPr>
          <w:rStyle w:val="CommentReference"/>
        </w:rPr>
        <w:annotationRef/>
      </w:r>
      <w:r>
        <w:t>Adorend? Ornamented?</w:t>
      </w:r>
    </w:p>
  </w:comment>
  <w:comment w:id="698" w:author="Windows User" w:date="2015-10-30T08:56:00Z" w:initials="WU">
    <w:p w14:paraId="71035455" w14:textId="77777777" w:rsidR="00B102EF" w:rsidRDefault="00B102EF" w:rsidP="00E35F1F">
      <w:pPr>
        <w:pStyle w:val="CommentText"/>
      </w:pPr>
      <w:r>
        <w:rPr>
          <w:rStyle w:val="CommentReference"/>
        </w:rPr>
        <w:annotationRef/>
      </w:r>
      <w:r>
        <w:t>Need to decide whether to capitalize and be Consistent.</w:t>
      </w:r>
    </w:p>
  </w:comment>
  <w:comment w:id="699" w:author="Windows User" w:date="2015-10-30T08:56:00Z" w:initials="WU">
    <w:p w14:paraId="27C7371E" w14:textId="77777777" w:rsidR="00B102EF" w:rsidRDefault="00B102E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0" w:author="Windows User" w:date="2015-10-30T08:56:00Z" w:initials="WU">
    <w:p w14:paraId="209A45A7" w14:textId="77777777" w:rsidR="00B102EF" w:rsidRDefault="00B102EF" w:rsidP="00E35F1F">
      <w:pPr>
        <w:pStyle w:val="CommentText"/>
      </w:pPr>
      <w:r>
        <w:rPr>
          <w:rStyle w:val="CommentReference"/>
        </w:rPr>
        <w:annotationRef/>
      </w:r>
      <w:r>
        <w:t>Tense(s) of this vs?</w:t>
      </w:r>
    </w:p>
  </w:comment>
  <w:comment w:id="704" w:author="Windows User" w:date="2015-10-30T08:56:00Z" w:initials="WU">
    <w:p w14:paraId="596EE3A5" w14:textId="77777777" w:rsidR="00B102EF" w:rsidRDefault="00B102EF" w:rsidP="00E35F1F">
      <w:pPr>
        <w:pStyle w:val="CommentText"/>
      </w:pPr>
      <w:r>
        <w:rPr>
          <w:rStyle w:val="CommentReference"/>
        </w:rPr>
        <w:annotationRef/>
      </w:r>
      <w:r>
        <w:t>If no coma, then that. If coma, then which.</w:t>
      </w:r>
    </w:p>
  </w:comment>
  <w:comment w:id="705" w:author="Windows User" w:date="2015-11-21T13:10:00Z" w:initials="WU">
    <w:p w14:paraId="0E2011D4" w14:textId="77777777" w:rsidR="00B102EF" w:rsidRPr="00FA5B8C" w:rsidRDefault="00B102E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6" w:author="Windows User" w:date="2015-10-30T08:56:00Z" w:initials="WU">
    <w:p w14:paraId="7F58A02B" w14:textId="77777777" w:rsidR="00B102EF" w:rsidRDefault="00B102EF" w:rsidP="00E35F1F">
      <w:pPr>
        <w:pStyle w:val="CommentText"/>
      </w:pPr>
      <w:r>
        <w:rPr>
          <w:rStyle w:val="CommentReference"/>
        </w:rPr>
        <w:annotationRef/>
      </w:r>
      <w:r>
        <w:t>Ok for traditional English. But in current usage hasn’t it narrowed to taste rather than still including smell? Armona?</w:t>
      </w:r>
    </w:p>
  </w:comment>
  <w:comment w:id="707" w:author="Windows User" w:date="2015-10-30T08:56:00Z" w:initials="WU">
    <w:p w14:paraId="06058DA2" w14:textId="77777777" w:rsidR="00B102EF" w:rsidRDefault="00B102EF" w:rsidP="00E35F1F">
      <w:pPr>
        <w:pStyle w:val="CommentText"/>
      </w:pPr>
      <w:r>
        <w:rPr>
          <w:rStyle w:val="CommentReference"/>
        </w:rPr>
        <w:annotationRef/>
      </w:r>
      <w:r>
        <w:t>This makes little sense. An estate is just a state, a status… you can restore to a first status, but not to a status</w:t>
      </w:r>
    </w:p>
  </w:comment>
  <w:comment w:id="717" w:author="Windows User" w:date="2015-10-30T08:56:00Z" w:initials="WU">
    <w:p w14:paraId="1E1724A5" w14:textId="77777777" w:rsidR="00B102EF" w:rsidRDefault="00B102EF" w:rsidP="00E35F1F">
      <w:pPr>
        <w:pStyle w:val="CommentText"/>
      </w:pPr>
      <w:r>
        <w:rPr>
          <w:rStyle w:val="CommentReference"/>
        </w:rPr>
        <w:annotationRef/>
      </w:r>
      <w:r>
        <w:t>Care or concern?</w:t>
      </w:r>
    </w:p>
  </w:comment>
  <w:comment w:id="718" w:author="Windows User" w:date="2015-10-30T08:56:00Z" w:initials="WU">
    <w:p w14:paraId="78E58888" w14:textId="77777777" w:rsidR="00B102EF" w:rsidRDefault="00B102EF" w:rsidP="00E35F1F">
      <w:pPr>
        <w:pStyle w:val="CommentText"/>
      </w:pPr>
      <w:r>
        <w:rPr>
          <w:rStyle w:val="CommentReference"/>
        </w:rPr>
        <w:annotationRef/>
      </w:r>
      <w:r>
        <w:t>Uhm…. ? Coptic clearly says Sabbaton…. But wasn’t it the first day?</w:t>
      </w:r>
    </w:p>
  </w:comment>
  <w:comment w:id="727" w:author="Windows User" w:date="2015-10-30T08:56:00Z" w:initials="WU">
    <w:p w14:paraId="18B3CB42" w14:textId="77777777" w:rsidR="00B102EF" w:rsidRDefault="00B102EF" w:rsidP="00E35F1F">
      <w:pPr>
        <w:pStyle w:val="CommentText"/>
      </w:pPr>
      <w:r>
        <w:rPr>
          <w:rStyle w:val="CommentReference"/>
        </w:rPr>
        <w:annotationRef/>
      </w:r>
      <w:r>
        <w:t>Exceedingly? Too? So?</w:t>
      </w:r>
    </w:p>
  </w:comment>
  <w:comment w:id="728" w:author="Windows User" w:date="2015-10-30T08:56:00Z" w:initials="WU">
    <w:p w14:paraId="44897493" w14:textId="77777777" w:rsidR="00B102EF" w:rsidRDefault="00B102EF" w:rsidP="00E35F1F">
      <w:pPr>
        <w:pStyle w:val="CommentText"/>
      </w:pPr>
      <w:r>
        <w:rPr>
          <w:rStyle w:val="CommentReference"/>
        </w:rPr>
        <w:annotationRef/>
      </w:r>
      <w:r>
        <w:t>Count or heed?</w:t>
      </w:r>
    </w:p>
  </w:comment>
  <w:comment w:id="729" w:author="Windows User" w:date="2015-10-30T08:56:00Z" w:initials="WU">
    <w:p w14:paraId="6849FDD2" w14:textId="77777777" w:rsidR="00B102EF" w:rsidRDefault="00B102EF" w:rsidP="00E35F1F">
      <w:pPr>
        <w:pStyle w:val="CommentText"/>
      </w:pPr>
      <w:r>
        <w:rPr>
          <w:rStyle w:val="CommentReference"/>
        </w:rPr>
        <w:annotationRef/>
      </w:r>
      <w:r>
        <w:t>Ramez, I or me?</w:t>
      </w:r>
    </w:p>
  </w:comment>
  <w:comment w:id="730" w:author="Windows User" w:date="2015-10-30T08:56:00Z" w:initials="WU">
    <w:p w14:paraId="799B59FF" w14:textId="77777777" w:rsidR="00B102EF" w:rsidRDefault="00B102EF" w:rsidP="00E35F1F">
      <w:pPr>
        <w:pStyle w:val="CommentText"/>
      </w:pPr>
      <w:r>
        <w:rPr>
          <w:rStyle w:val="CommentReference"/>
        </w:rPr>
        <w:annotationRef/>
      </w:r>
      <w:r>
        <w:t>Teach to offer repentance or instruct in repentance?</w:t>
      </w:r>
    </w:p>
  </w:comment>
  <w:comment w:id="731" w:author="Windows User" w:date="2015-10-30T08:56:00Z" w:initials="WU">
    <w:p w14:paraId="57D87D60" w14:textId="77777777" w:rsidR="00B102EF" w:rsidRDefault="00B102EF" w:rsidP="00E35F1F">
      <w:pPr>
        <w:pStyle w:val="CommentText"/>
      </w:pPr>
      <w:r>
        <w:rPr>
          <w:rStyle w:val="CommentReference"/>
        </w:rPr>
        <w:annotationRef/>
      </w:r>
      <w:r>
        <w:t>That a sinner die would make this consistent.</w:t>
      </w:r>
    </w:p>
  </w:comment>
  <w:comment w:id="732" w:author="Windows User" w:date="2015-10-30T08:56:00Z" w:initials="WU">
    <w:p w14:paraId="274EC1E4" w14:textId="77777777" w:rsidR="00B102EF" w:rsidRDefault="00B102EF" w:rsidP="00E35F1F">
      <w:pPr>
        <w:pStyle w:val="CommentText"/>
      </w:pPr>
      <w:r>
        <w:rPr>
          <w:rStyle w:val="CommentReference"/>
        </w:rPr>
        <w:annotationRef/>
      </w:r>
      <w:r>
        <w:t>Kind-hearted or merciful?</w:t>
      </w:r>
    </w:p>
  </w:comment>
  <w:comment w:id="733" w:author="Windows User" w:date="2015-10-30T08:56:00Z" w:initials="WU">
    <w:p w14:paraId="1370FE87" w14:textId="77777777" w:rsidR="00B102EF" w:rsidRDefault="00B102EF" w:rsidP="00E35F1F">
      <w:pPr>
        <w:pStyle w:val="CommentText"/>
      </w:pPr>
      <w:r>
        <w:rPr>
          <w:rStyle w:val="CommentReference"/>
        </w:rPr>
        <w:annotationRef/>
      </w:r>
      <w:r>
        <w:t>Compassions or tender mercies?</w:t>
      </w:r>
    </w:p>
  </w:comment>
  <w:comment w:id="734" w:author="Windows User" w:date="2015-10-30T08:56:00Z" w:initials="WU">
    <w:p w14:paraId="70E14B72" w14:textId="77777777" w:rsidR="00B102EF" w:rsidRDefault="00B102EF" w:rsidP="00E35F1F">
      <w:pPr>
        <w:pStyle w:val="CommentText"/>
      </w:pPr>
      <w:r>
        <w:rPr>
          <w:rStyle w:val="CommentReference"/>
        </w:rPr>
        <w:annotationRef/>
      </w:r>
      <w:r>
        <w:t>May He or that He may</w:t>
      </w:r>
    </w:p>
  </w:comment>
  <w:comment w:id="744" w:author="Windows User" w:date="2015-10-30T08:56:00Z" w:initials="BS">
    <w:p w14:paraId="1CD83694" w14:textId="77777777" w:rsidR="00B102EF" w:rsidRDefault="00B102EF" w:rsidP="00E35F1F">
      <w:pPr>
        <w:pStyle w:val="CommentText"/>
      </w:pPr>
      <w:r>
        <w:rPr>
          <w:rStyle w:val="CommentReference"/>
        </w:rPr>
        <w:annotationRef/>
      </w:r>
      <w:r>
        <w:t>very greatly is redundant...</w:t>
      </w:r>
    </w:p>
  </w:comment>
  <w:comment w:id="745" w:author="Windows User" w:date="2015-10-30T08:56:00Z" w:initials="BS">
    <w:p w14:paraId="2DB29619" w14:textId="77777777" w:rsidR="00B102EF" w:rsidRDefault="00B102EF" w:rsidP="00E35F1F">
      <w:pPr>
        <w:pStyle w:val="CommentText"/>
      </w:pPr>
      <w:r>
        <w:rPr>
          <w:rStyle w:val="CommentReference"/>
        </w:rPr>
        <w:annotationRef/>
      </w:r>
      <w:r>
        <w:t>above? in?</w:t>
      </w:r>
    </w:p>
  </w:comment>
  <w:comment w:id="746" w:author="Windows User" w:date="2015-10-30T08:56:00Z" w:initials="BS">
    <w:p w14:paraId="3734F7C0" w14:textId="77777777" w:rsidR="00B102EF" w:rsidRDefault="00B102EF" w:rsidP="00E35F1F">
      <w:pPr>
        <w:pStyle w:val="CommentText"/>
      </w:pPr>
      <w:r>
        <w:rPr>
          <w:rStyle w:val="CommentReference"/>
        </w:rPr>
        <w:annotationRef/>
      </w:r>
      <w:r>
        <w:t>dikeos is usually rended 'righteous'. Is there good cause to use 'just' here?</w:t>
      </w:r>
    </w:p>
  </w:comment>
  <w:comment w:id="747" w:author="Windows User" w:date="2015-10-30T08:56:00Z" w:initials="BS">
    <w:p w14:paraId="06116336" w14:textId="77777777" w:rsidR="00B102EF" w:rsidRDefault="00B102EF" w:rsidP="00E35F1F">
      <w:pPr>
        <w:pStyle w:val="CommentText"/>
      </w:pPr>
      <w:r>
        <w:rPr>
          <w:rStyle w:val="CommentReference"/>
        </w:rPr>
        <w:annotationRef/>
      </w:r>
      <w:r>
        <w:t>mediated or put into practice?</w:t>
      </w:r>
    </w:p>
  </w:comment>
  <w:comment w:id="748" w:author="Windows User" w:date="2015-10-30T08:56:00Z" w:initials="BS">
    <w:p w14:paraId="6417B5A7" w14:textId="77777777" w:rsidR="00B102EF" w:rsidRDefault="00B102EF" w:rsidP="00E35F1F">
      <w:pPr>
        <w:pStyle w:val="CommentText"/>
      </w:pPr>
      <w:r>
        <w:rPr>
          <w:rStyle w:val="CommentReference"/>
        </w:rPr>
        <w:annotationRef/>
      </w:r>
      <w:r>
        <w:t>on their lips is a common English expression that seems to have the same meaning as "in their mouths"</w:t>
      </w:r>
    </w:p>
  </w:comment>
  <w:comment w:id="749" w:author="Windows User" w:date="2015-10-30T08:56:00Z" w:initials="BS">
    <w:p w14:paraId="7CA0B9DB" w14:textId="77777777" w:rsidR="00B102EF" w:rsidRDefault="00B102EF" w:rsidP="00E35F1F">
      <w:pPr>
        <w:pStyle w:val="CommentText"/>
      </w:pPr>
      <w:r>
        <w:rPr>
          <w:rStyle w:val="CommentReference"/>
        </w:rPr>
        <w:annotationRef/>
      </w:r>
      <w:r>
        <w:t>The tree of immortality would flow better in English.</w:t>
      </w:r>
    </w:p>
  </w:comment>
  <w:comment w:id="750" w:author="Windows User" w:date="2015-10-30T08:56:00Z" w:initials="BS">
    <w:p w14:paraId="3D06FFDE" w14:textId="77777777" w:rsidR="00B102EF" w:rsidRDefault="00B102EF" w:rsidP="00E35F1F">
      <w:pPr>
        <w:pStyle w:val="CommentText"/>
      </w:pPr>
      <w:r>
        <w:rPr>
          <w:rStyle w:val="CommentReference"/>
        </w:rPr>
        <w:annotationRef/>
      </w:r>
      <w:r>
        <w:t>thoughts or senses?</w:t>
      </w:r>
    </w:p>
  </w:comment>
  <w:comment w:id="751" w:author="Windows User" w:date="2015-10-30T08:56:00Z" w:initials="BS">
    <w:p w14:paraId="5092C47C" w14:textId="77777777" w:rsidR="00B102EF" w:rsidRDefault="00B102EF" w:rsidP="00E35F1F">
      <w:pPr>
        <w:pStyle w:val="CommentText"/>
      </w:pPr>
      <w:r>
        <w:rPr>
          <w:rStyle w:val="CommentReference"/>
        </w:rPr>
        <w:annotationRef/>
      </w:r>
      <w:r>
        <w:t>lay? set? cast?</w:t>
      </w:r>
    </w:p>
  </w:comment>
  <w:comment w:id="752" w:author="Windows User" w:date="2015-10-30T08:56:00Z" w:initials="BS">
    <w:p w14:paraId="2988A4E9" w14:textId="77777777" w:rsidR="00B102EF" w:rsidRDefault="00B102EF" w:rsidP="00E35F1F">
      <w:pPr>
        <w:pStyle w:val="CommentText"/>
      </w:pPr>
      <w:r>
        <w:rPr>
          <w:rStyle w:val="CommentReference"/>
        </w:rPr>
        <w:annotationRef/>
      </w:r>
      <w:r>
        <w:t>more common word... does it capture meaning well enough?</w:t>
      </w:r>
    </w:p>
  </w:comment>
  <w:comment w:id="753" w:author="Windows User" w:date="2015-10-30T08:56:00Z" w:initials="BS">
    <w:p w14:paraId="7A2B4CA4" w14:textId="77777777" w:rsidR="00B102EF" w:rsidRDefault="00B102EF" w:rsidP="00E35F1F">
      <w:pPr>
        <w:pStyle w:val="CommentText"/>
      </w:pPr>
      <w:r>
        <w:rPr>
          <w:rStyle w:val="CommentReference"/>
        </w:rPr>
        <w:annotationRef/>
      </w:r>
      <w:r>
        <w:t>types?</w:t>
      </w:r>
    </w:p>
  </w:comment>
  <w:comment w:id="761" w:author="Windows User" w:date="2015-10-30T08:56:00Z" w:initials="BS">
    <w:p w14:paraId="6A283326" w14:textId="77777777" w:rsidR="00B102EF" w:rsidRDefault="00B102EF" w:rsidP="00E35F1F">
      <w:pPr>
        <w:pStyle w:val="CommentText"/>
      </w:pPr>
      <w:r>
        <w:rPr>
          <w:rStyle w:val="CommentReference"/>
        </w:rPr>
        <w:annotationRef/>
      </w:r>
      <w:r>
        <w:t>Coptic clearly says beginning... is there anything in it about authority as the other translations have?</w:t>
      </w:r>
    </w:p>
  </w:comment>
  <w:comment w:id="762" w:author="Windows User" w:date="2015-10-30T08:56:00Z" w:initials="BS">
    <w:p w14:paraId="233F3783" w14:textId="77777777" w:rsidR="00B102EF" w:rsidRDefault="00B102EF" w:rsidP="00E35F1F">
      <w:pPr>
        <w:pStyle w:val="CommentText"/>
      </w:pPr>
      <w:r>
        <w:rPr>
          <w:rStyle w:val="CommentReference"/>
        </w:rPr>
        <w:annotationRef/>
      </w:r>
      <w:r>
        <w:t>risen, or shone?</w:t>
      </w:r>
    </w:p>
  </w:comment>
  <w:comment w:id="769" w:author="Windows User" w:date="2015-10-30T08:56:00Z" w:initials="BS">
    <w:p w14:paraId="4B4155FC" w14:textId="77777777" w:rsidR="00B102EF" w:rsidRDefault="00B102EF" w:rsidP="00E35F1F">
      <w:pPr>
        <w:pStyle w:val="CommentText"/>
      </w:pPr>
      <w:r>
        <w:rPr>
          <w:rStyle w:val="CommentReference"/>
        </w:rPr>
        <w:annotationRef/>
      </w:r>
      <w:r>
        <w:t>cap?</w:t>
      </w:r>
    </w:p>
  </w:comment>
  <w:comment w:id="770" w:author="Windows User" w:date="2015-10-30T08:56:00Z" w:initials="BS">
    <w:p w14:paraId="248C83A2" w14:textId="77777777" w:rsidR="00B102EF" w:rsidRDefault="00B102EF" w:rsidP="00E35F1F">
      <w:pPr>
        <w:pStyle w:val="CommentText"/>
      </w:pPr>
      <w:r>
        <w:rPr>
          <w:rStyle w:val="CommentReference"/>
        </w:rPr>
        <w:annotationRef/>
      </w:r>
      <w:r>
        <w:t>save? redeem?</w:t>
      </w:r>
    </w:p>
  </w:comment>
  <w:comment w:id="774" w:author="Windows User" w:date="2015-11-02T09:17:00Z" w:initials="BS">
    <w:p w14:paraId="3DA2A496" w14:textId="77777777" w:rsidR="00B102EF" w:rsidRDefault="00B102EF" w:rsidP="00E35F1F">
      <w:pPr>
        <w:pStyle w:val="CommentText"/>
      </w:pPr>
      <w:r>
        <w:rPr>
          <w:rStyle w:val="CommentReference"/>
        </w:rPr>
        <w:annotationRef/>
      </w:r>
      <w:r>
        <w:t>need a policy on names formes. Greek or Hebrew? But Coptic doesn't even have Isaiah... Reordered from next vs... ok.</w:t>
      </w:r>
    </w:p>
  </w:comment>
  <w:comment w:id="775" w:author="Windows User" w:date="2015-10-30T08:56:00Z" w:initials="BS">
    <w:p w14:paraId="2390D3F4" w14:textId="77777777" w:rsidR="00B102EF" w:rsidRDefault="00B102EF" w:rsidP="00E35F1F">
      <w:pPr>
        <w:pStyle w:val="CommentText"/>
      </w:pPr>
      <w:r>
        <w:rPr>
          <w:rStyle w:val="CommentReference"/>
        </w:rPr>
        <w:annotationRef/>
      </w:r>
      <w:r>
        <w:t>or should " be down here</w:t>
      </w:r>
    </w:p>
  </w:comment>
  <w:comment w:id="779" w:author="Windows User" w:date="2015-10-30T08:56:00Z" w:initials="BS">
    <w:p w14:paraId="061FF9BB" w14:textId="77777777" w:rsidR="00B102EF" w:rsidRDefault="00B102EF" w:rsidP="00E35F1F">
      <w:pPr>
        <w:pStyle w:val="CommentText"/>
      </w:pPr>
      <w:r>
        <w:rPr>
          <w:rStyle w:val="CommentReference"/>
        </w:rPr>
        <w:annotationRef/>
      </w:r>
      <w:r>
        <w:t>was overcame or did overcome? very different...</w:t>
      </w:r>
    </w:p>
  </w:comment>
  <w:comment w:id="783" w:author="Windows User" w:date="2015-10-30T08:56:00Z" w:initials="BS">
    <w:p w14:paraId="13BC365B" w14:textId="77777777" w:rsidR="00B102EF" w:rsidRDefault="00B102EF" w:rsidP="00E35F1F">
      <w:pPr>
        <w:pStyle w:val="CommentText"/>
      </w:pPr>
      <w:r>
        <w:rPr>
          <w:rStyle w:val="CommentReference"/>
        </w:rPr>
        <w:annotationRef/>
      </w:r>
      <w:r>
        <w:t>awkward, but changing to a perfect man or man perfectly destroys meaning...</w:t>
      </w:r>
    </w:p>
  </w:comment>
  <w:comment w:id="784" w:author="Windows User" w:date="2015-10-30T08:56:00Z" w:initials="BS">
    <w:p w14:paraId="367DF61C" w14:textId="77777777" w:rsidR="00B102EF" w:rsidRDefault="00B102EF" w:rsidP="00E35F1F">
      <w:pPr>
        <w:pStyle w:val="CommentText"/>
      </w:pPr>
      <w:r>
        <w:rPr>
          <w:rStyle w:val="CommentReference"/>
        </w:rPr>
        <w:annotationRef/>
      </w:r>
      <w:r>
        <w:t>L.A. is quite different fo rthis vs...</w:t>
      </w:r>
    </w:p>
  </w:comment>
  <w:comment w:id="791" w:author="Windows User" w:date="2015-10-30T08:56:00Z" w:initials="BS">
    <w:p w14:paraId="19575ABA" w14:textId="77777777" w:rsidR="00B102EF" w:rsidRDefault="00B102EF" w:rsidP="00E35F1F">
      <w:pPr>
        <w:pStyle w:val="CommentText"/>
      </w:pPr>
      <w:r>
        <w:rPr>
          <w:rStyle w:val="CommentReference"/>
        </w:rPr>
        <w:annotationRef/>
      </w:r>
      <w:r>
        <w:t>and goodwill towards men, or towards men of goodwill?</w:t>
      </w:r>
    </w:p>
  </w:comment>
  <w:comment w:id="792" w:author="Windows User" w:date="2015-10-30T08:56:00Z" w:initials="BS">
    <w:p w14:paraId="47406125" w14:textId="77777777" w:rsidR="00B102EF" w:rsidRDefault="00B102EF" w:rsidP="00E35F1F">
      <w:pPr>
        <w:pStyle w:val="CommentText"/>
      </w:pPr>
      <w:r>
        <w:rPr>
          <w:rStyle w:val="CommentReference"/>
        </w:rPr>
        <w:annotationRef/>
      </w:r>
      <w:r>
        <w:t>dividing wall?</w:t>
      </w:r>
    </w:p>
  </w:comment>
  <w:comment w:id="796" w:author="Windows User" w:date="2015-10-30T08:56:00Z" w:initials="BS">
    <w:p w14:paraId="0BDB9E8A" w14:textId="77777777" w:rsidR="00B102EF" w:rsidRDefault="00B102EF" w:rsidP="00E35F1F">
      <w:pPr>
        <w:pStyle w:val="CommentText"/>
      </w:pPr>
      <w:r>
        <w:rPr>
          <w:rStyle w:val="CommentReference"/>
        </w:rPr>
        <w:annotationRef/>
      </w:r>
      <w:r>
        <w:t>what does han mean? can we say teh angels of light?</w:t>
      </w:r>
    </w:p>
  </w:comment>
  <w:comment w:id="797" w:author="Windows User" w:date="2015-10-30T08:56:00Z" w:initials="BS">
    <w:p w14:paraId="035DBC4C" w14:textId="77777777" w:rsidR="00B102EF" w:rsidRDefault="00B102EF" w:rsidP="00E35F1F">
      <w:pPr>
        <w:pStyle w:val="CommentText"/>
      </w:pPr>
      <w:r>
        <w:rPr>
          <w:rStyle w:val="CommentReference"/>
        </w:rPr>
        <w:annotationRef/>
      </w:r>
      <w:r>
        <w:t>sing hymns to be consistent with above?</w:t>
      </w:r>
    </w:p>
  </w:comment>
  <w:comment w:id="798" w:author="Windows User" w:date="2015-10-30T08:56:00Z" w:initials="BS">
    <w:p w14:paraId="3E0D70DF" w14:textId="77777777" w:rsidR="00B102EF" w:rsidRDefault="00B102EF" w:rsidP="00E35F1F">
      <w:pPr>
        <w:pStyle w:val="CommentText"/>
      </w:pPr>
      <w:r>
        <w:rPr>
          <w:rStyle w:val="CommentReference"/>
        </w:rPr>
        <w:annotationRef/>
      </w:r>
      <w:r>
        <w:t>should be arose to match parallel with next vs... but makes no sense in English. Arose within Mary or shone from Mary.</w:t>
      </w:r>
    </w:p>
  </w:comment>
  <w:comment w:id="799" w:author="Windows User" w:date="2015-10-30T08:56:00Z" w:initials="BS">
    <w:p w14:paraId="24AFFCDF" w14:textId="77777777" w:rsidR="00B102EF" w:rsidRDefault="00B102EF" w:rsidP="00E35F1F">
      <w:pPr>
        <w:pStyle w:val="CommentText"/>
      </w:pPr>
      <w:r>
        <w:rPr>
          <w:rStyle w:val="CommentReference"/>
        </w:rPr>
        <w:annotationRef/>
      </w:r>
      <w:r>
        <w:t>Is "je" enough justification to prepend 'saying'?</w:t>
      </w:r>
    </w:p>
  </w:comment>
  <w:comment w:id="800" w:author="Windows User" w:date="2015-10-30T08:56:00Z" w:initials="BS">
    <w:p w14:paraId="0E84B308" w14:textId="77777777" w:rsidR="00B102EF" w:rsidRDefault="00B102EF" w:rsidP="00E35F1F">
      <w:pPr>
        <w:pStyle w:val="CommentText"/>
      </w:pPr>
      <w:r>
        <w:rPr>
          <w:rStyle w:val="CommentReference"/>
        </w:rPr>
        <w:annotationRef/>
      </w:r>
      <w:r>
        <w:t>abouna's doxology of prime has 'that' here I think...</w:t>
      </w:r>
    </w:p>
  </w:comment>
  <w:comment w:id="801" w:author="Windows User" w:date="2015-10-30T08:56:00Z" w:initials="BS">
    <w:p w14:paraId="13D50058" w14:textId="77777777" w:rsidR="00B102EF" w:rsidRDefault="00B102EF" w:rsidP="00E35F1F">
      <w:pPr>
        <w:pStyle w:val="CommentText"/>
      </w:pPr>
      <w:r>
        <w:rPr>
          <w:rStyle w:val="CommentReference"/>
        </w:rPr>
        <w:annotationRef/>
      </w:r>
      <w:r>
        <w:t>or "sining"?</w:t>
      </w:r>
    </w:p>
  </w:comment>
  <w:comment w:id="806" w:author="Windows User" w:date="2015-10-30T08:56:00Z" w:initials="BS">
    <w:p w14:paraId="6D7AD98D" w14:textId="77777777" w:rsidR="00B102EF" w:rsidRDefault="00B102EF" w:rsidP="00E35F1F">
      <w:pPr>
        <w:pStyle w:val="CommentText"/>
      </w:pPr>
      <w:r>
        <w:rPr>
          <w:rStyle w:val="CommentReference"/>
        </w:rPr>
        <w:annotationRef/>
      </w:r>
      <w:r>
        <w:t>If continuing as one sentence from previous verse, can't repeat 'adam' here.</w:t>
      </w:r>
    </w:p>
  </w:comment>
  <w:comment w:id="807" w:author="Windows User" w:date="2015-10-30T08:56:00Z" w:initials="BS">
    <w:p w14:paraId="1CF8EF29" w14:textId="77777777" w:rsidR="00B102EF" w:rsidRDefault="00B102EF" w:rsidP="00E35F1F">
      <w:pPr>
        <w:pStyle w:val="CommentText"/>
      </w:pPr>
      <w:r>
        <w:rPr>
          <w:rStyle w:val="CommentReference"/>
        </w:rPr>
        <w:annotationRef/>
      </w:r>
      <w:r>
        <w:t>any sense of authority in coptic?</w:t>
      </w:r>
    </w:p>
  </w:comment>
  <w:comment w:id="808" w:author="Windows User" w:date="2015-11-02T12:45:00Z" w:initials="BS">
    <w:p w14:paraId="14FBB1F8" w14:textId="77777777" w:rsidR="00B102EF" w:rsidRDefault="00B102EF" w:rsidP="00E35F1F">
      <w:pPr>
        <w:pStyle w:val="CommentText"/>
      </w:pPr>
      <w:r>
        <w:rPr>
          <w:rStyle w:val="CommentReference"/>
        </w:rPr>
        <w:annotationRef/>
      </w:r>
      <w:r>
        <w:t>or saint mary? I prefer the holy... but we should be consistent one way or the other.</w:t>
      </w:r>
    </w:p>
  </w:comment>
  <w:comment w:id="809" w:author="Windows User" w:date="2015-10-30T08:56:00Z" w:initials="BS">
    <w:p w14:paraId="16E721CE" w14:textId="77777777" w:rsidR="00B102EF" w:rsidRDefault="00B102E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9" w:author="Windows User" w:date="2015-10-30T08:56:00Z" w:initials="BS">
    <w:p w14:paraId="3C08A3D8" w14:textId="77777777" w:rsidR="00B102EF" w:rsidRDefault="00B102EF" w:rsidP="00E35F1F">
      <w:pPr>
        <w:pStyle w:val="CommentText"/>
      </w:pPr>
      <w:r>
        <w:rPr>
          <w:rStyle w:val="CommentReference"/>
        </w:rPr>
        <w:annotationRef/>
      </w:r>
      <w:r>
        <w:t>tense is flipping so much vs to vs. Any way to make more consistent?</w:t>
      </w:r>
    </w:p>
  </w:comment>
  <w:comment w:id="820" w:author="Windows User" w:date="2015-11-02T12:41:00Z" w:initials="BS">
    <w:p w14:paraId="32825E4D" w14:textId="77777777" w:rsidR="00B102EF" w:rsidRDefault="00B102EF" w:rsidP="00E35F1F">
      <w:pPr>
        <w:pStyle w:val="CommentText"/>
      </w:pPr>
      <w:r>
        <w:rPr>
          <w:rStyle w:val="CommentReference"/>
        </w:rPr>
        <w:annotationRef/>
      </w:r>
      <w:r>
        <w:t>cold frost? frosty cold? too many ands.</w:t>
      </w:r>
    </w:p>
  </w:comment>
  <w:comment w:id="821" w:author="Windows User" w:date="2015-10-30T08:56:00Z" w:initials="BS">
    <w:p w14:paraId="4E6878BA" w14:textId="77777777" w:rsidR="00B102EF" w:rsidRDefault="00B102EF" w:rsidP="00E35F1F">
      <w:pPr>
        <w:pStyle w:val="CommentText"/>
      </w:pPr>
      <w:r>
        <w:rPr>
          <w:rStyle w:val="CommentReference"/>
        </w:rPr>
        <w:annotationRef/>
      </w:r>
      <w:r>
        <w:t>In is probably more right... I probably shouldn't have changed that...</w:t>
      </w:r>
    </w:p>
  </w:comment>
  <w:comment w:id="836" w:author="Brett Slote" w:date="2015-10-30T08:56:00Z" w:initials="BS">
    <w:p w14:paraId="18EC5FB9" w14:textId="77777777" w:rsidR="00B102EF" w:rsidRDefault="00B102EF" w:rsidP="00E35F1F">
      <w:pPr>
        <w:pStyle w:val="CommentText"/>
      </w:pPr>
      <w:r>
        <w:rPr>
          <w:rStyle w:val="CommentReference"/>
        </w:rPr>
        <w:annotationRef/>
      </w:r>
      <w:r>
        <w:t>Received or bought?</w:t>
      </w:r>
    </w:p>
  </w:comment>
  <w:comment w:id="839" w:author="Brett Slote" w:date="2015-10-30T08:56:00Z" w:initials="BS">
    <w:p w14:paraId="3F21021E" w14:textId="77777777" w:rsidR="00B102EF" w:rsidRDefault="00B102EF" w:rsidP="00E35F1F">
      <w:pPr>
        <w:pStyle w:val="CommentText"/>
      </w:pPr>
      <w:r>
        <w:rPr>
          <w:rStyle w:val="CommentReference"/>
        </w:rPr>
        <w:annotationRef/>
      </w:r>
      <w:r>
        <w:t>Not hail to you?</w:t>
      </w:r>
    </w:p>
  </w:comment>
  <w:comment w:id="842" w:author="Brett Slote" w:date="2015-10-30T08:56:00Z" w:initials="BS">
    <w:p w14:paraId="705AFE6E" w14:textId="77777777" w:rsidR="00B102EF" w:rsidRDefault="00B102EF" w:rsidP="00E35F1F">
      <w:pPr>
        <w:pStyle w:val="CommentText"/>
      </w:pPr>
      <w:r>
        <w:rPr>
          <w:rStyle w:val="CommentReference"/>
        </w:rPr>
        <w:annotationRef/>
      </w:r>
      <w:r>
        <w:t>Again ‘a’ perfect man loses meaning, but as is sounds awkward.</w:t>
      </w:r>
    </w:p>
  </w:comment>
  <w:comment w:id="845" w:author="Brett Slote" w:date="2015-10-30T08:56:00Z" w:initials="BS">
    <w:p w14:paraId="6DDFB160" w14:textId="77777777" w:rsidR="00B102EF" w:rsidRDefault="00B102EF" w:rsidP="00E35F1F">
      <w:pPr>
        <w:pStyle w:val="CommentText"/>
      </w:pPr>
      <w:r>
        <w:rPr>
          <w:rStyle w:val="CommentReference"/>
        </w:rPr>
        <w:annotationRef/>
      </w:r>
      <w:r>
        <w:t>Uncircumscript?</w:t>
      </w:r>
    </w:p>
  </w:comment>
  <w:comment w:id="848" w:author="Brett Slote" w:date="2015-10-30T08:56:00Z" w:initials="BS">
    <w:p w14:paraId="39A4B3F9" w14:textId="77777777" w:rsidR="00B102EF" w:rsidRDefault="00B102EF" w:rsidP="00E35F1F">
      <w:pPr>
        <w:pStyle w:val="CommentText"/>
      </w:pPr>
      <w:r>
        <w:rPr>
          <w:rStyle w:val="CommentReference"/>
        </w:rPr>
        <w:annotationRef/>
      </w:r>
      <w:r>
        <w:t>Orthodox?</w:t>
      </w:r>
    </w:p>
  </w:comment>
  <w:comment w:id="849" w:author="Brett Slote" w:date="2015-10-30T08:56:00Z" w:initials="BS">
    <w:p w14:paraId="7E993A49" w14:textId="77777777" w:rsidR="00B102EF" w:rsidRDefault="00B102EF" w:rsidP="00E35F1F">
      <w:pPr>
        <w:pStyle w:val="CommentText"/>
      </w:pPr>
      <w:r>
        <w:rPr>
          <w:rStyle w:val="CommentReference"/>
        </w:rPr>
        <w:annotationRef/>
      </w:r>
      <w:r>
        <w:t>Faith?</w:t>
      </w:r>
    </w:p>
  </w:comment>
  <w:comment w:id="852" w:author="Brett Slote" w:date="2015-10-30T08:56:00Z" w:initials="BS">
    <w:p w14:paraId="575DF2C3" w14:textId="77777777" w:rsidR="00B102EF" w:rsidRDefault="00B102EF" w:rsidP="00E35F1F">
      <w:pPr>
        <w:pStyle w:val="CommentText"/>
      </w:pPr>
      <w:r>
        <w:rPr>
          <w:rStyle w:val="CommentReference"/>
        </w:rPr>
        <w:annotationRef/>
      </w:r>
      <w:r>
        <w:t>Need a consistent policy</w:t>
      </w:r>
    </w:p>
  </w:comment>
  <w:comment w:id="856" w:author="Brett Slote" w:date="2015-10-30T08:56:00Z" w:initials="BS">
    <w:p w14:paraId="4A370093" w14:textId="77777777" w:rsidR="00B102EF" w:rsidRDefault="00B102EF" w:rsidP="00E35F1F">
      <w:pPr>
        <w:pStyle w:val="CommentText"/>
      </w:pPr>
      <w:r>
        <w:rPr>
          <w:rStyle w:val="CommentReference"/>
        </w:rPr>
        <w:annotationRef/>
      </w:r>
      <w:r>
        <w:t>Ramez, He or Him?</w:t>
      </w:r>
    </w:p>
  </w:comment>
  <w:comment w:id="857" w:author="Brett Slote" w:date="2015-10-30T08:56:00Z" w:initials="BS">
    <w:p w14:paraId="3B1DEA29" w14:textId="77777777" w:rsidR="00B102EF" w:rsidRDefault="00B102EF" w:rsidP="00E35F1F">
      <w:pPr>
        <w:pStyle w:val="CommentText"/>
      </w:pPr>
      <w:r>
        <w:rPr>
          <w:rStyle w:val="CommentReference"/>
        </w:rPr>
        <w:annotationRef/>
      </w:r>
      <w:r>
        <w:t>On? By?</w:t>
      </w:r>
    </w:p>
  </w:comment>
  <w:comment w:id="858" w:author="Windows User" w:date="2015-11-21T13:15:00Z" w:initials="WU">
    <w:p w14:paraId="05ACE9CF" w14:textId="77777777" w:rsidR="00B102EF" w:rsidRDefault="00B102EF" w:rsidP="00E35F1F">
      <w:pPr>
        <w:pStyle w:val="CommentText"/>
      </w:pPr>
      <w:r>
        <w:rPr>
          <w:rStyle w:val="CommentReference"/>
        </w:rPr>
        <w:annotationRef/>
      </w:r>
      <w:r>
        <w:t>check</w:t>
      </w:r>
    </w:p>
  </w:comment>
  <w:comment w:id="864" w:author="Windows User" w:date="2015-10-30T08:56:00Z" w:initials="BS">
    <w:p w14:paraId="5592658B" w14:textId="77777777" w:rsidR="00B102EF" w:rsidRDefault="00B102EF" w:rsidP="00E35F1F">
      <w:pPr>
        <w:pStyle w:val="CommentText"/>
      </w:pPr>
      <w:r>
        <w:rPr>
          <w:rStyle w:val="CommentReference"/>
        </w:rPr>
        <w:annotationRef/>
      </w:r>
      <w:r>
        <w:t>Are the breaths referring to the inspiration of scripture, as the other translations have, or the breath of creation cf gn 1?</w:t>
      </w:r>
    </w:p>
  </w:comment>
  <w:comment w:id="865" w:author="Windows User" w:date="2015-10-30T08:56:00Z" w:initials="BS">
    <w:p w14:paraId="6C4E59F0" w14:textId="77777777" w:rsidR="00B102EF" w:rsidRDefault="00B102EF" w:rsidP="00E35F1F">
      <w:pPr>
        <w:pStyle w:val="CommentText"/>
      </w:pPr>
      <w:r>
        <w:rPr>
          <w:rStyle w:val="CommentReference"/>
        </w:rPr>
        <w:annotationRef/>
      </w:r>
      <w:r>
        <w:t>When we love the Name of our Lord Jesus Christ, the Name of Salvation...</w:t>
      </w:r>
    </w:p>
  </w:comment>
  <w:comment w:id="866" w:author="Windows User" w:date="2015-10-30T08:56:00Z" w:initials="BS">
    <w:p w14:paraId="14DD413A" w14:textId="77777777" w:rsidR="00B102EF" w:rsidRDefault="00B102EF" w:rsidP="00E35F1F">
      <w:pPr>
        <w:pStyle w:val="CommentText"/>
      </w:pPr>
      <w:r>
        <w:rPr>
          <w:rStyle w:val="CommentReference"/>
        </w:rPr>
        <w:annotationRef/>
      </w:r>
      <w:r>
        <w:t>adjective? severe?</w:t>
      </w:r>
    </w:p>
  </w:comment>
  <w:comment w:id="873" w:author="Windows User" w:date="2015-11-21T13:15:00Z" w:initials="WU">
    <w:p w14:paraId="071C1D6C" w14:textId="77777777" w:rsidR="00B102EF" w:rsidRDefault="00B102EF" w:rsidP="00E35F1F">
      <w:pPr>
        <w:pStyle w:val="CommentText"/>
      </w:pPr>
      <w:r>
        <w:rPr>
          <w:rStyle w:val="CommentReference"/>
        </w:rPr>
        <w:annotationRef/>
      </w:r>
      <w:r>
        <w:t>check</w:t>
      </w:r>
    </w:p>
  </w:comment>
  <w:comment w:id="875" w:author="Windows User" w:date="2015-10-30T08:56:00Z" w:initials="BS">
    <w:p w14:paraId="5CA1796C" w14:textId="77777777" w:rsidR="00B102EF" w:rsidRDefault="00B102EF" w:rsidP="00E35F1F">
      <w:pPr>
        <w:pStyle w:val="CommentText"/>
      </w:pPr>
      <w:r>
        <w:rPr>
          <w:rStyle w:val="CommentReference"/>
        </w:rPr>
        <w:annotationRef/>
      </w:r>
      <w:r>
        <w:t>too literal?</w:t>
      </w:r>
    </w:p>
  </w:comment>
  <w:comment w:id="878" w:author="Windows User" w:date="2015-10-30T08:56:00Z" w:initials="BS">
    <w:p w14:paraId="39BBFF20" w14:textId="77777777" w:rsidR="00B102EF" w:rsidRDefault="00B102EF" w:rsidP="00E35F1F">
      <w:pPr>
        <w:pStyle w:val="CommentText"/>
      </w:pPr>
      <w:r>
        <w:rPr>
          <w:rStyle w:val="CommentReference"/>
        </w:rPr>
        <w:annotationRef/>
      </w:r>
      <w:r>
        <w:t>awkward</w:t>
      </w:r>
    </w:p>
  </w:comment>
  <w:comment w:id="879" w:author="Windows User" w:date="2015-10-30T08:56:00Z" w:initials="BS">
    <w:p w14:paraId="7C372EC3" w14:textId="77777777" w:rsidR="00B102EF" w:rsidRDefault="00B102EF" w:rsidP="00E35F1F">
      <w:pPr>
        <w:pStyle w:val="CommentText"/>
      </w:pPr>
      <w:r>
        <w:rPr>
          <w:rStyle w:val="CommentReference"/>
        </w:rPr>
        <w:annotationRef/>
      </w:r>
      <w:r>
        <w:t>sits, less literal, but more clear?</w:t>
      </w:r>
    </w:p>
  </w:comment>
  <w:comment w:id="880" w:author="Windows User" w:date="2015-10-30T08:56:00Z" w:initials="BS">
    <w:p w14:paraId="6C09DB42" w14:textId="77777777" w:rsidR="00B102EF" w:rsidRDefault="00B102EF" w:rsidP="00E35F1F">
      <w:pPr>
        <w:pStyle w:val="CommentText"/>
      </w:pPr>
      <w:r>
        <w:rPr>
          <w:rStyle w:val="CommentReference"/>
        </w:rPr>
        <w:annotationRef/>
      </w:r>
      <w:r>
        <w:t>awkward</w:t>
      </w:r>
    </w:p>
  </w:comment>
  <w:comment w:id="882" w:author="Windows User" w:date="2015-10-30T08:56:00Z" w:initials="BS">
    <w:p w14:paraId="512D6CE2" w14:textId="77777777" w:rsidR="00B102EF" w:rsidRDefault="00B102EF" w:rsidP="00E35F1F">
      <w:pPr>
        <w:pStyle w:val="CommentText"/>
      </w:pPr>
      <w:r>
        <w:rPr>
          <w:rStyle w:val="CommentReference"/>
        </w:rPr>
        <w:annotationRef/>
      </w:r>
      <w:r>
        <w:t>terribly awkward</w:t>
      </w:r>
    </w:p>
  </w:comment>
  <w:comment w:id="883" w:author="Windows User" w:date="2015-11-21T13:16:00Z" w:initials="WU">
    <w:p w14:paraId="56B70852" w14:textId="77777777" w:rsidR="00B102EF" w:rsidRDefault="00B102EF" w:rsidP="00E35F1F">
      <w:pPr>
        <w:pStyle w:val="CommentText"/>
      </w:pPr>
      <w:r>
        <w:rPr>
          <w:rStyle w:val="CommentReference"/>
        </w:rPr>
        <w:annotationRef/>
      </w:r>
      <w:r>
        <w:t>check</w:t>
      </w:r>
    </w:p>
  </w:comment>
  <w:comment w:id="884" w:author="Windows User" w:date="2015-11-21T13:16:00Z" w:initials="WU">
    <w:p w14:paraId="46C7130C" w14:textId="77777777" w:rsidR="00B102EF" w:rsidRDefault="00B102EF" w:rsidP="00E35F1F">
      <w:pPr>
        <w:pStyle w:val="CommentText"/>
      </w:pPr>
      <w:r>
        <w:rPr>
          <w:rStyle w:val="CommentReference"/>
        </w:rPr>
        <w:annotationRef/>
      </w:r>
      <w:r>
        <w:t>check</w:t>
      </w:r>
    </w:p>
  </w:comment>
  <w:comment w:id="885" w:author="Windows User" w:date="2015-11-21T13:16:00Z" w:initials="WU">
    <w:p w14:paraId="5E32845B" w14:textId="77777777" w:rsidR="00B102EF" w:rsidRDefault="00B102EF" w:rsidP="00E35F1F">
      <w:pPr>
        <w:pStyle w:val="CommentText"/>
      </w:pPr>
      <w:r>
        <w:rPr>
          <w:rStyle w:val="CommentReference"/>
        </w:rPr>
        <w:annotationRef/>
      </w:r>
      <w:r>
        <w:t>check</w:t>
      </w:r>
    </w:p>
  </w:comment>
  <w:comment w:id="886" w:author="Windows User" w:date="2015-11-21T13:16:00Z" w:initials="WU">
    <w:p w14:paraId="530C7E75" w14:textId="77777777" w:rsidR="00B102EF" w:rsidRDefault="00B102EF" w:rsidP="00E35F1F">
      <w:pPr>
        <w:pStyle w:val="CommentText"/>
      </w:pPr>
      <w:r>
        <w:rPr>
          <w:rStyle w:val="CommentReference"/>
        </w:rPr>
        <w:annotationRef/>
      </w:r>
      <w:r>
        <w:t>check</w:t>
      </w:r>
    </w:p>
  </w:comment>
  <w:comment w:id="888" w:author="Windows User" w:date="2015-10-30T08:56:00Z" w:initials="BS">
    <w:p w14:paraId="215C41D2" w14:textId="77777777" w:rsidR="00B102EF" w:rsidRDefault="00B102EF" w:rsidP="00E35F1F">
      <w:pPr>
        <w:pStyle w:val="CommentText"/>
      </w:pPr>
      <w:r>
        <w:rPr>
          <w:rStyle w:val="CommentReference"/>
        </w:rPr>
        <w:annotationRef/>
      </w:r>
      <w:r>
        <w:t>sat?</w:t>
      </w:r>
    </w:p>
  </w:comment>
  <w:comment w:id="889" w:author="Windows User" w:date="2015-11-21T13:17:00Z" w:initials="WU">
    <w:p w14:paraId="6B55DDAB" w14:textId="77777777" w:rsidR="00B102EF" w:rsidRDefault="00B102EF" w:rsidP="00E35F1F">
      <w:pPr>
        <w:pStyle w:val="CommentText"/>
      </w:pPr>
      <w:r>
        <w:rPr>
          <w:rStyle w:val="CommentReference"/>
        </w:rPr>
        <w:annotationRef/>
      </w:r>
      <w:r>
        <w:t>check</w:t>
      </w:r>
    </w:p>
  </w:comment>
  <w:comment w:id="890" w:author="Windows User" w:date="2015-11-21T13:17:00Z" w:initials="WU">
    <w:p w14:paraId="5825D4CB" w14:textId="77777777" w:rsidR="00B102EF" w:rsidRDefault="00B102EF" w:rsidP="00E35F1F">
      <w:pPr>
        <w:pStyle w:val="CommentText"/>
      </w:pPr>
      <w:r>
        <w:rPr>
          <w:rStyle w:val="CommentReference"/>
        </w:rPr>
        <w:annotationRef/>
      </w:r>
      <w:r>
        <w:t>check</w:t>
      </w:r>
    </w:p>
  </w:comment>
  <w:comment w:id="893" w:author="Windows User" w:date="2015-10-30T08:56:00Z" w:initials="BS">
    <w:p w14:paraId="3E614A56" w14:textId="77777777" w:rsidR="00B102EF" w:rsidRDefault="00B102EF" w:rsidP="00E35F1F">
      <w:pPr>
        <w:pStyle w:val="CommentText"/>
      </w:pPr>
      <w:r>
        <w:rPr>
          <w:rStyle w:val="CommentReference"/>
        </w:rPr>
        <w:annotationRef/>
      </w:r>
      <w:r>
        <w:t>entered and come forth, or entered through it?</w:t>
      </w:r>
    </w:p>
  </w:comment>
  <w:comment w:id="894" w:author="Windows User" w:date="2015-10-30T08:56:00Z" w:initials="BS">
    <w:p w14:paraId="356D8FDF" w14:textId="77777777" w:rsidR="00B102EF" w:rsidRDefault="00B102EF" w:rsidP="00E35F1F">
      <w:pPr>
        <w:pStyle w:val="CommentText"/>
      </w:pPr>
      <w:r>
        <w:rPr>
          <w:rStyle w:val="CommentReference"/>
        </w:rPr>
        <w:annotationRef/>
      </w:r>
      <w:r>
        <w:t>appearing?</w:t>
      </w:r>
    </w:p>
  </w:comment>
  <w:comment w:id="895" w:author="Windows User" w:date="2015-10-30T08:56:00Z" w:initials="BS">
    <w:p w14:paraId="4735348E" w14:textId="77777777" w:rsidR="00B102EF" w:rsidRDefault="00B102EF" w:rsidP="00E35F1F">
      <w:pPr>
        <w:pStyle w:val="CommentText"/>
      </w:pPr>
      <w:r>
        <w:rPr>
          <w:rStyle w:val="CommentReference"/>
        </w:rPr>
        <w:annotationRef/>
      </w:r>
      <w:r>
        <w:t>He</w:t>
      </w:r>
    </w:p>
  </w:comment>
  <w:comment w:id="901" w:author="Windows User" w:date="2015-10-30T08:56:00Z" w:initials="BS">
    <w:p w14:paraId="5F2DFD8E" w14:textId="77777777" w:rsidR="00B102EF" w:rsidRDefault="00B102EF" w:rsidP="00E35F1F">
      <w:pPr>
        <w:pStyle w:val="CommentText"/>
      </w:pPr>
      <w:r>
        <w:rPr>
          <w:rStyle w:val="CommentReference"/>
        </w:rPr>
        <w:annotationRef/>
      </w:r>
      <w:r>
        <w:t>I feel like upon sounds better here and below</w:t>
      </w:r>
    </w:p>
  </w:comment>
  <w:comment w:id="902" w:author="Windows User" w:date="2015-10-30T08:56:00Z" w:initials="BS">
    <w:p w14:paraId="026525DA" w14:textId="77777777" w:rsidR="00B102EF" w:rsidRDefault="00B102EF" w:rsidP="00E35F1F">
      <w:pPr>
        <w:pStyle w:val="CommentText"/>
      </w:pPr>
      <w:r>
        <w:rPr>
          <w:rStyle w:val="CommentReference"/>
        </w:rPr>
        <w:annotationRef/>
      </w:r>
      <w:r>
        <w:t>For forty days</w:t>
      </w:r>
    </w:p>
  </w:comment>
  <w:comment w:id="903" w:author="Windows User" w:date="2015-10-30T08:56:00Z" w:initials="BS">
    <w:p w14:paraId="7D69D9EF" w14:textId="77777777" w:rsidR="00B102EF" w:rsidRDefault="00B102EF" w:rsidP="00E35F1F">
      <w:pPr>
        <w:pStyle w:val="CommentText"/>
      </w:pPr>
      <w:r>
        <w:rPr>
          <w:rStyle w:val="CommentReference"/>
        </w:rPr>
        <w:annotationRef/>
      </w:r>
      <w:r>
        <w:t>awkward. Crush under our feet or crush within us? Even if feet not literally there, needed to complete the implied thought in english.</w:t>
      </w:r>
    </w:p>
  </w:comment>
  <w:comment w:id="909" w:author="Windows User" w:date="2015-10-30T08:56:00Z" w:initials="BS">
    <w:p w14:paraId="60DA9970" w14:textId="77777777" w:rsidR="00B102EF" w:rsidRDefault="00B102EF" w:rsidP="00E35F1F">
      <w:pPr>
        <w:pStyle w:val="CommentText"/>
      </w:pPr>
      <w:r>
        <w:rPr>
          <w:rStyle w:val="CommentReference"/>
        </w:rPr>
        <w:annotationRef/>
      </w:r>
      <w:r>
        <w:t>a? I know virgin doesn't sound right. Nor virginal. But a virgin seems to cheapen the thought...</w:t>
      </w:r>
    </w:p>
  </w:comment>
  <w:comment w:id="911" w:author="Windows User" w:date="2015-10-30T08:56:00Z" w:initials="BS">
    <w:p w14:paraId="3D3D58F2" w14:textId="77777777" w:rsidR="00B102EF" w:rsidRDefault="00B102EF" w:rsidP="00E35F1F">
      <w:pPr>
        <w:pStyle w:val="CommentText"/>
      </w:pPr>
      <w:r>
        <w:rPr>
          <w:rStyle w:val="CommentReference"/>
        </w:rPr>
        <w:annotationRef/>
      </w:r>
      <w:r>
        <w:t>annulled has connotation from catholicism of never having been. I like abolished better. Sounds more poetic like too.</w:t>
      </w:r>
    </w:p>
  </w:comment>
  <w:comment w:id="914" w:author="Windows User" w:date="2015-10-30T08:56:00Z" w:initials="BS">
    <w:p w14:paraId="758A0E08" w14:textId="77777777" w:rsidR="00B102EF" w:rsidRDefault="00B102EF" w:rsidP="00E35F1F">
      <w:pPr>
        <w:pStyle w:val="CommentText"/>
      </w:pPr>
      <w:r>
        <w:rPr>
          <w:rStyle w:val="CommentReference"/>
        </w:rPr>
        <w:annotationRef/>
      </w:r>
      <w:r>
        <w:t>yes, it is a continuous thought. But this and next are complete sentences in themselves.</w:t>
      </w:r>
    </w:p>
  </w:comment>
  <w:comment w:id="915" w:author="Windows User" w:date="2015-10-30T08:56:00Z" w:initials="BS">
    <w:p w14:paraId="4C494C1B" w14:textId="77777777" w:rsidR="00B102EF" w:rsidRDefault="00B102EF" w:rsidP="00E35F1F">
      <w:pPr>
        <w:pStyle w:val="CommentText"/>
      </w:pPr>
      <w:r>
        <w:rPr>
          <w:rStyle w:val="CommentReference"/>
        </w:rPr>
        <w:annotationRef/>
      </w:r>
      <w:r>
        <w:t>revealed almost makes sense here... but not with the next line having "said"</w:t>
      </w:r>
    </w:p>
  </w:comment>
  <w:comment w:id="916" w:author="Windows User" w:date="2015-10-30T08:56:00Z" w:initials="BS">
    <w:p w14:paraId="32F983BF" w14:textId="77777777" w:rsidR="00B102EF" w:rsidRDefault="00B102EF" w:rsidP="00E35F1F">
      <w:pPr>
        <w:pStyle w:val="CommentText"/>
      </w:pPr>
      <w:r>
        <w:rPr>
          <w:rStyle w:val="CommentReference"/>
        </w:rPr>
        <w:annotationRef/>
      </w:r>
      <w:r>
        <w:t>repeat quotes or contiguious?</w:t>
      </w:r>
    </w:p>
  </w:comment>
  <w:comment w:id="917" w:author="Windows User" w:date="2015-10-30T08:56:00Z" w:initials="BS">
    <w:p w14:paraId="29400B5B" w14:textId="77777777" w:rsidR="00B102EF" w:rsidRDefault="00B102EF" w:rsidP="00E35F1F">
      <w:pPr>
        <w:pStyle w:val="CommentText"/>
      </w:pPr>
      <w:r>
        <w:rPr>
          <w:rStyle w:val="CommentReference"/>
        </w:rPr>
        <w:annotationRef/>
      </w:r>
      <w:r>
        <w:t>in strength?</w:t>
      </w:r>
    </w:p>
  </w:comment>
  <w:comment w:id="918" w:author="Windows User" w:date="2015-10-30T08:56:00Z" w:initials="BS">
    <w:p w14:paraId="19007B27" w14:textId="77777777" w:rsidR="00B102EF" w:rsidRDefault="00B102EF" w:rsidP="00E35F1F">
      <w:pPr>
        <w:pStyle w:val="CommentText"/>
      </w:pPr>
      <w:r>
        <w:rPr>
          <w:rStyle w:val="CommentReference"/>
        </w:rPr>
        <w:annotationRef/>
      </w:r>
      <w:r>
        <w:t>in the tune it just sounds more emphatic dropping the "both"</w:t>
      </w:r>
    </w:p>
  </w:comment>
  <w:comment w:id="920" w:author="Windows User" w:date="2015-10-30T08:56:00Z" w:initials="BS">
    <w:p w14:paraId="42813985" w14:textId="77777777" w:rsidR="00B102EF" w:rsidRDefault="00B102EF" w:rsidP="00E35F1F">
      <w:pPr>
        <w:pStyle w:val="CommentText"/>
      </w:pPr>
      <w:r>
        <w:rPr>
          <w:rStyle w:val="CommentReference"/>
        </w:rPr>
        <w:annotationRef/>
      </w:r>
      <w:r>
        <w:t>theotokos, not mav em ef Nooti</w:t>
      </w:r>
    </w:p>
  </w:comment>
  <w:comment w:id="921" w:author="Windows User" w:date="2015-10-30T08:56:00Z" w:initials="BS">
    <w:p w14:paraId="72887F8D" w14:textId="77777777" w:rsidR="00B102EF" w:rsidRDefault="00B102EF" w:rsidP="00E35F1F">
      <w:pPr>
        <w:pStyle w:val="CommentText"/>
      </w:pPr>
      <w:r>
        <w:rPr>
          <w:rStyle w:val="CommentReference"/>
        </w:rPr>
        <w:annotationRef/>
      </w:r>
      <w:r>
        <w:t>in?</w:t>
      </w:r>
    </w:p>
  </w:comment>
  <w:comment w:id="923" w:author="Windows User" w:date="2015-10-30T08:56:00Z" w:initials="BS">
    <w:p w14:paraId="79923510" w14:textId="77777777" w:rsidR="00B102EF" w:rsidRDefault="00B102EF" w:rsidP="00E35F1F">
      <w:pPr>
        <w:pStyle w:val="CommentText"/>
      </w:pPr>
      <w:r>
        <w:rPr>
          <w:rStyle w:val="CommentReference"/>
        </w:rPr>
        <w:annotationRef/>
      </w:r>
      <w:r>
        <w:t>it's literally "And" but that leaves too much grammatical ambiguity that tends towards nonsensical parsing.</w:t>
      </w:r>
    </w:p>
  </w:comment>
  <w:comment w:id="924" w:author="Windows User" w:date="2015-10-30T08:56:00Z" w:initials="BS">
    <w:p w14:paraId="790A95EE" w14:textId="77777777" w:rsidR="00B102EF" w:rsidRDefault="00B102EF" w:rsidP="00E35F1F">
      <w:pPr>
        <w:pStyle w:val="CommentText"/>
      </w:pPr>
      <w:r>
        <w:rPr>
          <w:rStyle w:val="CommentReference"/>
        </w:rPr>
        <w:annotationRef/>
      </w:r>
      <w:r>
        <w:t>tense?</w:t>
      </w:r>
    </w:p>
  </w:comment>
  <w:comment w:id="926" w:author="Windows User" w:date="2015-10-30T08:56:00Z" w:initials="BS">
    <w:p w14:paraId="2626B3B0" w14:textId="77777777" w:rsidR="00B102EF" w:rsidRDefault="00B102EF" w:rsidP="00E35F1F">
      <w:pPr>
        <w:pStyle w:val="CommentText"/>
      </w:pPr>
      <w:r>
        <w:rPr>
          <w:rStyle w:val="CommentReference"/>
        </w:rPr>
        <w:annotationRef/>
      </w:r>
      <w:r>
        <w:t>too far for a pronoun</w:t>
      </w:r>
    </w:p>
  </w:comment>
  <w:comment w:id="927" w:author="Windows User" w:date="2015-10-30T08:56:00Z" w:initials="BS">
    <w:p w14:paraId="35C833E4" w14:textId="77777777" w:rsidR="00B102EF" w:rsidRDefault="00B102EF" w:rsidP="00E35F1F">
      <w:pPr>
        <w:pStyle w:val="CommentText"/>
      </w:pPr>
      <w:r>
        <w:rPr>
          <w:rStyle w:val="CommentReference"/>
        </w:rPr>
        <w:annotationRef/>
      </w:r>
      <w:r>
        <w:t>deemed or made?</w:t>
      </w:r>
    </w:p>
  </w:comment>
  <w:comment w:id="929" w:author="Windows User" w:date="2015-10-30T08:56:00Z" w:initials="BS">
    <w:p w14:paraId="5C7B7A35" w14:textId="77777777" w:rsidR="00B102EF" w:rsidRDefault="00B102EF" w:rsidP="00E35F1F">
      <w:pPr>
        <w:pStyle w:val="CommentText"/>
      </w:pPr>
      <w:r>
        <w:rPr>
          <w:rStyle w:val="CommentReference"/>
        </w:rPr>
        <w:annotationRef/>
      </w:r>
      <w:r>
        <w:t>coptic is heavens of heavens, but we usually say heaven of heavens.</w:t>
      </w:r>
    </w:p>
  </w:comment>
  <w:comment w:id="931" w:author="Windows User" w:date="2015-10-30T08:56:00Z" w:initials="BS">
    <w:p w14:paraId="080C2EEE" w14:textId="77777777" w:rsidR="00B102EF" w:rsidRDefault="00B102EF" w:rsidP="00E35F1F">
      <w:pPr>
        <w:pStyle w:val="CommentText"/>
      </w:pPr>
      <w:r>
        <w:rPr>
          <w:rStyle w:val="CommentReference"/>
        </w:rPr>
        <w:annotationRef/>
      </w:r>
      <w:r>
        <w:t>rises or shines?</w:t>
      </w:r>
    </w:p>
  </w:comment>
  <w:comment w:id="934" w:author="Windows User" w:date="2015-10-30T08:56:00Z" w:initials="BS">
    <w:p w14:paraId="5671149C" w14:textId="77777777" w:rsidR="00B102EF" w:rsidRDefault="00B102EF" w:rsidP="00E35F1F">
      <w:pPr>
        <w:pStyle w:val="CommentText"/>
      </w:pPr>
      <w:r>
        <w:rPr>
          <w:rStyle w:val="CommentReference"/>
        </w:rPr>
        <w:annotationRef/>
      </w:r>
      <w:r>
        <w:t>destroyed or damaged?</w:t>
      </w:r>
    </w:p>
  </w:comment>
  <w:comment w:id="940" w:author="Windows User" w:date="2015-10-30T08:56:00Z" w:initials="BS">
    <w:p w14:paraId="4B308EB2" w14:textId="77777777" w:rsidR="00B102EF" w:rsidRDefault="00B102EF" w:rsidP="00E35F1F">
      <w:pPr>
        <w:pStyle w:val="CommentText"/>
      </w:pPr>
      <w:r>
        <w:rPr>
          <w:rStyle w:val="CommentReference"/>
        </w:rPr>
        <w:annotationRef/>
      </w:r>
      <w:r>
        <w:t>servant, or slave?</w:t>
      </w:r>
    </w:p>
  </w:comment>
  <w:comment w:id="941" w:author="Windows User" w:date="2015-10-30T08:56:00Z" w:initials="BS">
    <w:p w14:paraId="20DF1D54" w14:textId="77777777" w:rsidR="00B102EF" w:rsidRDefault="00B102EF" w:rsidP="00E35F1F">
      <w:pPr>
        <w:pStyle w:val="CommentText"/>
      </w:pPr>
      <w:r>
        <w:rPr>
          <w:rStyle w:val="CommentReference"/>
        </w:rPr>
        <w:annotationRef/>
      </w:r>
      <w:r>
        <w:t>Feels way too literal</w:t>
      </w:r>
    </w:p>
  </w:comment>
  <w:comment w:id="942" w:author="Windows User" w:date="2015-11-21T13:18:00Z" w:initials="WU">
    <w:p w14:paraId="2A74F11D" w14:textId="77777777" w:rsidR="00B102EF" w:rsidRDefault="00B102EF" w:rsidP="00E35F1F">
      <w:pPr>
        <w:pStyle w:val="CommentText"/>
      </w:pPr>
      <w:r>
        <w:rPr>
          <w:rStyle w:val="CommentReference"/>
        </w:rPr>
        <w:annotationRef/>
      </w:r>
      <w:r>
        <w:t>check</w:t>
      </w:r>
    </w:p>
  </w:comment>
  <w:comment w:id="948" w:author="Windows User" w:date="2015-10-30T08:56:00Z" w:initials="BS">
    <w:p w14:paraId="6352B7F4" w14:textId="77777777" w:rsidR="00B102EF" w:rsidRDefault="00B102E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0" w:author="Windows User" w:date="2015-10-30T08:56:00Z" w:initials="BS">
    <w:p w14:paraId="77680459" w14:textId="77777777" w:rsidR="00B102EF" w:rsidRDefault="00B102EF" w:rsidP="00E35F1F">
      <w:pPr>
        <w:pStyle w:val="CommentText"/>
      </w:pPr>
      <w:r>
        <w:rPr>
          <w:rStyle w:val="CommentReference"/>
        </w:rPr>
        <w:annotationRef/>
      </w:r>
      <w:r>
        <w:t>was incarnate or took flesh? Need a decision for this common phrase.</w:t>
      </w:r>
    </w:p>
  </w:comment>
  <w:comment w:id="952" w:author="Windows User" w:date="2015-10-30T08:56:00Z" w:initials="BS">
    <w:p w14:paraId="6C7BBC12" w14:textId="77777777" w:rsidR="00B102EF" w:rsidRDefault="00B102E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7" w:author="Windows User" w:date="2015-10-30T08:56:00Z" w:initials="BS">
    <w:p w14:paraId="61EAF48D" w14:textId="77777777" w:rsidR="00B102EF" w:rsidRDefault="00B102EF" w:rsidP="00E35F1F">
      <w:pPr>
        <w:pStyle w:val="CommentText"/>
      </w:pPr>
      <w:r>
        <w:rPr>
          <w:rStyle w:val="CommentReference"/>
        </w:rPr>
        <w:annotationRef/>
      </w:r>
      <w:r>
        <w:t>Altar/The place where the Sacrifice is offered, is clearly not right. But Temple? Or Holy of Holies?</w:t>
      </w:r>
    </w:p>
  </w:comment>
  <w:comment w:id="960" w:author="Windows User" w:date="2015-10-30T08:56:00Z" w:initials="BS">
    <w:p w14:paraId="0DB4A25D" w14:textId="77777777" w:rsidR="00B102EF" w:rsidRDefault="00B102EF" w:rsidP="00E35F1F">
      <w:pPr>
        <w:pStyle w:val="CommentText"/>
      </w:pPr>
      <w:r>
        <w:rPr>
          <w:rStyle w:val="CommentReference"/>
        </w:rPr>
        <w:annotationRef/>
      </w:r>
      <w:r>
        <w:t>I think infinite captures the meaning of uncircumscript in a more approachable way.</w:t>
      </w:r>
    </w:p>
  </w:comment>
  <w:comment w:id="961" w:author="Windows User" w:date="2015-10-30T08:56:00Z" w:initials="BS">
    <w:p w14:paraId="65C574CB" w14:textId="77777777" w:rsidR="00B102EF" w:rsidRDefault="00B102EF" w:rsidP="00E35F1F">
      <w:pPr>
        <w:pStyle w:val="CommentText"/>
      </w:pPr>
      <w:r>
        <w:rPr>
          <w:rStyle w:val="CommentReference"/>
        </w:rPr>
        <w:annotationRef/>
      </w:r>
      <w:r>
        <w:t>net or hook?</w:t>
      </w:r>
    </w:p>
  </w:comment>
  <w:comment w:id="962" w:author="Windows User" w:date="2015-10-30T08:56:00Z" w:initials="BS">
    <w:p w14:paraId="631E73A0" w14:textId="77777777" w:rsidR="00B102EF" w:rsidRDefault="00B102EF" w:rsidP="00E35F1F">
      <w:pPr>
        <w:pStyle w:val="CommentText"/>
      </w:pPr>
      <w:r>
        <w:rPr>
          <w:rStyle w:val="CommentReference"/>
        </w:rPr>
        <w:annotationRef/>
      </w:r>
      <w:r>
        <w:t>Instructing them in the worship?</w:t>
      </w:r>
    </w:p>
  </w:comment>
  <w:comment w:id="963" w:author="Windows User" w:date="2015-10-30T08:56:00Z" w:initials="BS">
    <w:p w14:paraId="22469FD6" w14:textId="77777777" w:rsidR="00B102EF" w:rsidRDefault="00B102EF" w:rsidP="00E35F1F">
      <w:pPr>
        <w:pStyle w:val="CommentText"/>
      </w:pPr>
      <w:r>
        <w:rPr>
          <w:rStyle w:val="CommentReference"/>
        </w:rPr>
        <w:annotationRef/>
      </w:r>
      <w:r>
        <w:t>what does this mean?</w:t>
      </w:r>
    </w:p>
  </w:comment>
  <w:comment w:id="964" w:author="Windows User" w:date="2015-10-30T08:56:00Z" w:initials="BS">
    <w:p w14:paraId="0A6E9F00" w14:textId="77777777" w:rsidR="00B102EF" w:rsidRDefault="00B102EF" w:rsidP="00E35F1F">
      <w:pPr>
        <w:pStyle w:val="CommentText"/>
      </w:pPr>
      <w:r>
        <w:rPr>
          <w:rStyle w:val="CommentReference"/>
        </w:rPr>
        <w:annotationRef/>
      </w:r>
      <w:r>
        <w:t>Path? Or Way? i.e. Christ?</w:t>
      </w:r>
    </w:p>
  </w:comment>
  <w:comment w:id="965" w:author="Windows User" w:date="2015-10-30T08:56:00Z" w:initials="BS">
    <w:p w14:paraId="50D676B3" w14:textId="77777777" w:rsidR="00B102EF" w:rsidRDefault="00B102EF" w:rsidP="00E35F1F">
      <w:pPr>
        <w:pStyle w:val="CommentText"/>
      </w:pPr>
      <w:r>
        <w:rPr>
          <w:rStyle w:val="CommentReference"/>
        </w:rPr>
        <w:annotationRef/>
      </w:r>
      <w:r>
        <w:t>forward to? Or towards?</w:t>
      </w:r>
    </w:p>
  </w:comment>
  <w:comment w:id="966" w:author="Windows User" w:date="2015-10-30T08:56:00Z" w:initials="BS">
    <w:p w14:paraId="4E94979B" w14:textId="77777777" w:rsidR="00B102EF" w:rsidRDefault="00B102EF" w:rsidP="00E35F1F">
      <w:pPr>
        <w:pStyle w:val="CommentText"/>
      </w:pPr>
      <w:r>
        <w:rPr>
          <w:rStyle w:val="CommentReference"/>
        </w:rPr>
        <w:annotationRef/>
      </w:r>
      <w:r>
        <w:t>gladness</w:t>
      </w:r>
    </w:p>
  </w:comment>
  <w:comment w:id="972" w:author="Windows User" w:date="2015-10-30T08:56:00Z" w:initials="BS">
    <w:p w14:paraId="3588E256" w14:textId="77777777" w:rsidR="00B102EF" w:rsidRDefault="00B102EF" w:rsidP="00E35F1F">
      <w:pPr>
        <w:pStyle w:val="CommentText"/>
      </w:pPr>
      <w:r>
        <w:rPr>
          <w:rStyle w:val="CommentReference"/>
        </w:rPr>
        <w:annotationRef/>
      </w:r>
      <w:r>
        <w:t>Inclined to switch to L.A. ordering, but probably better to be consistent with Black.</w:t>
      </w:r>
    </w:p>
  </w:comment>
  <w:comment w:id="973" w:author="Windows User" w:date="2015-10-30T08:56:00Z" w:initials="BS">
    <w:p w14:paraId="5F5FCC97" w14:textId="77777777" w:rsidR="00B102EF" w:rsidRDefault="00B102EF" w:rsidP="00E35F1F">
      <w:pPr>
        <w:pStyle w:val="CommentText"/>
      </w:pPr>
      <w:r>
        <w:rPr>
          <w:rStyle w:val="CommentReference"/>
        </w:rPr>
        <w:annotationRef/>
      </w:r>
      <w:r>
        <w:t>Everyday or a day?</w:t>
      </w:r>
    </w:p>
  </w:comment>
  <w:comment w:id="974" w:author="Windows User" w:date="2015-10-30T08:56:00Z" w:initials="BS">
    <w:p w14:paraId="7938A467" w14:textId="77777777" w:rsidR="00B102EF" w:rsidRDefault="00B102EF" w:rsidP="00E35F1F">
      <w:pPr>
        <w:pStyle w:val="CommentText"/>
      </w:pPr>
      <w:r>
        <w:rPr>
          <w:rStyle w:val="CommentReference"/>
        </w:rPr>
        <w:annotationRef/>
      </w:r>
      <w:r>
        <w:t>not delight. Maybe joy instead of esctasy?</w:t>
      </w:r>
    </w:p>
  </w:comment>
  <w:comment w:id="975" w:author="Windows User" w:date="2015-10-30T08:56:00Z" w:initials="BS">
    <w:p w14:paraId="0D0804AC" w14:textId="77777777" w:rsidR="00B102EF" w:rsidRDefault="00B102EF" w:rsidP="00E35F1F">
      <w:pPr>
        <w:pStyle w:val="CommentText"/>
      </w:pPr>
      <w:r>
        <w:rPr>
          <w:rStyle w:val="CommentReference"/>
        </w:rPr>
        <w:annotationRef/>
      </w:r>
      <w:r>
        <w:t>glory, splendor or beauty?</w:t>
      </w:r>
    </w:p>
  </w:comment>
  <w:comment w:id="976" w:author="Windows User" w:date="2015-10-30T08:56:00Z" w:initials="BS">
    <w:p w14:paraId="07A7FAB4" w14:textId="77777777" w:rsidR="00B102EF" w:rsidRDefault="00B102EF" w:rsidP="00E35F1F">
      <w:pPr>
        <w:pStyle w:val="CommentText"/>
      </w:pPr>
      <w:r>
        <w:rPr>
          <w:rStyle w:val="CommentReference"/>
        </w:rPr>
        <w:annotationRef/>
      </w:r>
      <w:r>
        <w:t>from or and?</w:t>
      </w:r>
    </w:p>
  </w:comment>
  <w:comment w:id="977" w:author="Windows User" w:date="2015-10-30T08:56:00Z" w:initials="BS">
    <w:p w14:paraId="5249720E" w14:textId="77777777" w:rsidR="00B102EF" w:rsidRDefault="00B102EF" w:rsidP="00E35F1F">
      <w:pPr>
        <w:pStyle w:val="CommentText"/>
      </w:pPr>
      <w:r>
        <w:rPr>
          <w:rStyle w:val="CommentReference"/>
        </w:rPr>
        <w:annotationRef/>
      </w:r>
      <w:r>
        <w:t>What prophet? Why did abouna redact this?</w:t>
      </w:r>
    </w:p>
  </w:comment>
  <w:comment w:id="978" w:author="Windows User" w:date="2015-10-30T08:56:00Z" w:initials="BS">
    <w:p w14:paraId="66A9526F" w14:textId="77777777" w:rsidR="00B102EF" w:rsidRDefault="00B102EF" w:rsidP="00E35F1F">
      <w:pPr>
        <w:pStyle w:val="CommentText"/>
      </w:pPr>
      <w:r>
        <w:rPr>
          <w:rStyle w:val="CommentReference"/>
        </w:rPr>
        <w:annotationRef/>
      </w:r>
      <w:r>
        <w:t>Doesn't this say you are beyond beginning, or something to that effect? Beyond the beginning from which even time arose?</w:t>
      </w:r>
    </w:p>
  </w:comment>
  <w:comment w:id="979" w:author="Windows User" w:date="2015-10-30T08:56:00Z" w:initials="BS">
    <w:p w14:paraId="08CC53E1" w14:textId="77777777" w:rsidR="00B102EF" w:rsidRDefault="00B102EF" w:rsidP="00E35F1F">
      <w:pPr>
        <w:pStyle w:val="CommentText"/>
      </w:pPr>
      <w:r>
        <w:rPr>
          <w:rStyle w:val="CommentReference"/>
        </w:rPr>
        <w:annotationRef/>
      </w:r>
      <w:r>
        <w:t>is this right?</w:t>
      </w:r>
    </w:p>
  </w:comment>
  <w:comment w:id="980" w:author="Windows User" w:date="2015-10-30T08:56:00Z" w:initials="BS">
    <w:p w14:paraId="21BA9344" w14:textId="77777777" w:rsidR="00B102EF" w:rsidRDefault="00B102EF" w:rsidP="00E35F1F">
      <w:pPr>
        <w:pStyle w:val="CommentText"/>
      </w:pPr>
      <w:r>
        <w:rPr>
          <w:rStyle w:val="CommentReference"/>
        </w:rPr>
        <w:annotationRef/>
      </w:r>
      <w:r>
        <w:t>isn't it of?</w:t>
      </w:r>
    </w:p>
  </w:comment>
  <w:comment w:id="981" w:author="Windows User" w:date="2015-10-30T08:56:00Z" w:initials="BS">
    <w:p w14:paraId="0DB057D8" w14:textId="77777777" w:rsidR="00B102EF" w:rsidRDefault="00B102EF" w:rsidP="00E35F1F">
      <w:pPr>
        <w:pStyle w:val="CommentText"/>
      </w:pPr>
      <w:r>
        <w:rPr>
          <w:rStyle w:val="CommentReference"/>
        </w:rPr>
        <w:annotationRef/>
      </w:r>
      <w:r>
        <w:t>isn't it blesses?</w:t>
      </w:r>
    </w:p>
  </w:comment>
  <w:comment w:id="982" w:author="Windows User" w:date="2015-10-30T08:56:00Z" w:initials="BS">
    <w:p w14:paraId="4126BF87" w14:textId="77777777" w:rsidR="00B102EF" w:rsidRDefault="00B102EF" w:rsidP="00E35F1F">
      <w:pPr>
        <w:pStyle w:val="CommentText"/>
      </w:pPr>
      <w:r>
        <w:rPr>
          <w:rStyle w:val="CommentReference"/>
        </w:rPr>
        <w:annotationRef/>
      </w:r>
      <w:r>
        <w:t>blessing or blessing?</w:t>
      </w:r>
    </w:p>
  </w:comment>
  <w:comment w:id="983" w:author="Windows User" w:date="2015-10-30T08:56:00Z" w:initials="BS">
    <w:p w14:paraId="068E7184" w14:textId="77777777" w:rsidR="00B102EF" w:rsidRDefault="00B102EF" w:rsidP="00E35F1F">
      <w:pPr>
        <w:pStyle w:val="CommentText"/>
      </w:pPr>
      <w:r>
        <w:rPr>
          <w:rStyle w:val="CommentReference"/>
        </w:rPr>
        <w:annotationRef/>
      </w:r>
      <w:r>
        <w:t>the other translations seem not to like abouna's contractions...</w:t>
      </w:r>
    </w:p>
  </w:comment>
  <w:comment w:id="984" w:author="Windows User" w:date="2015-10-30T08:56:00Z" w:initials="BS">
    <w:p w14:paraId="21A595C5" w14:textId="77777777" w:rsidR="00B102EF" w:rsidRDefault="00B102EF" w:rsidP="00E35F1F">
      <w:pPr>
        <w:pStyle w:val="CommentText"/>
      </w:pPr>
      <w:r>
        <w:rPr>
          <w:rStyle w:val="CommentReference"/>
        </w:rPr>
        <w:annotationRef/>
      </w:r>
      <w:r>
        <w:t>perfect or true?</w:t>
      </w:r>
    </w:p>
  </w:comment>
  <w:comment w:id="987" w:author="Windows User" w:date="2015-11-21T13:21:00Z" w:initials="WU">
    <w:p w14:paraId="686F5E9C" w14:textId="77777777" w:rsidR="00B102EF" w:rsidRDefault="00B102EF" w:rsidP="00E35F1F">
      <w:pPr>
        <w:pStyle w:val="CommentText"/>
      </w:pPr>
      <w:r>
        <w:rPr>
          <w:rStyle w:val="CommentReference"/>
        </w:rPr>
        <w:annotationRef/>
      </w:r>
    </w:p>
  </w:comment>
  <w:comment w:id="992" w:author="Windows User" w:date="2015-10-30T08:56:00Z" w:initials="BS">
    <w:p w14:paraId="138D81C8" w14:textId="77777777" w:rsidR="00B102EF" w:rsidRDefault="00B102EF" w:rsidP="00E35F1F">
      <w:pPr>
        <w:pStyle w:val="CommentText"/>
      </w:pPr>
      <w:r>
        <w:rPr>
          <w:rStyle w:val="CommentReference"/>
        </w:rPr>
        <w:annotationRef/>
      </w:r>
      <w:r>
        <w:t>which word is right?</w:t>
      </w:r>
    </w:p>
  </w:comment>
  <w:comment w:id="993" w:author="Windows User" w:date="2015-10-30T08:56:00Z" w:initials="BS">
    <w:p w14:paraId="36B899D8" w14:textId="77777777" w:rsidR="00B102EF" w:rsidRDefault="00B102EF" w:rsidP="00E35F1F">
      <w:pPr>
        <w:pStyle w:val="CommentText"/>
      </w:pPr>
      <w:r>
        <w:rPr>
          <w:rStyle w:val="CommentReference"/>
        </w:rPr>
        <w:annotationRef/>
      </w:r>
      <w:r>
        <w:t>wise?</w:t>
      </w:r>
    </w:p>
  </w:comment>
  <w:comment w:id="995" w:author="Windows User" w:date="2015-10-30T08:56:00Z" w:initials="BS">
    <w:p w14:paraId="62F2B22F" w14:textId="77777777" w:rsidR="00B102EF" w:rsidRDefault="00B102EF" w:rsidP="00E35F1F">
      <w:pPr>
        <w:pStyle w:val="CommentText"/>
      </w:pPr>
      <w:r>
        <w:rPr>
          <w:rStyle w:val="CommentReference"/>
        </w:rPr>
        <w:annotationRef/>
      </w:r>
      <w:r>
        <w:t>bride, or bridal chamber?</w:t>
      </w:r>
    </w:p>
  </w:comment>
  <w:comment w:id="996" w:author="Windows User" w:date="2015-10-30T08:56:00Z" w:initials="BS">
    <w:p w14:paraId="13AA9031" w14:textId="77777777" w:rsidR="00B102EF" w:rsidRDefault="00B102EF" w:rsidP="00E35F1F">
      <w:pPr>
        <w:pStyle w:val="CommentText"/>
      </w:pPr>
      <w:r>
        <w:rPr>
          <w:rStyle w:val="CommentReference"/>
        </w:rPr>
        <w:annotationRef/>
      </w:r>
      <w:r>
        <w:t>truth, logos, or true logos?</w:t>
      </w:r>
    </w:p>
  </w:comment>
  <w:comment w:id="997" w:author="Windows User" w:date="2015-10-30T08:56:00Z" w:initials="BS">
    <w:p w14:paraId="116A567C" w14:textId="77777777" w:rsidR="00B102EF" w:rsidRDefault="00B102EF" w:rsidP="00E35F1F">
      <w:pPr>
        <w:pStyle w:val="CommentText"/>
      </w:pPr>
      <w:r>
        <w:rPr>
          <w:rStyle w:val="CommentReference"/>
        </w:rPr>
        <w:annotationRef/>
      </w:r>
      <w:r>
        <w:t>redeemed or saved?</w:t>
      </w:r>
    </w:p>
  </w:comment>
  <w:comment w:id="999" w:author="Windows User" w:date="2015-10-30T08:56:00Z" w:initials="BS">
    <w:p w14:paraId="37848CBE" w14:textId="77777777" w:rsidR="00B102EF" w:rsidRDefault="00B102EF" w:rsidP="00E35F1F">
      <w:pPr>
        <w:pStyle w:val="CommentText"/>
      </w:pPr>
      <w:r>
        <w:rPr>
          <w:rStyle w:val="CommentReference"/>
        </w:rPr>
        <w:annotationRef/>
      </w:r>
      <w:r>
        <w:t>for us or unto us?</w:t>
      </w:r>
    </w:p>
  </w:comment>
  <w:comment w:id="1002" w:author="Windows User" w:date="2015-10-30T08:56:00Z" w:initials="BS">
    <w:p w14:paraId="7318299D" w14:textId="77777777" w:rsidR="00B102EF" w:rsidRDefault="00B102EF" w:rsidP="00E35F1F">
      <w:pPr>
        <w:pStyle w:val="CommentText"/>
      </w:pPr>
      <w:r>
        <w:rPr>
          <w:rStyle w:val="CommentReference"/>
        </w:rPr>
        <w:annotationRef/>
      </w:r>
      <w:r>
        <w:t>what does eshleelooi mean?</w:t>
      </w:r>
    </w:p>
  </w:comment>
  <w:comment w:id="1003" w:author="Windows User" w:date="2015-10-30T08:56:00Z" w:initials="BS">
    <w:p w14:paraId="01016F04" w14:textId="77777777" w:rsidR="00B102EF" w:rsidRDefault="00B102EF" w:rsidP="00E35F1F">
      <w:pPr>
        <w:pStyle w:val="CommentText"/>
      </w:pPr>
      <w:r>
        <w:rPr>
          <w:rStyle w:val="CommentReference"/>
        </w:rPr>
        <w:annotationRef/>
      </w:r>
      <w:r>
        <w:t>save or redeem?</w:t>
      </w:r>
    </w:p>
  </w:comment>
  <w:comment w:id="1005" w:author="Windows User" w:date="2015-10-30T08:56:00Z" w:initials="BS">
    <w:p w14:paraId="2F0C8D0C" w14:textId="77777777" w:rsidR="00B102EF" w:rsidRDefault="00B102EF" w:rsidP="00E35F1F">
      <w:pPr>
        <w:pStyle w:val="CommentText"/>
      </w:pPr>
      <w:r>
        <w:rPr>
          <w:rStyle w:val="CommentReference"/>
        </w:rPr>
        <w:annotationRef/>
      </w:r>
      <w:r>
        <w:t>paradoxically or miraculously?</w:t>
      </w:r>
    </w:p>
  </w:comment>
  <w:comment w:id="1006" w:author="Windows User" w:date="2015-10-30T08:56:00Z" w:initials="BS">
    <w:p w14:paraId="0F8BDFBA" w14:textId="77777777" w:rsidR="00B102EF" w:rsidRDefault="00B102EF" w:rsidP="00E35F1F">
      <w:pPr>
        <w:pStyle w:val="CommentText"/>
      </w:pPr>
      <w:r>
        <w:rPr>
          <w:rStyle w:val="CommentReference"/>
        </w:rPr>
        <w:annotationRef/>
      </w:r>
      <w:r>
        <w:t>I get that this is perfectly valid English without 'is'. But too hard to follow fast.</w:t>
      </w:r>
    </w:p>
  </w:comment>
  <w:comment w:id="1008" w:author="Windows User" w:date="2015-10-30T08:56:00Z" w:initials="BS">
    <w:p w14:paraId="0412A3CD" w14:textId="77777777" w:rsidR="00B102EF" w:rsidRDefault="00B102EF" w:rsidP="00E35F1F">
      <w:pPr>
        <w:pStyle w:val="CommentText"/>
      </w:pPr>
      <w:r>
        <w:rPr>
          <w:rStyle w:val="CommentReference"/>
        </w:rPr>
        <w:annotationRef/>
      </w:r>
      <w:r>
        <w:t>this seems to be parallel to gold on all sides rather than gold roundabout it.</w:t>
      </w:r>
    </w:p>
  </w:comment>
  <w:comment w:id="1009" w:author="Windows User" w:date="2015-10-30T08:56:00Z" w:initials="BS">
    <w:p w14:paraId="5A22944C" w14:textId="77777777" w:rsidR="00B102EF" w:rsidRDefault="00B102EF" w:rsidP="00E35F1F">
      <w:pPr>
        <w:pStyle w:val="CommentText"/>
      </w:pPr>
      <w:r>
        <w:rPr>
          <w:rStyle w:val="CommentReference"/>
        </w:rPr>
        <w:annotationRef/>
      </w:r>
      <w:r>
        <w:t>Saviour or redeemer?</w:t>
      </w:r>
    </w:p>
  </w:comment>
  <w:comment w:id="1011" w:author="Windows User" w:date="2015-10-30T08:56:00Z" w:initials="BS">
    <w:p w14:paraId="7BA01F3B" w14:textId="77777777" w:rsidR="00B102EF" w:rsidRDefault="00B102EF" w:rsidP="00E35F1F">
      <w:pPr>
        <w:pStyle w:val="CommentText"/>
      </w:pPr>
      <w:r>
        <w:rPr>
          <w:rStyle w:val="CommentReference"/>
        </w:rPr>
        <w:annotationRef/>
      </w:r>
      <w:r>
        <w:t>isn't this compassion? not nishti nai...</w:t>
      </w:r>
    </w:p>
  </w:comment>
  <w:comment w:id="1014" w:author="Windows User" w:date="2015-10-30T08:56:00Z" w:initials="BS">
    <w:p w14:paraId="48DB0714" w14:textId="77777777" w:rsidR="00B102EF" w:rsidRDefault="00B102E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5" w:author="Windows User" w:date="2015-10-30T08:56:00Z" w:initials="BS">
    <w:p w14:paraId="15AB72CB" w14:textId="77777777" w:rsidR="00B102EF" w:rsidRDefault="00B102EF" w:rsidP="00E35F1F">
      <w:pPr>
        <w:pStyle w:val="CommentText"/>
      </w:pPr>
      <w:r>
        <w:rPr>
          <w:rStyle w:val="CommentReference"/>
        </w:rPr>
        <w:annotationRef/>
      </w:r>
      <w:r>
        <w:t>should be lampstand, not candle stick, here and throughout.</w:t>
      </w:r>
    </w:p>
  </w:comment>
  <w:comment w:id="1016" w:author="Windows User" w:date="2015-10-30T08:56:00Z" w:initials="BS">
    <w:p w14:paraId="6D5F9821" w14:textId="77777777" w:rsidR="00B102EF" w:rsidRDefault="00B102EF" w:rsidP="00E35F1F">
      <w:pPr>
        <w:pStyle w:val="CommentText"/>
      </w:pPr>
      <w:r>
        <w:rPr>
          <w:rStyle w:val="CommentReference"/>
        </w:rPr>
        <w:annotationRef/>
      </w:r>
      <w:r>
        <w:t>Ok, not saluted... Greeted, or I would prefer hailed...</w:t>
      </w:r>
    </w:p>
  </w:comment>
  <w:comment w:id="1017" w:author="Windows User" w:date="2015-10-30T08:56:00Z" w:initials="BS">
    <w:p w14:paraId="075C27A6" w14:textId="77777777" w:rsidR="00B102EF" w:rsidRDefault="00B102EF" w:rsidP="00E35F1F">
      <w:pPr>
        <w:pStyle w:val="CommentText"/>
      </w:pPr>
      <w:r>
        <w:rPr>
          <w:rStyle w:val="CommentReference"/>
        </w:rPr>
        <w:annotationRef/>
      </w:r>
      <w:r>
        <w:t>The Father was overjoyed, in your conception????</w:t>
      </w:r>
    </w:p>
  </w:comment>
  <w:comment w:id="1018" w:author="Windows User" w:date="2015-10-30T08:56:00Z" w:initials="BS">
    <w:p w14:paraId="7569AFF1" w14:textId="77777777" w:rsidR="00B102EF" w:rsidRDefault="00B102EF" w:rsidP="00E35F1F">
      <w:pPr>
        <w:pStyle w:val="CommentText"/>
      </w:pPr>
      <w:r>
        <w:rPr>
          <w:rStyle w:val="CommentReference"/>
        </w:rPr>
        <w:annotationRef/>
      </w:r>
      <w:r>
        <w:t>appearing doesn't sound right for parousia... coming or advent?</w:t>
      </w:r>
    </w:p>
  </w:comment>
  <w:comment w:id="1019" w:author="Windows User" w:date="2015-11-21T13:22:00Z" w:initials="WU">
    <w:p w14:paraId="728FA9EF" w14:textId="77777777" w:rsidR="00B102EF" w:rsidRDefault="00B102EF" w:rsidP="00E35F1F">
      <w:pPr>
        <w:pStyle w:val="CommentText"/>
      </w:pPr>
      <w:r>
        <w:rPr>
          <w:rStyle w:val="CommentReference"/>
        </w:rPr>
        <w:annotationRef/>
      </w:r>
      <w:r w:rsidRPr="00582AD7">
        <w:t>(ⲡⲉⲥⲱⲙⲁ??)</w:t>
      </w:r>
    </w:p>
  </w:comment>
  <w:comment w:id="1020" w:author="Windows User" w:date="2015-10-30T08:56:00Z" w:initials="BS">
    <w:p w14:paraId="0C77198F" w14:textId="77777777" w:rsidR="00B102EF" w:rsidRDefault="00B102EF" w:rsidP="00E35F1F">
      <w:pPr>
        <w:pStyle w:val="CommentText"/>
      </w:pPr>
      <w:r>
        <w:rPr>
          <w:rStyle w:val="CommentReference"/>
        </w:rPr>
        <w:annotationRef/>
      </w:r>
      <w:r>
        <w:t>kinda funny in English to switch pronoun from Lord to Virgin in one scentence.</w:t>
      </w:r>
    </w:p>
  </w:comment>
  <w:comment w:id="1023" w:author="Windows User" w:date="2015-10-30T08:56:00Z" w:initials="BS">
    <w:p w14:paraId="501C2D6F" w14:textId="77777777" w:rsidR="00B102EF" w:rsidRDefault="00B102EF" w:rsidP="00E35F1F">
      <w:pPr>
        <w:pStyle w:val="CommentText"/>
      </w:pPr>
      <w:r>
        <w:rPr>
          <w:rStyle w:val="CommentReference"/>
        </w:rPr>
        <w:annotationRef/>
      </w:r>
      <w:r>
        <w:t>I really didn't like preached... Is this to literal though? Maybe L.A. is better.</w:t>
      </w:r>
    </w:p>
  </w:comment>
  <w:comment w:id="1024" w:author="Windows User" w:date="2015-10-30T08:56:00Z" w:initials="BS">
    <w:p w14:paraId="6407D4C9" w14:textId="77777777" w:rsidR="00B102EF" w:rsidRDefault="00B102EF" w:rsidP="00E35F1F">
      <w:pPr>
        <w:pStyle w:val="CommentText"/>
      </w:pPr>
      <w:r>
        <w:rPr>
          <w:rStyle w:val="CommentReference"/>
        </w:rPr>
        <w:annotationRef/>
      </w:r>
      <w:r>
        <w:t>these thereofs are so awkward... but I can't think of a better phrasing right now.</w:t>
      </w:r>
    </w:p>
  </w:comment>
  <w:comment w:id="1025" w:author="Windows User" w:date="2015-11-21T13:23:00Z" w:initials="WU">
    <w:p w14:paraId="1B7B1E94" w14:textId="77777777" w:rsidR="00B102EF" w:rsidRDefault="00B102EF" w:rsidP="00E35F1F">
      <w:pPr>
        <w:pStyle w:val="CommentText"/>
      </w:pPr>
      <w:r>
        <w:rPr>
          <w:rStyle w:val="CommentReference"/>
        </w:rPr>
        <w:annotationRef/>
      </w:r>
      <w:r>
        <w:t>review</w:t>
      </w:r>
    </w:p>
  </w:comment>
  <w:comment w:id="1032" w:author="Windows User" w:date="2015-10-30T08:56:00Z" w:initials="BS">
    <w:p w14:paraId="5D50DB65" w14:textId="77777777" w:rsidR="00B102EF" w:rsidRDefault="00B102EF" w:rsidP="00E35F1F">
      <w:pPr>
        <w:pStyle w:val="CommentText"/>
      </w:pPr>
      <w:r>
        <w:rPr>
          <w:rStyle w:val="CommentReference"/>
        </w:rPr>
        <w:annotationRef/>
      </w:r>
      <w:r>
        <w:t>this seems kind of loose... is it ok?</w:t>
      </w:r>
    </w:p>
  </w:comment>
  <w:comment w:id="1033" w:author="Windows User" w:date="2015-10-30T08:56:00Z" w:initials="BS">
    <w:p w14:paraId="01FDA469" w14:textId="77777777" w:rsidR="00B102EF" w:rsidRDefault="00B102EF" w:rsidP="00E35F1F">
      <w:pPr>
        <w:pStyle w:val="CommentText"/>
      </w:pPr>
      <w:r>
        <w:rPr>
          <w:rStyle w:val="CommentReference"/>
        </w:rPr>
        <w:annotationRef/>
      </w:r>
      <w:r>
        <w:t>works or deeds?</w:t>
      </w:r>
    </w:p>
  </w:comment>
  <w:comment w:id="1034" w:author="Windows User" w:date="2015-11-21T13:24:00Z" w:initials="WU">
    <w:p w14:paraId="7A990723" w14:textId="77777777" w:rsidR="00B102EF" w:rsidRDefault="00B102EF" w:rsidP="00E35F1F">
      <w:pPr>
        <w:pStyle w:val="CommentText"/>
      </w:pPr>
      <w:r>
        <w:rPr>
          <w:rStyle w:val="CommentReference"/>
        </w:rPr>
        <w:annotationRef/>
      </w:r>
      <w:r>
        <w:t>review</w:t>
      </w:r>
    </w:p>
  </w:comment>
  <w:comment w:id="1035" w:author="Windows User" w:date="2015-10-30T08:56:00Z" w:initials="BS">
    <w:p w14:paraId="5BB3D65B" w14:textId="77777777" w:rsidR="00B102EF" w:rsidRDefault="00B102EF" w:rsidP="00E35F1F">
      <w:pPr>
        <w:pStyle w:val="CommentText"/>
      </w:pPr>
      <w:r>
        <w:rPr>
          <w:rStyle w:val="CommentReference"/>
        </w:rPr>
        <w:annotationRef/>
      </w:r>
      <w:r>
        <w:t>does Coptic have 'high'?</w:t>
      </w:r>
    </w:p>
  </w:comment>
  <w:comment w:id="1036" w:author="Windows User" w:date="2015-11-21T13:24:00Z" w:initials="WU">
    <w:p w14:paraId="1D334F95" w14:textId="77777777" w:rsidR="00B102EF" w:rsidRDefault="00B102EF" w:rsidP="00E35F1F">
      <w:pPr>
        <w:pStyle w:val="CommentText"/>
      </w:pPr>
      <w:r>
        <w:rPr>
          <w:rStyle w:val="CommentReference"/>
        </w:rPr>
        <w:annotationRef/>
      </w:r>
      <w:r>
        <w:t>review, add variant</w:t>
      </w:r>
    </w:p>
  </w:comment>
  <w:comment w:id="1037" w:author="Windows User" w:date="2015-10-30T08:56:00Z" w:initials="BS">
    <w:p w14:paraId="5480B788" w14:textId="77777777" w:rsidR="00B102EF" w:rsidRDefault="00B102EF" w:rsidP="00E35F1F">
      <w:pPr>
        <w:pStyle w:val="CommentText"/>
      </w:pPr>
      <w:r>
        <w:rPr>
          <w:rStyle w:val="CommentReference"/>
        </w:rPr>
        <w:annotationRef/>
      </w:r>
      <w:r>
        <w:t>bless or praise? inconsistent rendering of esmo</w:t>
      </w:r>
    </w:p>
  </w:comment>
  <w:comment w:id="1042" w:author="Windows User" w:date="2015-10-30T08:56:00Z" w:initials="WU">
    <w:p w14:paraId="326EFA42" w14:textId="77777777" w:rsidR="00B102EF" w:rsidRDefault="00B102EF" w:rsidP="006869EE">
      <w:pPr>
        <w:pStyle w:val="CommentText"/>
      </w:pPr>
      <w:r>
        <w:rPr>
          <w:rStyle w:val="CommentReference"/>
        </w:rPr>
        <w:annotationRef/>
      </w:r>
      <w:r>
        <w:t>Add notes where to insert Doxology of Prime… And Vespers Prase?</w:t>
      </w:r>
    </w:p>
  </w:comment>
  <w:comment w:id="1046" w:author="Windows User" w:date="2015-10-30T08:56:00Z" w:initials="WU">
    <w:p w14:paraId="66837344" w14:textId="77777777" w:rsidR="00B102EF" w:rsidRDefault="00B102EF" w:rsidP="006869EE">
      <w:pPr>
        <w:pStyle w:val="CommentText"/>
      </w:pPr>
      <w:r>
        <w:rPr>
          <w:rStyle w:val="CommentReference"/>
        </w:rPr>
        <w:annotationRef/>
      </w:r>
      <w:r>
        <w:t>May He or that He may</w:t>
      </w:r>
    </w:p>
  </w:comment>
  <w:comment w:id="1048" w:author="Windows User" w:date="2015-10-30T08:56:00Z" w:initials="BS">
    <w:p w14:paraId="5BE9E7DF" w14:textId="77777777" w:rsidR="00B102EF" w:rsidRDefault="00B102EF" w:rsidP="006869EE">
      <w:pPr>
        <w:pStyle w:val="CommentText"/>
      </w:pPr>
      <w:r>
        <w:rPr>
          <w:rStyle w:val="CommentReference"/>
        </w:rPr>
        <w:annotationRef/>
      </w:r>
      <w:r>
        <w:t>protopresbyters?</w:t>
      </w:r>
    </w:p>
  </w:comment>
  <w:comment w:id="1049" w:author="Windows User" w:date="2015-10-30T08:56:00Z" w:initials="BS">
    <w:p w14:paraId="37712CA1" w14:textId="77777777" w:rsidR="00B102EF" w:rsidRDefault="00B102EF" w:rsidP="006869EE">
      <w:pPr>
        <w:pStyle w:val="CommentText"/>
      </w:pPr>
      <w:r>
        <w:rPr>
          <w:rStyle w:val="CommentReference"/>
        </w:rPr>
        <w:annotationRef/>
      </w:r>
      <w:r>
        <w:t>those who?</w:t>
      </w:r>
    </w:p>
  </w:comment>
  <w:comment w:id="1050" w:author="Windows User" w:date="2015-10-30T08:56:00Z" w:initials="BS">
    <w:p w14:paraId="0BC9F56F" w14:textId="77777777" w:rsidR="00B102EF" w:rsidRDefault="00B102EF" w:rsidP="006869EE">
      <w:pPr>
        <w:pStyle w:val="CommentText"/>
      </w:pPr>
      <w:r>
        <w:rPr>
          <w:rStyle w:val="CommentReference"/>
        </w:rPr>
        <w:annotationRef/>
      </w:r>
      <w:r>
        <w:t>Yourself?</w:t>
      </w:r>
    </w:p>
  </w:comment>
  <w:comment w:id="1054" w:author="Windows User" w:date="2015-11-27T20:09:00Z" w:initials="WU">
    <w:p w14:paraId="5DD947BD" w14:textId="77777777" w:rsidR="00B102EF" w:rsidRDefault="00B102EF" w:rsidP="006869EE">
      <w:pPr>
        <w:pStyle w:val="CommentText"/>
      </w:pPr>
      <w:r>
        <w:rPr>
          <w:rStyle w:val="CommentReference"/>
        </w:rPr>
        <w:annotationRef/>
      </w:r>
      <w:r>
        <w:t>Confess to the Lord or confess the Lord?</w:t>
      </w:r>
    </w:p>
  </w:comment>
  <w:comment w:id="1063" w:author="Windows User" w:date="2015-10-30T08:56:00Z" w:initials="WU">
    <w:p w14:paraId="73A20223" w14:textId="77777777" w:rsidR="00B102EF" w:rsidRDefault="00B102EF" w:rsidP="006869EE">
      <w:pPr>
        <w:pStyle w:val="CommentText"/>
      </w:pPr>
      <w:r>
        <w:rPr>
          <w:rStyle w:val="CommentReference"/>
        </w:rPr>
        <w:annotationRef/>
      </w:r>
      <w:r>
        <w:t>Funny just to have declared here with nothing else.</w:t>
      </w:r>
    </w:p>
  </w:comment>
  <w:comment w:id="1064" w:author="Windows User" w:date="2015-10-30T08:56:00Z" w:initials="WU">
    <w:p w14:paraId="2938E8CF" w14:textId="77777777" w:rsidR="00B102EF" w:rsidRDefault="00B102EF" w:rsidP="006869EE">
      <w:pPr>
        <w:pStyle w:val="CommentText"/>
      </w:pPr>
      <w:r>
        <w:rPr>
          <w:rStyle w:val="CommentReference"/>
        </w:rPr>
        <w:annotationRef/>
      </w:r>
      <w:r>
        <w:t>Good News or Glad Tidings?</w:t>
      </w:r>
    </w:p>
  </w:comment>
  <w:comment w:id="1065" w:author="Windows User" w:date="2015-10-30T08:56:00Z" w:initials="WU">
    <w:p w14:paraId="07481CDA" w14:textId="77777777" w:rsidR="00B102EF" w:rsidRDefault="00B102EF" w:rsidP="006869EE">
      <w:pPr>
        <w:pStyle w:val="CommentText"/>
      </w:pPr>
      <w:r>
        <w:rPr>
          <w:rStyle w:val="CommentReference"/>
        </w:rPr>
        <w:annotationRef/>
      </w:r>
      <w:r>
        <w:t>Which is it? Advocate or watch over us?</w:t>
      </w:r>
    </w:p>
  </w:comment>
  <w:comment w:id="1066" w:author="Windows User" w:date="2015-10-30T08:56:00Z" w:initials="WU">
    <w:p w14:paraId="74878DE4" w14:textId="77777777" w:rsidR="00B102EF" w:rsidRDefault="00B102EF" w:rsidP="006869EE">
      <w:pPr>
        <w:pStyle w:val="CommentText"/>
      </w:pPr>
      <w:r>
        <w:rPr>
          <w:rStyle w:val="CommentReference"/>
        </w:rPr>
        <w:annotationRef/>
      </w:r>
      <w:r>
        <w:t>Coptic doesn’t seem to have “Mary”</w:t>
      </w:r>
    </w:p>
  </w:comment>
  <w:comment w:id="1069" w:author="Windows User" w:date="2015-10-30T08:56:00Z" w:initials="WU">
    <w:p w14:paraId="0F5B5499" w14:textId="77777777" w:rsidR="00B102EF" w:rsidRDefault="00B102EF" w:rsidP="006869EE">
      <w:pPr>
        <w:pStyle w:val="CommentText"/>
      </w:pPr>
      <w:r>
        <w:rPr>
          <w:rStyle w:val="CommentReference"/>
        </w:rPr>
        <w:annotationRef/>
      </w:r>
      <w:r>
        <w:t>Add footnote of what this is</w:t>
      </w:r>
    </w:p>
  </w:comment>
  <w:comment w:id="1081" w:author="Windows User" w:date="2015-10-30T08:56:00Z" w:initials="WU">
    <w:p w14:paraId="6841EDAF" w14:textId="77777777" w:rsidR="00B102EF" w:rsidRDefault="00B102EF">
      <w:pPr>
        <w:pStyle w:val="CommentText"/>
      </w:pPr>
      <w:r>
        <w:rPr>
          <w:rStyle w:val="CommentReference"/>
        </w:rPr>
        <w:annotationRef/>
      </w:r>
      <w:r>
        <w:t>Isn’t this one more faithful?</w:t>
      </w:r>
    </w:p>
  </w:comment>
  <w:comment w:id="1082" w:author="Windows User" w:date="2015-10-30T08:56:00Z" w:initials="WU">
    <w:p w14:paraId="44483F5F" w14:textId="77777777" w:rsidR="00B102EF" w:rsidRDefault="00B102EF">
      <w:pPr>
        <w:pStyle w:val="CommentText"/>
      </w:pPr>
      <w:r>
        <w:rPr>
          <w:rStyle w:val="CommentReference"/>
        </w:rPr>
        <w:annotationRef/>
      </w:r>
      <w:r>
        <w:t>Which one(s) are/is right?</w:t>
      </w:r>
    </w:p>
  </w:comment>
  <w:comment w:id="1083" w:author="Windows User" w:date="2015-10-30T08:56:00Z" w:initials="WU">
    <w:p w14:paraId="22B3EF76" w14:textId="77777777" w:rsidR="00B102EF" w:rsidRDefault="00B102EF">
      <w:pPr>
        <w:pStyle w:val="CommentText"/>
      </w:pPr>
      <w:r>
        <w:rPr>
          <w:rStyle w:val="CommentReference"/>
        </w:rPr>
        <w:annotationRef/>
      </w:r>
      <w:r>
        <w:t>Coptic doesn’t seem to have “O Lord”</w:t>
      </w:r>
    </w:p>
  </w:comment>
  <w:comment w:id="1087" w:author="Windows User" w:date="2015-10-30T08:56:00Z" w:initials="WU">
    <w:p w14:paraId="6BF65470" w14:textId="77777777" w:rsidR="00B102EF" w:rsidRDefault="00B102EF">
      <w:pPr>
        <w:pStyle w:val="CommentText"/>
      </w:pPr>
      <w:r>
        <w:rPr>
          <w:rStyle w:val="CommentReference"/>
        </w:rPr>
        <w:annotationRef/>
      </w:r>
      <w:r>
        <w:t>Called or named?</w:t>
      </w:r>
    </w:p>
  </w:comment>
  <w:comment w:id="1088" w:author="Windows User" w:date="2015-10-30T08:56:00Z" w:initials="WU">
    <w:p w14:paraId="64122CF8" w14:textId="77777777" w:rsidR="00B102EF" w:rsidRDefault="00B102EF">
      <w:pPr>
        <w:pStyle w:val="CommentText"/>
      </w:pPr>
      <w:r>
        <w:rPr>
          <w:rStyle w:val="CommentReference"/>
        </w:rPr>
        <w:annotationRef/>
      </w:r>
      <w:r>
        <w:t>John loved the Lord, or the Lord loved John?</w:t>
      </w:r>
    </w:p>
  </w:comment>
  <w:comment w:id="1090" w:author="Windows User" w:date="2015-10-30T08:56:00Z" w:initials="WU">
    <w:p w14:paraId="28540FAB" w14:textId="77777777" w:rsidR="00B102EF" w:rsidRDefault="00B102EF">
      <w:pPr>
        <w:pStyle w:val="CommentText"/>
      </w:pPr>
      <w:r>
        <w:rPr>
          <w:rStyle w:val="CommentReference"/>
        </w:rPr>
        <w:annotationRef/>
      </w:r>
      <w:r>
        <w:t>Not the Lord?</w:t>
      </w:r>
    </w:p>
  </w:comment>
  <w:comment w:id="1091" w:author="Windows User" w:date="2015-10-30T08:56:00Z" w:initials="WU">
    <w:p w14:paraId="3BE9EA57" w14:textId="77777777" w:rsidR="00B102EF" w:rsidRDefault="00B102EF">
      <w:pPr>
        <w:pStyle w:val="CommentText"/>
      </w:pPr>
      <w:r>
        <w:rPr>
          <w:rStyle w:val="CommentReference"/>
        </w:rPr>
        <w:annotationRef/>
      </w:r>
      <w:r>
        <w:t>The rest missing?</w:t>
      </w:r>
    </w:p>
  </w:comment>
  <w:comment w:id="1092" w:author="Windows User" w:date="2015-10-30T08:56:00Z" w:initials="WU">
    <w:p w14:paraId="17CFCF91" w14:textId="77777777" w:rsidR="00B102EF" w:rsidRDefault="00B102EF">
      <w:pPr>
        <w:pStyle w:val="CommentText"/>
      </w:pPr>
      <w:r>
        <w:rPr>
          <w:rStyle w:val="CommentReference"/>
        </w:rPr>
        <w:annotationRef/>
      </w:r>
      <w:r>
        <w:t>Completely different…</w:t>
      </w:r>
    </w:p>
  </w:comment>
  <w:comment w:id="1093" w:author="Windows User" w:date="2015-10-30T08:56:00Z" w:initials="WU">
    <w:p w14:paraId="1A5ABDDA" w14:textId="77777777" w:rsidR="00B102EF" w:rsidRDefault="00B102EF">
      <w:pPr>
        <w:pStyle w:val="CommentText"/>
      </w:pPr>
      <w:r>
        <w:rPr>
          <w:rStyle w:val="CommentReference"/>
        </w:rPr>
        <w:annotationRef/>
      </w:r>
      <w:r>
        <w:t>Sound or voices?</w:t>
      </w:r>
    </w:p>
  </w:comment>
  <w:comment w:id="1095" w:author="Windows User" w:date="2015-10-30T08:56:00Z" w:initials="WU">
    <w:p w14:paraId="2632154F" w14:textId="77777777" w:rsidR="00B102EF" w:rsidRDefault="00B102EF">
      <w:pPr>
        <w:pStyle w:val="CommentText"/>
      </w:pPr>
      <w:r>
        <w:rPr>
          <w:rStyle w:val="CommentReference"/>
        </w:rPr>
        <w:annotationRef/>
      </w:r>
      <w:r>
        <w:t>AAP has divinely inspired.</w:t>
      </w:r>
    </w:p>
  </w:comment>
  <w:comment w:id="1097" w:author="Windows User" w:date="2015-10-30T08:56:00Z" w:initials="WU">
    <w:p w14:paraId="6A684B9E" w14:textId="77777777" w:rsidR="00B102EF" w:rsidRDefault="00B102EF">
      <w:pPr>
        <w:pStyle w:val="CommentText"/>
      </w:pPr>
      <w:r>
        <w:rPr>
          <w:rStyle w:val="CommentReference"/>
        </w:rPr>
        <w:annotationRef/>
      </w:r>
      <w:r>
        <w:t>This one needs looking at.</w:t>
      </w:r>
    </w:p>
  </w:comment>
  <w:comment w:id="1098" w:author="Windows User" w:date="2015-10-30T08:56:00Z" w:initials="WU">
    <w:p w14:paraId="3E29D706" w14:textId="77777777" w:rsidR="00B102EF" w:rsidRDefault="00B102EF">
      <w:pPr>
        <w:pStyle w:val="CommentText"/>
      </w:pPr>
      <w:r>
        <w:rPr>
          <w:rStyle w:val="CommentReference"/>
        </w:rPr>
        <w:annotationRef/>
      </w:r>
      <w:r>
        <w:t>Partners?</w:t>
      </w:r>
    </w:p>
  </w:comment>
  <w:comment w:id="1103" w:author="Windows User" w:date="2015-10-30T08:56:00Z" w:initials="WU">
    <w:p w14:paraId="662AC6DC" w14:textId="77777777" w:rsidR="00B102EF" w:rsidRDefault="00B102EF">
      <w:pPr>
        <w:pStyle w:val="CommentText"/>
      </w:pPr>
      <w:r>
        <w:rPr>
          <w:rStyle w:val="CommentReference"/>
        </w:rPr>
        <w:annotationRef/>
      </w:r>
      <w:r>
        <w:t>What land?</w:t>
      </w:r>
    </w:p>
  </w:comment>
  <w:comment w:id="1105" w:author="Windows User" w:date="2015-10-30T08:56:00Z" w:initials="WU">
    <w:p w14:paraId="121BE348" w14:textId="77777777" w:rsidR="00B102EF" w:rsidRDefault="00B102EF">
      <w:pPr>
        <w:pStyle w:val="CommentText"/>
      </w:pPr>
      <w:r>
        <w:rPr>
          <w:rStyle w:val="CommentReference"/>
        </w:rPr>
        <w:annotationRef/>
      </w:r>
      <w:r>
        <w:t>Or englighten?</w:t>
      </w:r>
    </w:p>
  </w:comment>
  <w:comment w:id="1119" w:author="Windows User" w:date="2015-10-30T08:56:00Z" w:initials="WU">
    <w:p w14:paraId="52EAF036" w14:textId="77777777" w:rsidR="00B102EF" w:rsidRDefault="00B102EF">
      <w:pPr>
        <w:pStyle w:val="CommentText"/>
      </w:pPr>
      <w:r>
        <w:rPr>
          <w:rStyle w:val="CommentReference"/>
        </w:rPr>
        <w:annotationRef/>
      </w:r>
      <w:r>
        <w:t>What should this verse be?</w:t>
      </w:r>
    </w:p>
  </w:comment>
  <w:comment w:id="1130" w:author="Windows User" w:date="2015-10-30T08:56:00Z" w:initials="BS">
    <w:p w14:paraId="1A0E2428" w14:textId="77777777" w:rsidR="00B102EF" w:rsidRDefault="00B102EF">
      <w:pPr>
        <w:pStyle w:val="CommentText"/>
      </w:pPr>
      <w:r>
        <w:rPr>
          <w:rStyle w:val="CommentReference"/>
        </w:rPr>
        <w:annotationRef/>
      </w:r>
      <w:r>
        <w:t>wiles or snares?</w:t>
      </w:r>
    </w:p>
  </w:comment>
  <w:comment w:id="1132" w:author="Windows User" w:date="2015-10-30T08:56:00Z" w:initials="BS">
    <w:p w14:paraId="2B8DD286" w14:textId="77777777" w:rsidR="00B102EF" w:rsidRDefault="00B102EF">
      <w:pPr>
        <w:pStyle w:val="CommentText"/>
      </w:pPr>
      <w:r>
        <w:rPr>
          <w:rStyle w:val="CommentReference"/>
        </w:rPr>
        <w:annotationRef/>
      </w:r>
      <w:r>
        <w:t>I typed this Coptic... so it will have typos..</w:t>
      </w:r>
    </w:p>
  </w:comment>
  <w:comment w:id="1133" w:author="Windows User" w:date="2015-10-30T08:56:00Z" w:initials="WU">
    <w:p w14:paraId="7AD216CC" w14:textId="77777777" w:rsidR="00B102EF" w:rsidRDefault="00B102EF">
      <w:pPr>
        <w:pStyle w:val="CommentText"/>
      </w:pPr>
      <w:r>
        <w:rPr>
          <w:rStyle w:val="CommentReference"/>
        </w:rPr>
        <w:annotationRef/>
      </w:r>
      <w:r>
        <w:t>You reign? The dominion is yours? Yours is the dominion?</w:t>
      </w:r>
    </w:p>
  </w:comment>
  <w:comment w:id="1135" w:author="Windows User" w:date="2015-10-30T08:56:00Z" w:initials="BS">
    <w:p w14:paraId="68C1922F" w14:textId="77777777" w:rsidR="00B102EF" w:rsidRDefault="00B102EF">
      <w:pPr>
        <w:pStyle w:val="CommentText"/>
      </w:pPr>
      <w:r>
        <w:rPr>
          <w:rStyle w:val="CommentReference"/>
        </w:rPr>
        <w:annotationRef/>
      </w:r>
      <w:r>
        <w:t>omit 'be' in contemporary?</w:t>
      </w:r>
    </w:p>
  </w:comment>
  <w:comment w:id="1136" w:author="Windows User" w:date="2015-10-30T08:56:00Z" w:initials="BS">
    <w:p w14:paraId="6511FB80" w14:textId="77777777" w:rsidR="00B102EF" w:rsidRDefault="00B102EF">
      <w:pPr>
        <w:pStyle w:val="CommentText"/>
      </w:pPr>
      <w:r>
        <w:rPr>
          <w:rStyle w:val="CommentReference"/>
        </w:rPr>
        <w:annotationRef/>
      </w:r>
      <w:r>
        <w:t>Abouna Antony: I typed this Coptic from the black book. Jenkims were very unclear. Please proof for typos.</w:t>
      </w:r>
    </w:p>
  </w:comment>
  <w:comment w:id="1137" w:author="Windows User" w:date="2015-10-30T08:56:00Z" w:initials="BS">
    <w:p w14:paraId="7DEA42F3" w14:textId="77777777" w:rsidR="00B102EF" w:rsidRDefault="00B102EF">
      <w:pPr>
        <w:pStyle w:val="CommentText"/>
      </w:pPr>
      <w:r>
        <w:rPr>
          <w:rStyle w:val="CommentReference"/>
        </w:rPr>
        <w:annotationRef/>
      </w:r>
      <w:r>
        <w:t>"is" before "the King" would make this whole vs flow as a sentence...</w:t>
      </w:r>
    </w:p>
  </w:comment>
  <w:comment w:id="1138" w:author="Windows User" w:date="2015-10-30T08:56:00Z" w:initials="BS">
    <w:p w14:paraId="1F17623C" w14:textId="77777777" w:rsidR="00B102EF" w:rsidRDefault="00B102EF">
      <w:pPr>
        <w:pStyle w:val="CommentText"/>
      </w:pPr>
      <w:r>
        <w:rPr>
          <w:rStyle w:val="CommentReference"/>
        </w:rPr>
        <w:annotationRef/>
      </w:r>
      <w:r>
        <w:t>ask more modern than entreat... but not quite right?</w:t>
      </w:r>
    </w:p>
  </w:comment>
  <w:comment w:id="1157" w:author="Windows User" w:date="2015-10-30T08:56:00Z" w:initials="WU">
    <w:p w14:paraId="5F20584F" w14:textId="77777777" w:rsidR="00B102EF" w:rsidRDefault="00B102EF">
      <w:pPr>
        <w:pStyle w:val="CommentText"/>
      </w:pPr>
      <w:r>
        <w:rPr>
          <w:rStyle w:val="CommentReference"/>
        </w:rPr>
        <w:annotationRef/>
      </w:r>
      <w:r>
        <w:t>Needs work.</w:t>
      </w:r>
    </w:p>
  </w:comment>
  <w:comment w:id="1162" w:author="Windows User" w:date="2015-10-30T08:56:00Z" w:initials="WU">
    <w:p w14:paraId="76E8B799" w14:textId="77777777" w:rsidR="00B102EF" w:rsidRDefault="00B102EF">
      <w:pPr>
        <w:pStyle w:val="CommentText"/>
      </w:pPr>
      <w:r>
        <w:rPr>
          <w:rStyle w:val="CommentReference"/>
        </w:rPr>
        <w:annotationRef/>
      </w:r>
      <w:r>
        <w:t>Should this be tho-out 5? Or 25?</w:t>
      </w:r>
    </w:p>
  </w:comment>
  <w:comment w:id="1169" w:author="Windows User" w:date="2015-11-11T11:06:00Z" w:initials="WU">
    <w:p w14:paraId="58D84DCF" w14:textId="77777777" w:rsidR="00B102EF" w:rsidRDefault="00B102EF">
      <w:pPr>
        <w:pStyle w:val="CommentText"/>
      </w:pPr>
      <w:r>
        <w:rPr>
          <w:rStyle w:val="CommentReference"/>
        </w:rPr>
        <w:annotationRef/>
      </w:r>
      <w:r>
        <w:t>Should this be last age or something?</w:t>
      </w:r>
    </w:p>
  </w:comment>
  <w:comment w:id="1171" w:author="Windows User" w:date="2015-11-11T11:00:00Z" w:initials="WU">
    <w:p w14:paraId="7D2DE752" w14:textId="77777777" w:rsidR="00B102EF" w:rsidRDefault="00B102EF">
      <w:pPr>
        <w:pStyle w:val="CommentText"/>
      </w:pPr>
      <w:r>
        <w:rPr>
          <w:rStyle w:val="CommentReference"/>
        </w:rPr>
        <w:annotationRef/>
      </w:r>
      <w:r>
        <w:t>This needs reviewing!</w:t>
      </w:r>
    </w:p>
  </w:comment>
  <w:comment w:id="1172" w:author="Windows User" w:date="2015-11-11T11:00:00Z" w:initials="WU">
    <w:p w14:paraId="65102EEC" w14:textId="77777777" w:rsidR="00B102EF" w:rsidRDefault="00B102EF">
      <w:pPr>
        <w:pStyle w:val="CommentText"/>
      </w:pPr>
      <w:r>
        <w:rPr>
          <w:rStyle w:val="CommentReference"/>
        </w:rPr>
        <w:annotationRef/>
      </w:r>
      <w:r>
        <w:t xml:space="preserve">This is probably wrong. God on high? </w:t>
      </w:r>
    </w:p>
  </w:comment>
  <w:comment w:id="1177" w:author="Windows User" w:date="2015-10-30T08:56:00Z" w:initials="WU">
    <w:p w14:paraId="38E4F092" w14:textId="77777777" w:rsidR="00B102EF" w:rsidRDefault="00B102EF">
      <w:pPr>
        <w:pStyle w:val="CommentText"/>
      </w:pPr>
      <w:r>
        <w:rPr>
          <w:rStyle w:val="CommentReference"/>
        </w:rPr>
        <w:annotationRef/>
      </w:r>
      <w:r>
        <w:t>Confirmed?</w:t>
      </w:r>
    </w:p>
  </w:comment>
  <w:comment w:id="1188" w:author="Windows User" w:date="2015-10-30T08:56:00Z" w:initials="WU">
    <w:p w14:paraId="41EDECE7" w14:textId="77777777" w:rsidR="00B102EF" w:rsidRDefault="00B102EF">
      <w:pPr>
        <w:pStyle w:val="CommentText"/>
      </w:pPr>
      <w:r>
        <w:rPr>
          <w:rStyle w:val="CommentReference"/>
        </w:rPr>
        <w:annotationRef/>
      </w:r>
      <w:r>
        <w:t>Heroes, or athletes?</w:t>
      </w:r>
    </w:p>
  </w:comment>
  <w:comment w:id="1215" w:author="Windows User" w:date="2015-10-30T08:56:00Z" w:initials="WU">
    <w:p w14:paraId="5FA627EB" w14:textId="77777777" w:rsidR="00B102EF" w:rsidRDefault="00B102EF">
      <w:pPr>
        <w:pStyle w:val="CommentText"/>
      </w:pPr>
      <w:r>
        <w:rPr>
          <w:rStyle w:val="CommentReference"/>
        </w:rPr>
        <w:annotationRef/>
      </w:r>
      <w:r>
        <w:t>Beasts or creatures?</w:t>
      </w:r>
    </w:p>
  </w:comment>
  <w:comment w:id="1216" w:author="Windows User" w:date="2015-10-30T08:56:00Z" w:initials="WU">
    <w:p w14:paraId="04563F96" w14:textId="77777777" w:rsidR="00B102EF" w:rsidRDefault="00B102EF">
      <w:pPr>
        <w:pStyle w:val="CommentText"/>
      </w:pPr>
      <w:r>
        <w:rPr>
          <w:rStyle w:val="CommentReference"/>
        </w:rPr>
        <w:annotationRef/>
      </w:r>
      <w:r>
        <w:t>Incessant? Or unceasing?</w:t>
      </w:r>
    </w:p>
  </w:comment>
  <w:comment w:id="1217" w:author="Windows User" w:date="2015-10-30T08:56:00Z" w:initials="WU">
    <w:p w14:paraId="7BD20F77" w14:textId="77777777" w:rsidR="00B102EF" w:rsidRDefault="00B102EF">
      <w:pPr>
        <w:pStyle w:val="CommentText"/>
      </w:pPr>
      <w:r>
        <w:rPr>
          <w:rStyle w:val="CommentReference"/>
        </w:rPr>
        <w:annotationRef/>
      </w:r>
      <w:r>
        <w:t>Flames of fire or fervent as fire?</w:t>
      </w:r>
    </w:p>
  </w:comment>
  <w:comment w:id="1221" w:author="Windows User" w:date="2015-10-30T08:56:00Z" w:initials="WU">
    <w:p w14:paraId="44A84E5A" w14:textId="77777777" w:rsidR="00B102EF" w:rsidRDefault="00B102EF">
      <w:pPr>
        <w:pStyle w:val="CommentText"/>
      </w:pPr>
      <w:r>
        <w:rPr>
          <w:rStyle w:val="CommentReference"/>
        </w:rPr>
        <w:annotationRef/>
      </w:r>
      <w:r>
        <w:t>Serving the Lord, or serving before the Lord?</w:t>
      </w:r>
    </w:p>
  </w:comment>
  <w:comment w:id="1235" w:author="Windows User" w:date="2015-10-30T08:56:00Z" w:initials="WU">
    <w:p w14:paraId="07D2B1EF" w14:textId="77777777" w:rsidR="00B102EF" w:rsidRDefault="00B102EF">
      <w:pPr>
        <w:pStyle w:val="CommentText"/>
      </w:pPr>
      <w:r>
        <w:rPr>
          <w:rStyle w:val="CommentReference"/>
        </w:rPr>
        <w:annotationRef/>
      </w:r>
      <w:r>
        <w:t>Or voice of God?</w:t>
      </w:r>
    </w:p>
  </w:comment>
  <w:comment w:id="1236" w:author="Windows User" w:date="2015-10-30T08:56:00Z" w:initials="WU">
    <w:p w14:paraId="3900CC21" w14:textId="77777777" w:rsidR="00B102EF" w:rsidRDefault="00B102EF">
      <w:pPr>
        <w:pStyle w:val="CommentText"/>
      </w:pPr>
      <w:r>
        <w:rPr>
          <w:rStyle w:val="CommentReference"/>
        </w:rPr>
        <w:annotationRef/>
      </w:r>
      <w:r>
        <w:t>Received or accepted?</w:t>
      </w:r>
    </w:p>
  </w:comment>
  <w:comment w:id="1241" w:author="Windows User" w:date="2015-11-06T08:39:00Z" w:initials="WU">
    <w:p w14:paraId="6EA3F191" w14:textId="77777777" w:rsidR="00B102EF" w:rsidRDefault="00B102EF">
      <w:pPr>
        <w:pStyle w:val="CommentText"/>
      </w:pPr>
      <w:r>
        <w:rPr>
          <w:rStyle w:val="CommentReference"/>
        </w:rPr>
        <w:annotationRef/>
      </w:r>
      <w:r>
        <w:t>Is this the right St. Theodore?</w:t>
      </w:r>
    </w:p>
  </w:comment>
  <w:comment w:id="1246" w:author="Windows User" w:date="2015-10-30T08:56:00Z" w:initials="WU">
    <w:p w14:paraId="227730E1" w14:textId="77777777" w:rsidR="00B102EF" w:rsidRDefault="00B102EF">
      <w:pPr>
        <w:pStyle w:val="CommentText"/>
      </w:pPr>
      <w:r>
        <w:rPr>
          <w:rStyle w:val="CommentReference"/>
        </w:rPr>
        <w:annotationRef/>
      </w:r>
      <w:r>
        <w:t>Prabios or Arabius? Doctors and physicians or physicians and well learned?</w:t>
      </w:r>
    </w:p>
  </w:comment>
  <w:comment w:id="1247" w:author="Windows User" w:date="2015-10-30T08:56:00Z" w:initials="WU">
    <w:p w14:paraId="519ADC1D" w14:textId="77777777" w:rsidR="00B102EF" w:rsidRDefault="00B102EF">
      <w:pPr>
        <w:pStyle w:val="CommentText"/>
      </w:pPr>
      <w:r>
        <w:rPr>
          <w:rStyle w:val="CommentReference"/>
        </w:rPr>
        <w:annotationRef/>
      </w:r>
      <w:r>
        <w:t>Building them upon the Name?</w:t>
      </w:r>
    </w:p>
  </w:comment>
  <w:comment w:id="1257" w:author="Windows User" w:date="2015-10-30T08:56:00Z" w:initials="WU">
    <w:p w14:paraId="3CFB1D1A" w14:textId="77777777" w:rsidR="00B102EF" w:rsidRDefault="00B102EF">
      <w:pPr>
        <w:pStyle w:val="CommentText"/>
      </w:pPr>
      <w:r>
        <w:rPr>
          <w:rStyle w:val="CommentReference"/>
        </w:rPr>
        <w:annotationRef/>
      </w:r>
      <w:r>
        <w:t>Placed or established?</w:t>
      </w:r>
    </w:p>
  </w:comment>
  <w:comment w:id="1258" w:author="Windows User" w:date="2015-10-30T08:56:00Z" w:initials="WU">
    <w:p w14:paraId="08983CC0" w14:textId="77777777" w:rsidR="00B102EF" w:rsidRDefault="00B102EF">
      <w:pPr>
        <w:pStyle w:val="CommentText"/>
      </w:pPr>
      <w:r>
        <w:rPr>
          <w:rStyle w:val="CommentReference"/>
        </w:rPr>
        <w:annotationRef/>
      </w:r>
      <w:r>
        <w:t>Or refused?</w:t>
      </w:r>
    </w:p>
  </w:comment>
  <w:comment w:id="1264" w:author="Windows User" w:date="2015-10-30T08:56:00Z" w:initials="WU">
    <w:p w14:paraId="535F3E1B" w14:textId="77777777" w:rsidR="00B102EF" w:rsidRDefault="00B102EF">
      <w:pPr>
        <w:pStyle w:val="CommentText"/>
      </w:pPr>
      <w:r>
        <w:rPr>
          <w:rStyle w:val="CommentReference"/>
        </w:rPr>
        <w:annotationRef/>
      </w:r>
      <w:r>
        <w:t>Sprung forth? Came forth? Blossomed?</w:t>
      </w:r>
    </w:p>
  </w:comment>
  <w:comment w:id="1276" w:author="Windows User" w:date="2015-10-30T08:56:00Z" w:initials="BS">
    <w:p w14:paraId="07DE8008" w14:textId="77777777" w:rsidR="00B102EF" w:rsidRDefault="00B102EF">
      <w:pPr>
        <w:pStyle w:val="CommentText"/>
      </w:pPr>
      <w:r>
        <w:rPr>
          <w:rStyle w:val="CommentReference"/>
        </w:rPr>
        <w:annotationRef/>
      </w:r>
      <w:r>
        <w:t>what does this mean?</w:t>
      </w:r>
    </w:p>
  </w:comment>
  <w:comment w:id="1277" w:author="Windows User" w:date="2015-10-30T08:56:00Z" w:initials="BS">
    <w:p w14:paraId="7DE26DCC" w14:textId="77777777" w:rsidR="00B102EF" w:rsidRDefault="00B102EF">
      <w:pPr>
        <w:pStyle w:val="CommentText"/>
      </w:pPr>
      <w:r>
        <w:rPr>
          <w:rStyle w:val="CommentReference"/>
        </w:rPr>
        <w:annotationRef/>
      </w:r>
      <w:r>
        <w:t>announced or proclaimed?</w:t>
      </w:r>
    </w:p>
  </w:comment>
  <w:comment w:id="1281" w:author="Windows User" w:date="2015-10-30T08:56:00Z" w:initials="WU">
    <w:p w14:paraId="729B2278" w14:textId="77777777" w:rsidR="00B102EF" w:rsidRDefault="00B102EF">
      <w:pPr>
        <w:pStyle w:val="CommentText"/>
      </w:pPr>
      <w:r>
        <w:rPr>
          <w:rStyle w:val="CommentReference"/>
        </w:rPr>
        <w:annotationRef/>
      </w:r>
      <w:r>
        <w:t>?</w:t>
      </w:r>
    </w:p>
  </w:comment>
  <w:comment w:id="1282" w:author="Windows User" w:date="2015-10-30T08:56:00Z" w:initials="WU">
    <w:p w14:paraId="44863D12" w14:textId="77777777" w:rsidR="00B102EF" w:rsidRDefault="00B102EF">
      <w:pPr>
        <w:pStyle w:val="CommentText"/>
      </w:pPr>
      <w:r>
        <w:rPr>
          <w:rStyle w:val="CommentReference"/>
        </w:rPr>
        <w:annotationRef/>
      </w:r>
      <w:r>
        <w:t>Bride, no, not bridegroom?</w:t>
      </w:r>
    </w:p>
  </w:comment>
  <w:comment w:id="1285" w:author="Windows User" w:date="2015-10-30T08:56:00Z" w:initials="WU">
    <w:p w14:paraId="6CE1AF88" w14:textId="77777777" w:rsidR="00B102EF" w:rsidRDefault="00B102EF">
      <w:pPr>
        <w:pStyle w:val="CommentText"/>
      </w:pPr>
      <w:r>
        <w:rPr>
          <w:rStyle w:val="CommentReference"/>
        </w:rPr>
        <w:annotationRef/>
      </w:r>
      <w:r>
        <w:t>Return?</w:t>
      </w:r>
    </w:p>
  </w:comment>
  <w:comment w:id="1286" w:author="Windows User" w:date="2015-10-30T08:56:00Z" w:initials="WU">
    <w:p w14:paraId="2917E600" w14:textId="77777777" w:rsidR="00B102EF" w:rsidRDefault="00B102EF">
      <w:pPr>
        <w:pStyle w:val="CommentText"/>
      </w:pPr>
      <w:r>
        <w:rPr>
          <w:rStyle w:val="CommentReference"/>
        </w:rPr>
        <w:annotationRef/>
      </w:r>
      <w:r>
        <w:t>Establishment? Building up?</w:t>
      </w:r>
    </w:p>
  </w:comment>
  <w:comment w:id="1288" w:author="Windows User" w:date="2015-10-30T08:56:00Z" w:initials="WU">
    <w:p w14:paraId="14DF4F91" w14:textId="77777777" w:rsidR="00B102EF" w:rsidRDefault="00B102EF">
      <w:pPr>
        <w:pStyle w:val="CommentText"/>
      </w:pPr>
      <w:r>
        <w:rPr>
          <w:rStyle w:val="CommentReference"/>
        </w:rPr>
        <w:annotationRef/>
      </w:r>
      <w:r>
        <w:t>Heavenly evangelist? Good tidings? Glad tidings? Good news?</w:t>
      </w:r>
    </w:p>
  </w:comment>
  <w:comment w:id="1289" w:author="Windows User" w:date="2015-10-30T08:56:00Z" w:initials="WU">
    <w:p w14:paraId="55FC1EAE" w14:textId="77777777" w:rsidR="00B102EF" w:rsidRDefault="00B102EF">
      <w:pPr>
        <w:pStyle w:val="CommentText"/>
      </w:pPr>
      <w:r>
        <w:rPr>
          <w:rStyle w:val="CommentReference"/>
        </w:rPr>
        <w:annotationRef/>
      </w:r>
      <w:r>
        <w:t>I don’t see “the Lord is with you” in the Coptic</w:t>
      </w:r>
    </w:p>
    <w:p w14:paraId="4431CB1C" w14:textId="77777777" w:rsidR="00B102EF" w:rsidRDefault="00B102EF">
      <w:pPr>
        <w:pStyle w:val="CommentText"/>
      </w:pPr>
    </w:p>
  </w:comment>
  <w:comment w:id="1290" w:author="Windows User" w:date="2015-10-30T08:56:00Z" w:initials="WU">
    <w:p w14:paraId="4549B91A" w14:textId="77777777" w:rsidR="00B102EF" w:rsidRDefault="00B102EF">
      <w:pPr>
        <w:pStyle w:val="CommentText"/>
      </w:pPr>
      <w:r>
        <w:rPr>
          <w:rStyle w:val="CommentReference"/>
        </w:rPr>
        <w:annotationRef/>
      </w:r>
      <w:r>
        <w:t>Heavenly herald of Good News?</w:t>
      </w:r>
    </w:p>
    <w:p w14:paraId="384F02AC" w14:textId="77777777" w:rsidR="00B102EF" w:rsidRDefault="00B102EF">
      <w:pPr>
        <w:pStyle w:val="CommentText"/>
      </w:pPr>
    </w:p>
  </w:comment>
  <w:comment w:id="1297" w:author="Windows User" w:date="2015-10-30T08:56:00Z" w:initials="WU">
    <w:p w14:paraId="4A264D5C" w14:textId="77777777" w:rsidR="00B102EF" w:rsidRDefault="00B102EF">
      <w:pPr>
        <w:pStyle w:val="CommentText"/>
      </w:pPr>
      <w:r>
        <w:rPr>
          <w:rStyle w:val="CommentReference"/>
        </w:rPr>
        <w:annotationRef/>
      </w:r>
      <w:r>
        <w:t>I think we’re doing holy for ethowab, but saint for agios… open to discussion though.</w:t>
      </w:r>
    </w:p>
  </w:comment>
  <w:comment w:id="1328" w:author="Windows User" w:date="2015-10-30T08:56:00Z" w:initials="WU">
    <w:p w14:paraId="3A72AA33" w14:textId="77777777" w:rsidR="00B102EF" w:rsidRDefault="00B102EF">
      <w:pPr>
        <w:pStyle w:val="CommentText"/>
      </w:pPr>
      <w:r>
        <w:rPr>
          <w:rStyle w:val="CommentReference"/>
        </w:rPr>
        <w:annotationRef/>
      </w:r>
      <w:r>
        <w:t>Redeemed?</w:t>
      </w:r>
    </w:p>
  </w:comment>
  <w:comment w:id="1329" w:author="Windows User" w:date="2015-10-30T08:56:00Z" w:initials="WU">
    <w:p w14:paraId="5BF82FF5" w14:textId="77777777" w:rsidR="00B102EF" w:rsidRDefault="00B102EF">
      <w:pPr>
        <w:pStyle w:val="CommentText"/>
      </w:pPr>
      <w:r>
        <w:rPr>
          <w:rStyle w:val="CommentReference"/>
        </w:rPr>
        <w:annotationRef/>
      </w:r>
      <w:r>
        <w:t>For? So?</w:t>
      </w:r>
    </w:p>
  </w:comment>
  <w:comment w:id="1334" w:author="Windows User" w:date="2015-10-30T08:56:00Z" w:initials="WU">
    <w:p w14:paraId="5B54A424" w14:textId="77777777" w:rsidR="00B102EF" w:rsidRDefault="00B102EF">
      <w:pPr>
        <w:pStyle w:val="CommentText"/>
      </w:pPr>
      <w:r>
        <w:rPr>
          <w:rStyle w:val="CommentReference"/>
        </w:rPr>
        <w:annotationRef/>
      </w:r>
      <w:r>
        <w:t>Or did shine and did illuminate</w:t>
      </w:r>
    </w:p>
  </w:comment>
  <w:comment w:id="1335" w:author="Windows User" w:date="2015-10-30T08:56:00Z" w:initials="WU">
    <w:p w14:paraId="5929E69F" w14:textId="77777777" w:rsidR="00B102EF" w:rsidRDefault="00B102EF">
      <w:pPr>
        <w:pStyle w:val="CommentText"/>
      </w:pPr>
      <w:r>
        <w:rPr>
          <w:rStyle w:val="CommentReference"/>
        </w:rPr>
        <w:annotationRef/>
      </w:r>
      <w:r>
        <w:t>What should this verse be?</w:t>
      </w:r>
    </w:p>
  </w:comment>
  <w:comment w:id="1336" w:author="Windows User" w:date="2015-10-30T08:56:00Z" w:initials="WU">
    <w:p w14:paraId="37815108" w14:textId="77777777" w:rsidR="00B102EF" w:rsidRDefault="00B102EF">
      <w:pPr>
        <w:pStyle w:val="CommentText"/>
      </w:pPr>
      <w:r>
        <w:rPr>
          <w:rStyle w:val="CommentReference"/>
        </w:rPr>
        <w:annotationRef/>
      </w:r>
      <w:r>
        <w:t>Uhm… does this mean something else, because saying the seal of the door Ezekiel saw was raised seems really bad …</w:t>
      </w:r>
    </w:p>
  </w:comment>
  <w:comment w:id="1337" w:author="Windows User" w:date="2015-10-30T08:56:00Z" w:initials="WU">
    <w:p w14:paraId="770E6FA0" w14:textId="77777777" w:rsidR="00B102EF" w:rsidRDefault="00B102EF">
      <w:pPr>
        <w:pStyle w:val="CommentText"/>
      </w:pPr>
      <w:r>
        <w:rPr>
          <w:rStyle w:val="CommentReference"/>
        </w:rPr>
        <w:annotationRef/>
      </w:r>
      <w:r>
        <w:t>Who?</w:t>
      </w:r>
    </w:p>
  </w:comment>
  <w:comment w:id="1338" w:author="Windows User" w:date="2015-10-30T08:56:00Z" w:initials="WU">
    <w:p w14:paraId="7FDD5784" w14:textId="77777777" w:rsidR="00B102EF" w:rsidRDefault="00B102EF">
      <w:pPr>
        <w:pStyle w:val="CommentText"/>
      </w:pPr>
      <w:r>
        <w:rPr>
          <w:rStyle w:val="CommentReference"/>
        </w:rPr>
        <w:annotationRef/>
      </w:r>
      <w:r>
        <w:t>Different adjective</w:t>
      </w:r>
    </w:p>
  </w:comment>
  <w:comment w:id="1339" w:author="Windows User" w:date="2015-10-30T08:56:00Z" w:initials="WU">
    <w:p w14:paraId="69734FAC" w14:textId="77777777" w:rsidR="00B102EF" w:rsidRDefault="00B102EF">
      <w:pPr>
        <w:pStyle w:val="CommentText"/>
      </w:pPr>
      <w:r>
        <w:rPr>
          <w:rStyle w:val="CommentReference"/>
        </w:rPr>
        <w:annotationRef/>
      </w:r>
      <w:r>
        <w:t>Sickness?</w:t>
      </w:r>
    </w:p>
  </w:comment>
  <w:comment w:id="1342" w:author="Windows User" w:date="2015-10-30T08:56:00Z" w:initials="BS">
    <w:p w14:paraId="07C468E8" w14:textId="77777777" w:rsidR="00B102EF" w:rsidRDefault="00B102E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5" w:author="Windows User" w:date="2015-10-30T08:56:00Z" w:initials="WU">
    <w:p w14:paraId="14F94395" w14:textId="77777777" w:rsidR="00B102EF" w:rsidRDefault="00B102EF">
      <w:pPr>
        <w:pStyle w:val="CommentText"/>
      </w:pPr>
      <w:r>
        <w:rPr>
          <w:rStyle w:val="CommentReference"/>
        </w:rPr>
        <w:annotationRef/>
      </w:r>
      <w:r>
        <w:t>What?</w:t>
      </w:r>
    </w:p>
  </w:comment>
  <w:comment w:id="1354" w:author="Windows User" w:date="2015-10-30T08:56:00Z" w:initials="WU">
    <w:p w14:paraId="39A2608E" w14:textId="77777777" w:rsidR="00B102EF" w:rsidRDefault="00B102EF">
      <w:pPr>
        <w:pStyle w:val="CommentText"/>
      </w:pPr>
      <w:r>
        <w:rPr>
          <w:rStyle w:val="CommentReference"/>
        </w:rPr>
        <w:annotationRef/>
      </w:r>
    </w:p>
  </w:comment>
  <w:comment w:id="1365" w:author="Windows User" w:date="2015-10-30T08:56:00Z" w:initials="WU">
    <w:p w14:paraId="255EEE9F" w14:textId="77777777" w:rsidR="00B102EF" w:rsidRDefault="00B102EF">
      <w:pPr>
        <w:pStyle w:val="CommentText"/>
      </w:pPr>
      <w:r>
        <w:rPr>
          <w:rStyle w:val="CommentReference"/>
        </w:rPr>
        <w:annotationRef/>
      </w:r>
      <w:r>
        <w:t>Is abouna going by a different version of the Coptic?</w:t>
      </w:r>
    </w:p>
    <w:p w14:paraId="45F504BB" w14:textId="77777777" w:rsidR="00B102EF" w:rsidRDefault="00B102EF">
      <w:pPr>
        <w:pStyle w:val="CommentText"/>
      </w:pPr>
    </w:p>
  </w:comment>
  <w:comment w:id="1367" w:author="Windows User" w:date="2015-10-30T08:56:00Z" w:initials="WU">
    <w:p w14:paraId="63C351E6" w14:textId="77777777" w:rsidR="00B102EF" w:rsidRDefault="00B102EF">
      <w:pPr>
        <w:pStyle w:val="CommentText"/>
      </w:pPr>
      <w:r>
        <w:rPr>
          <w:rStyle w:val="CommentReference"/>
        </w:rPr>
        <w:annotationRef/>
      </w:r>
      <w:r>
        <w:t>Praise and victory doesn’t make sense.</w:t>
      </w:r>
    </w:p>
  </w:comment>
  <w:comment w:id="1369" w:author="Windows User" w:date="2015-10-30T08:56:00Z" w:initials="WU">
    <w:p w14:paraId="5729C7D5" w14:textId="77777777" w:rsidR="00B102EF" w:rsidRDefault="00B102EF">
      <w:pPr>
        <w:pStyle w:val="CommentText"/>
      </w:pPr>
      <w:r>
        <w:rPr>
          <w:rStyle w:val="CommentReference"/>
        </w:rPr>
        <w:annotationRef/>
      </w:r>
      <w:r>
        <w:t>Godhead?</w:t>
      </w:r>
    </w:p>
  </w:comment>
  <w:comment w:id="1378" w:author="Windows User" w:date="2015-10-30T08:56:00Z" w:initials="WU">
    <w:p w14:paraId="78E42A11" w14:textId="77777777" w:rsidR="00B102EF" w:rsidRDefault="00B102EF">
      <w:pPr>
        <w:pStyle w:val="CommentText"/>
      </w:pPr>
      <w:r>
        <w:rPr>
          <w:rStyle w:val="CommentReference"/>
        </w:rPr>
        <w:annotationRef/>
      </w:r>
      <w:r>
        <w:t>Establish?</w:t>
      </w:r>
    </w:p>
  </w:comment>
  <w:comment w:id="1379" w:author="Windows User" w:date="2015-10-30T08:56:00Z" w:initials="WU">
    <w:p w14:paraId="642EB965" w14:textId="77777777" w:rsidR="00B102EF" w:rsidRDefault="00B102EF">
      <w:pPr>
        <w:pStyle w:val="CommentText"/>
      </w:pPr>
      <w:r>
        <w:rPr>
          <w:rStyle w:val="CommentReference"/>
        </w:rPr>
        <w:annotationRef/>
      </w:r>
      <w:r>
        <w:t>Check another source… missing puncuation</w:t>
      </w:r>
    </w:p>
  </w:comment>
  <w:comment w:id="1380" w:author="Windows User" w:date="2015-10-30T08:56:00Z" w:initials="WU">
    <w:p w14:paraId="6F8B5532" w14:textId="77777777" w:rsidR="00B102EF" w:rsidRDefault="00B102EF">
      <w:pPr>
        <w:pStyle w:val="CommentText"/>
      </w:pPr>
      <w:r>
        <w:rPr>
          <w:rStyle w:val="CommentReference"/>
        </w:rPr>
        <w:annotationRef/>
      </w:r>
      <w:r>
        <w:t>Worked?</w:t>
      </w:r>
    </w:p>
  </w:comment>
  <w:comment w:id="1381" w:author="Windows User" w:date="2015-10-30T08:56:00Z" w:initials="WU">
    <w:p w14:paraId="4F504285" w14:textId="77777777" w:rsidR="00B102EF" w:rsidRDefault="00B102EF">
      <w:pPr>
        <w:pStyle w:val="CommentText"/>
      </w:pPr>
      <w:r>
        <w:rPr>
          <w:rStyle w:val="CommentReference"/>
        </w:rPr>
        <w:annotationRef/>
      </w:r>
      <w:r>
        <w:t>Thrice holy or Trisagion?</w:t>
      </w:r>
    </w:p>
  </w:comment>
  <w:comment w:id="1383" w:author="Windows User" w:date="2015-10-30T08:56:00Z" w:initials="WU">
    <w:p w14:paraId="5514BCC2" w14:textId="77777777" w:rsidR="00B102EF" w:rsidRPr="00936DE7" w:rsidRDefault="00B102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4" w:author="Windows User" w:date="2015-10-30T08:56:00Z" w:initials="WU">
    <w:p w14:paraId="179A5384" w14:textId="77777777" w:rsidR="00B102EF" w:rsidRDefault="00B102EF">
      <w:pPr>
        <w:pStyle w:val="CommentText"/>
      </w:pPr>
      <w:r>
        <w:rPr>
          <w:rStyle w:val="CommentReference"/>
        </w:rPr>
        <w:annotationRef/>
      </w:r>
      <w:r>
        <w:t>Right translation?</w:t>
      </w:r>
    </w:p>
  </w:comment>
  <w:comment w:id="1386" w:author="Windows User" w:date="2015-10-30T08:56:00Z" w:initials="WU">
    <w:p w14:paraId="1682BE28" w14:textId="77777777" w:rsidR="00B102EF" w:rsidRDefault="00B102EF">
      <w:pPr>
        <w:pStyle w:val="CommentText"/>
      </w:pPr>
      <w:r>
        <w:rPr>
          <w:rStyle w:val="CommentReference"/>
        </w:rPr>
        <w:annotationRef/>
      </w:r>
      <w:r>
        <w:t>What does this mean?</w:t>
      </w:r>
    </w:p>
  </w:comment>
  <w:comment w:id="1387" w:author="Windows User" w:date="2015-10-30T08:56:00Z" w:initials="WU">
    <w:p w14:paraId="30C5B7C9" w14:textId="77777777" w:rsidR="00B102EF" w:rsidRDefault="00B102EF">
      <w:pPr>
        <w:pStyle w:val="CommentText"/>
      </w:pPr>
      <w:r>
        <w:rPr>
          <w:rStyle w:val="CommentReference"/>
        </w:rPr>
        <w:annotationRef/>
      </w:r>
      <w:r>
        <w:t>To the end?</w:t>
      </w:r>
    </w:p>
  </w:comment>
  <w:comment w:id="1392" w:author="Windows User" w:date="2015-10-30T08:56:00Z" w:initials="WU">
    <w:p w14:paraId="2C2856CA" w14:textId="77777777" w:rsidR="00B102EF" w:rsidRDefault="00B102EF">
      <w:pPr>
        <w:pStyle w:val="CommentText"/>
      </w:pPr>
      <w:r>
        <w:rPr>
          <w:rStyle w:val="CommentReference"/>
        </w:rPr>
        <w:annotationRef/>
      </w:r>
      <w:r>
        <w:t>Or freedom?</w:t>
      </w:r>
    </w:p>
  </w:comment>
  <w:comment w:id="1393" w:author="Windows User" w:date="2015-10-30T08:56:00Z" w:initials="WU">
    <w:p w14:paraId="229642C6" w14:textId="77777777" w:rsidR="00B102EF" w:rsidRDefault="00B102EF">
      <w:pPr>
        <w:pStyle w:val="CommentText"/>
      </w:pPr>
      <w:r>
        <w:rPr>
          <w:rStyle w:val="CommentReference"/>
        </w:rPr>
        <w:annotationRef/>
      </w:r>
      <w:r>
        <w:t>Or establish?</w:t>
      </w:r>
    </w:p>
  </w:comment>
  <w:comment w:id="1401" w:author="Windows User" w:date="2015-10-30T08:56:00Z" w:initials="WU">
    <w:p w14:paraId="798C7307" w14:textId="77777777" w:rsidR="00B102EF" w:rsidRDefault="00B102EF">
      <w:pPr>
        <w:pStyle w:val="CommentText"/>
      </w:pPr>
      <w:r>
        <w:rPr>
          <w:rStyle w:val="CommentReference"/>
        </w:rPr>
        <w:annotationRef/>
      </w:r>
      <w:r>
        <w:t>Is this the correct date?</w:t>
      </w:r>
    </w:p>
  </w:comment>
  <w:comment w:id="1493" w:author="Windows User" w:date="2015-10-30T08:56:00Z" w:initials="WU">
    <w:p w14:paraId="1C25D03A" w14:textId="77777777" w:rsidR="00B102EF" w:rsidRDefault="00B102EF">
      <w:pPr>
        <w:pStyle w:val="CommentText"/>
      </w:pPr>
      <w:r>
        <w:rPr>
          <w:rStyle w:val="CommentReference"/>
        </w:rPr>
        <w:annotationRef/>
      </w:r>
      <w:r>
        <w:t>Can this be reworded?</w:t>
      </w:r>
    </w:p>
  </w:comment>
  <w:comment w:id="1495" w:author="Windows User" w:date="2015-10-30T08:56:00Z" w:initials="WU">
    <w:p w14:paraId="71B1FE22" w14:textId="77777777" w:rsidR="00B102EF" w:rsidRDefault="00B102EF">
      <w:pPr>
        <w:pStyle w:val="CommentText"/>
      </w:pPr>
      <w:r>
        <w:rPr>
          <w:rStyle w:val="CommentReference"/>
        </w:rPr>
        <w:annotationRef/>
      </w:r>
      <w:r>
        <w:t>Check other books for alternate word here.</w:t>
      </w:r>
    </w:p>
  </w:comment>
  <w:comment w:id="1496" w:author="Windows User" w:date="2015-10-30T08:56:00Z" w:initials="WU">
    <w:p w14:paraId="546F5FFA" w14:textId="77777777" w:rsidR="00B102EF" w:rsidRDefault="00B102EF">
      <w:pPr>
        <w:pStyle w:val="CommentText"/>
      </w:pPr>
      <w:r>
        <w:rPr>
          <w:rStyle w:val="CommentReference"/>
        </w:rPr>
        <w:annotationRef/>
      </w:r>
      <w:r>
        <w:t>Nations or peoples?</w:t>
      </w:r>
    </w:p>
  </w:comment>
  <w:comment w:id="1497" w:author="Windows User" w:date="2015-10-30T08:56:00Z" w:initials="WU">
    <w:p w14:paraId="4FC1DCF3" w14:textId="77777777" w:rsidR="00B102EF" w:rsidRDefault="00B102EF">
      <w:pPr>
        <w:pStyle w:val="CommentText"/>
      </w:pPr>
      <w:r>
        <w:rPr>
          <w:rStyle w:val="CommentReference"/>
        </w:rPr>
        <w:annotationRef/>
      </w:r>
      <w:r>
        <w:t>Burned or consumed?</w:t>
      </w:r>
    </w:p>
  </w:comment>
  <w:comment w:id="1498" w:author="Windows User" w:date="2015-10-30T08:56:00Z" w:initials="WU">
    <w:p w14:paraId="5B463C07" w14:textId="77777777" w:rsidR="00B102EF" w:rsidRDefault="00B102EF">
      <w:pPr>
        <w:pStyle w:val="CommentText"/>
      </w:pPr>
      <w:r>
        <w:rPr>
          <w:rStyle w:val="CommentReference"/>
        </w:rPr>
        <w:annotationRef/>
      </w:r>
      <w:r>
        <w:t>?</w:t>
      </w:r>
    </w:p>
  </w:comment>
  <w:comment w:id="1499" w:author="Windows User" w:date="2015-10-30T08:56:00Z" w:initials="WU">
    <w:p w14:paraId="3079CC02" w14:textId="77777777" w:rsidR="00B102EF" w:rsidRPr="0098028B" w:rsidRDefault="00B102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0" w:author="Windows User" w:date="2015-10-30T08:56:00Z" w:initials="WU">
    <w:p w14:paraId="4B943F0B" w14:textId="77777777" w:rsidR="00B102EF" w:rsidRDefault="00B102EF">
      <w:pPr>
        <w:pStyle w:val="CommentText"/>
      </w:pPr>
      <w:r>
        <w:rPr>
          <w:rStyle w:val="CommentReference"/>
        </w:rPr>
        <w:annotationRef/>
      </w:r>
      <w:r>
        <w:t>Synaxarium has St. James dying twice… likely one of them should be St. John!</w:t>
      </w:r>
    </w:p>
  </w:comment>
  <w:comment w:id="1543" w:author="Windows User" w:date="2015-10-30T08:56:00Z" w:initials="WU">
    <w:p w14:paraId="11436C6E" w14:textId="77777777" w:rsidR="00B102EF" w:rsidRDefault="00B102EF">
      <w:pPr>
        <w:pStyle w:val="CommentText"/>
      </w:pPr>
      <w:r>
        <w:rPr>
          <w:rStyle w:val="CommentReference"/>
        </w:rPr>
        <w:annotationRef/>
      </w:r>
      <w:r>
        <w:t>Ramez says print synacarium may have him in july</w:t>
      </w:r>
    </w:p>
  </w:comment>
  <w:comment w:id="1554" w:author="Windows User" w:date="2015-10-30T08:56:00Z" w:initials="WU">
    <w:p w14:paraId="62A36CDC" w14:textId="77777777" w:rsidR="00B102EF" w:rsidRDefault="00B102EF">
      <w:pPr>
        <w:pStyle w:val="CommentText"/>
      </w:pPr>
      <w:r>
        <w:rPr>
          <w:rStyle w:val="CommentReference"/>
        </w:rPr>
        <w:annotationRef/>
      </w:r>
      <w:r>
        <w:t>Approached? What does this vs mean?</w:t>
      </w:r>
    </w:p>
  </w:comment>
  <w:comment w:id="1555" w:author="Windows User" w:date="2015-10-30T08:56:00Z" w:initials="WU">
    <w:p w14:paraId="329416E7" w14:textId="77777777" w:rsidR="00B102EF" w:rsidRPr="00035775" w:rsidRDefault="00B102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1" w:author="Windows User" w:date="2015-10-30T08:56:00Z" w:initials="WU">
    <w:p w14:paraId="763F73BB" w14:textId="77777777" w:rsidR="00B102EF" w:rsidRDefault="00B102EF">
      <w:pPr>
        <w:pStyle w:val="CommentText"/>
      </w:pPr>
      <w:r>
        <w:rPr>
          <w:rStyle w:val="CommentReference"/>
        </w:rPr>
        <w:annotationRef/>
      </w:r>
      <w:r>
        <w:t>Thoughts?</w:t>
      </w:r>
    </w:p>
  </w:comment>
  <w:comment w:id="1582" w:author="Windows User" w:date="2015-10-30T08:56:00Z" w:initials="WU">
    <w:p w14:paraId="7B47C8A3" w14:textId="77777777" w:rsidR="00B102EF" w:rsidRDefault="00B102E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7" w:author="Windows User" w:date="2015-10-30T08:56:00Z" w:initials="WU">
    <w:p w14:paraId="0BE9113A" w14:textId="77777777" w:rsidR="00B102EF" w:rsidRDefault="00B102EF">
      <w:pPr>
        <w:pStyle w:val="CommentText"/>
      </w:pPr>
      <w:r>
        <w:rPr>
          <w:rStyle w:val="CommentReference"/>
        </w:rPr>
        <w:annotationRef/>
      </w:r>
      <w:r>
        <w:t>Completely different.</w:t>
      </w:r>
    </w:p>
  </w:comment>
  <w:comment w:id="1618" w:author="Windows User" w:date="2015-10-30T08:56:00Z" w:initials="WU">
    <w:p w14:paraId="074682DD" w14:textId="77777777" w:rsidR="00B102EF" w:rsidRDefault="00B102EF">
      <w:pPr>
        <w:pStyle w:val="CommentText"/>
      </w:pPr>
      <w:r>
        <w:rPr>
          <w:rStyle w:val="CommentReference"/>
        </w:rPr>
        <w:annotationRef/>
      </w:r>
      <w:r>
        <w:t>With or in?</w:t>
      </w:r>
    </w:p>
  </w:comment>
  <w:comment w:id="1619" w:author="Windows User" w:date="2015-10-30T08:56:00Z" w:initials="WU">
    <w:p w14:paraId="371712E1" w14:textId="77777777" w:rsidR="00B102EF" w:rsidRDefault="00B102EF">
      <w:pPr>
        <w:pStyle w:val="CommentText"/>
      </w:pPr>
      <w:r>
        <w:rPr>
          <w:rStyle w:val="CommentReference"/>
        </w:rPr>
        <w:annotationRef/>
      </w:r>
    </w:p>
  </w:comment>
  <w:comment w:id="1620" w:author="Windows User" w:date="2015-10-30T08:56:00Z" w:initials="WU">
    <w:p w14:paraId="0B3C1D3B" w14:textId="77777777" w:rsidR="00B102EF" w:rsidRDefault="00B102EF">
      <w:pPr>
        <w:pStyle w:val="CommentText"/>
      </w:pPr>
      <w:r>
        <w:rPr>
          <w:rStyle w:val="CommentReference"/>
        </w:rPr>
        <w:annotationRef/>
      </w:r>
      <w:r>
        <w:t>Sound or voice?</w:t>
      </w:r>
    </w:p>
  </w:comment>
  <w:comment w:id="1622" w:author="Windows User" w:date="2015-10-30T08:56:00Z" w:initials="WU">
    <w:p w14:paraId="1C3A0B98" w14:textId="77777777" w:rsidR="00B102EF" w:rsidRDefault="00B102EF">
      <w:pPr>
        <w:pStyle w:val="CommentText"/>
      </w:pPr>
      <w:r>
        <w:rPr>
          <w:rStyle w:val="CommentReference"/>
        </w:rPr>
        <w:annotationRef/>
      </w:r>
      <w:r>
        <w:t>Open to suggetions.</w:t>
      </w:r>
    </w:p>
  </w:comment>
  <w:comment w:id="1623" w:author="Windows User" w:date="2015-10-30T08:56:00Z" w:initials="WU">
    <w:p w14:paraId="79DB91AB" w14:textId="77777777" w:rsidR="00B102EF" w:rsidRDefault="00B102EF">
      <w:pPr>
        <w:pStyle w:val="CommentText"/>
      </w:pPr>
      <w:r>
        <w:rPr>
          <w:rStyle w:val="CommentReference"/>
        </w:rPr>
        <w:annotationRef/>
      </w:r>
      <w:r>
        <w:t>Before?</w:t>
      </w:r>
    </w:p>
  </w:comment>
  <w:comment w:id="1624" w:author="Windows User" w:date="2015-10-30T08:56:00Z" w:initials="WU">
    <w:p w14:paraId="777049F3" w14:textId="77777777" w:rsidR="00B102EF" w:rsidRDefault="00B102EF">
      <w:pPr>
        <w:pStyle w:val="CommentText"/>
      </w:pPr>
      <w:r>
        <w:rPr>
          <w:rStyle w:val="CommentReference"/>
        </w:rPr>
        <w:annotationRef/>
      </w:r>
      <w:r>
        <w:t>Nations?</w:t>
      </w:r>
    </w:p>
  </w:comment>
  <w:comment w:id="1625" w:author="Windows User" w:date="2015-10-30T08:56:00Z" w:initials="WU">
    <w:p w14:paraId="29D1E0CC" w14:textId="77777777" w:rsidR="00B102EF" w:rsidRDefault="00B102EF">
      <w:pPr>
        <w:pStyle w:val="CommentText"/>
      </w:pPr>
      <w:r>
        <w:rPr>
          <w:rStyle w:val="CommentReference"/>
        </w:rPr>
        <w:annotationRef/>
      </w:r>
      <w:r>
        <w:t>?</w:t>
      </w:r>
    </w:p>
  </w:comment>
  <w:comment w:id="1666" w:author="Windows User" w:date="2015-10-30T08:56:00Z" w:initials="WU">
    <w:p w14:paraId="73A9ACC7" w14:textId="77777777" w:rsidR="00B102EF" w:rsidRDefault="00B102EF">
      <w:pPr>
        <w:pStyle w:val="CommentText"/>
      </w:pPr>
      <w:r>
        <w:rPr>
          <w:rStyle w:val="CommentReference"/>
        </w:rPr>
        <w:annotationRef/>
      </w:r>
      <w:r>
        <w:t>?</w:t>
      </w:r>
    </w:p>
  </w:comment>
  <w:comment w:id="1673" w:author="Windows User" w:date="2015-10-30T08:56:00Z" w:initials="WU">
    <w:p w14:paraId="4F5630C0" w14:textId="77777777" w:rsidR="00B102EF" w:rsidRDefault="00B102EF">
      <w:pPr>
        <w:pStyle w:val="CommentText"/>
      </w:pPr>
      <w:r>
        <w:rPr>
          <w:rStyle w:val="CommentReference"/>
        </w:rPr>
        <w:annotationRef/>
      </w:r>
      <w:r>
        <w:t>Abba Noub, abanoub, Apa Noub, Apnoub?</w:t>
      </w:r>
    </w:p>
  </w:comment>
  <w:comment w:id="1674" w:author="Windows User" w:date="2015-10-30T08:56:00Z" w:initials="WU">
    <w:p w14:paraId="3899034D" w14:textId="77777777" w:rsidR="00B102EF" w:rsidRDefault="00B102EF">
      <w:pPr>
        <w:pStyle w:val="CommentText"/>
      </w:pPr>
      <w:r>
        <w:rPr>
          <w:rStyle w:val="CommentReference"/>
        </w:rPr>
        <w:annotationRef/>
      </w:r>
      <w:r>
        <w:t>Upright, or orthodox?</w:t>
      </w:r>
    </w:p>
  </w:comment>
  <w:comment w:id="1683" w:author="Windows User" w:date="2015-10-30T08:56:00Z" w:initials="WU">
    <w:p w14:paraId="61207ABC" w14:textId="77777777" w:rsidR="00B102EF" w:rsidRDefault="00B102EF">
      <w:pPr>
        <w:pStyle w:val="CommentText"/>
      </w:pPr>
      <w:r>
        <w:rPr>
          <w:rStyle w:val="CommentReference"/>
        </w:rPr>
        <w:annotationRef/>
      </w:r>
      <w:r>
        <w:t>Are we going with ti agia = saint and ti ethowab = the holy?</w:t>
      </w:r>
    </w:p>
  </w:comment>
  <w:comment w:id="1705" w:author="Windows User" w:date="2015-11-18T20:43:00Z" w:initials="WU">
    <w:p w14:paraId="08613E46" w14:textId="00F90E8C" w:rsidR="00B102EF" w:rsidRDefault="00B102EF">
      <w:pPr>
        <w:pStyle w:val="CommentText"/>
      </w:pPr>
      <w:r>
        <w:rPr>
          <w:rStyle w:val="CommentReference"/>
        </w:rPr>
        <w:annotationRef/>
      </w:r>
      <w:r>
        <w:t>Is this for Adam days? Or just Sundays?</w:t>
      </w:r>
    </w:p>
  </w:comment>
  <w:comment w:id="1706" w:author="Windows User" w:date="2015-11-18T20:38:00Z" w:initials="WU">
    <w:p w14:paraId="43F9C3B7" w14:textId="77777777" w:rsidR="00B102EF" w:rsidRDefault="00B102EF">
      <w:pPr>
        <w:pStyle w:val="CommentText"/>
      </w:pPr>
      <w:r>
        <w:rPr>
          <w:rStyle w:val="CommentReference"/>
        </w:rPr>
        <w:annotationRef/>
      </w:r>
      <w:r>
        <w:t>What does this mean? I feel like we put something else somewhere else</w:t>
      </w:r>
    </w:p>
  </w:comment>
  <w:comment w:id="1708" w:author="Windows User" w:date="2015-11-19T22:12:00Z" w:initials="WU">
    <w:p w14:paraId="79F037D4" w14:textId="77777777" w:rsidR="00B102EF" w:rsidRDefault="00B102EF">
      <w:pPr>
        <w:pStyle w:val="CommentText"/>
      </w:pPr>
      <w:r>
        <w:rPr>
          <w:rStyle w:val="CommentReference"/>
        </w:rPr>
        <w:annotationRef/>
      </w:r>
      <w:r>
        <w:t>Theotokos forever, or ever-Theotokos?</w:t>
      </w:r>
    </w:p>
  </w:comment>
  <w:comment w:id="1709" w:author="Windows User" w:date="2015-11-19T22:12:00Z" w:initials="WU">
    <w:p w14:paraId="7E2C6DDB" w14:textId="77777777" w:rsidR="00B102EF" w:rsidRDefault="00B102EF">
      <w:pPr>
        <w:pStyle w:val="CommentText"/>
      </w:pPr>
      <w:r>
        <w:rPr>
          <w:rStyle w:val="CommentReference"/>
        </w:rPr>
        <w:annotationRef/>
      </w:r>
      <w:r>
        <w:t>What does this mean?</w:t>
      </w:r>
    </w:p>
  </w:comment>
  <w:comment w:id="1710" w:author="Windows User" w:date="2015-11-19T22:12:00Z" w:initials="WU">
    <w:p w14:paraId="71146019" w14:textId="77777777" w:rsidR="00B102EF" w:rsidRDefault="00B102EF">
      <w:pPr>
        <w:pStyle w:val="CommentText"/>
      </w:pPr>
      <w:r>
        <w:rPr>
          <w:rStyle w:val="CommentReference"/>
        </w:rPr>
        <w:annotationRef/>
      </w:r>
      <w:r>
        <w:t>What does this mean?</w:t>
      </w:r>
    </w:p>
  </w:comment>
  <w:comment w:id="1711" w:author="Windows User" w:date="2015-11-19T22:12:00Z" w:initials="WU">
    <w:p w14:paraId="24E4F57A" w14:textId="77777777" w:rsidR="00B102EF" w:rsidRDefault="00B102EF">
      <w:pPr>
        <w:pStyle w:val="CommentText"/>
      </w:pPr>
      <w:r>
        <w:rPr>
          <w:rStyle w:val="CommentReference"/>
        </w:rPr>
        <w:annotationRef/>
      </w:r>
      <w:r>
        <w:t>Praying or interceding?</w:t>
      </w:r>
    </w:p>
  </w:comment>
  <w:comment w:id="1729" w:author="Windows User" w:date="2015-10-30T08:56:00Z" w:initials="WU">
    <w:p w14:paraId="36116F5D" w14:textId="77777777" w:rsidR="00B102EF" w:rsidRPr="00F905FE" w:rsidRDefault="00B102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0" w:author="Windows User" w:date="2015-10-30T08:56:00Z" w:initials="WU">
    <w:p w14:paraId="55EA204B" w14:textId="77777777" w:rsidR="00B102EF" w:rsidRDefault="00B102EF">
      <w:pPr>
        <w:pStyle w:val="CommentText"/>
      </w:pPr>
      <w:r>
        <w:rPr>
          <w:rStyle w:val="CommentReference"/>
        </w:rPr>
        <w:annotationRef/>
      </w:r>
      <w:r>
        <w:t>Typo?</w:t>
      </w:r>
    </w:p>
  </w:comment>
  <w:comment w:id="1751" w:author="Windows User" w:date="2015-10-30T08:56:00Z" w:initials="WU">
    <w:p w14:paraId="11E5D177" w14:textId="77777777" w:rsidR="00B102EF" w:rsidRPr="00DD5DBC" w:rsidRDefault="00B102E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3" w:author="Windows User" w:date="2015-10-30T08:56:00Z" w:initials="WU">
    <w:p w14:paraId="38A16B24" w14:textId="77777777" w:rsidR="00B102EF" w:rsidRDefault="00B102EF">
      <w:pPr>
        <w:pStyle w:val="CommentText"/>
      </w:pPr>
      <w:r>
        <w:rPr>
          <w:rStyle w:val="CommentReference"/>
        </w:rPr>
        <w:annotationRef/>
      </w:r>
      <w:r>
        <w:t>What does the Coptic say?</w:t>
      </w:r>
    </w:p>
  </w:comment>
  <w:comment w:id="1754" w:author="Windows User" w:date="2015-10-30T08:56:00Z" w:initials="WU">
    <w:p w14:paraId="239824AA" w14:textId="77777777" w:rsidR="00B102EF" w:rsidRDefault="00B102EF">
      <w:pPr>
        <w:pStyle w:val="CommentText"/>
      </w:pPr>
      <w:r>
        <w:rPr>
          <w:rStyle w:val="CommentReference"/>
        </w:rPr>
        <w:annotationRef/>
      </w:r>
      <w:r>
        <w:t>What is being quoted? 2Cor 5?</w:t>
      </w:r>
    </w:p>
  </w:comment>
  <w:comment w:id="1757" w:author="Windows User" w:date="2015-10-30T08:56:00Z" w:initials="WU">
    <w:p w14:paraId="1EC34668" w14:textId="77777777" w:rsidR="00B102EF" w:rsidRDefault="00B102EF">
      <w:pPr>
        <w:pStyle w:val="CommentText"/>
      </w:pPr>
      <w:r>
        <w:rPr>
          <w:rStyle w:val="CommentReference"/>
        </w:rPr>
        <w:annotationRef/>
      </w:r>
      <w:r>
        <w:t>This is clearly a late composition, bastardizing other hymns. “our father in heaven, the sinless one, with your good father…” right.</w:t>
      </w:r>
    </w:p>
  </w:comment>
  <w:comment w:id="1758" w:author="Windows User" w:date="2015-10-30T08:56:00Z" w:initials="WU">
    <w:p w14:paraId="4470C38C" w14:textId="77777777" w:rsidR="00B102EF" w:rsidRDefault="00B102EF">
      <w:pPr>
        <w:pStyle w:val="CommentText"/>
      </w:pPr>
      <w:r>
        <w:rPr>
          <w:rStyle w:val="CommentReference"/>
        </w:rPr>
        <w:annotationRef/>
      </w:r>
      <w:r>
        <w:t>Coptic is different from previous verse. What should English be?</w:t>
      </w:r>
    </w:p>
  </w:comment>
  <w:comment w:id="1759" w:author="Windows User" w:date="2015-10-30T08:56:00Z" w:initials="WU">
    <w:p w14:paraId="350A9B71" w14:textId="77777777" w:rsidR="00B102EF" w:rsidRDefault="00B102EF">
      <w:pPr>
        <w:pStyle w:val="CommentText"/>
      </w:pPr>
      <w:r>
        <w:rPr>
          <w:rStyle w:val="CommentReference"/>
        </w:rPr>
        <w:annotationRef/>
      </w:r>
      <w:r>
        <w:t>Or athletes? Or athletic martyrs?</w:t>
      </w:r>
    </w:p>
  </w:comment>
  <w:comment w:id="1760" w:author="Windows User" w:date="2015-10-30T08:56:00Z" w:initials="WU">
    <w:p w14:paraId="72F9FFC3" w14:textId="77777777" w:rsidR="00B102EF" w:rsidRDefault="00B102EF">
      <w:pPr>
        <w:pStyle w:val="CommentText"/>
      </w:pPr>
      <w:r>
        <w:rPr>
          <w:rStyle w:val="CommentReference"/>
        </w:rPr>
        <w:annotationRef/>
      </w:r>
      <w:r>
        <w:t>Or of the martyrs?</w:t>
      </w:r>
    </w:p>
  </w:comment>
  <w:comment w:id="1761" w:author="Windows User" w:date="2015-10-30T08:56:00Z" w:initials="WU">
    <w:p w14:paraId="7BD5C124" w14:textId="77777777" w:rsidR="00B102EF" w:rsidRDefault="00B102EF">
      <w:pPr>
        <w:pStyle w:val="CommentText"/>
      </w:pPr>
      <w:r>
        <w:rPr>
          <w:rStyle w:val="CommentReference"/>
        </w:rPr>
        <w:annotationRef/>
      </w:r>
      <w:r>
        <w:t>Carries or lifts?</w:t>
      </w:r>
    </w:p>
  </w:comment>
  <w:comment w:id="1762" w:author="Windows User" w:date="2015-10-30T08:56:00Z" w:initials="WU">
    <w:p w14:paraId="525F7218" w14:textId="77777777" w:rsidR="00B102EF" w:rsidRDefault="00B102EF">
      <w:pPr>
        <w:pStyle w:val="CommentText"/>
      </w:pPr>
      <w:r>
        <w:rPr>
          <w:rStyle w:val="CommentReference"/>
        </w:rPr>
        <w:annotationRef/>
      </w:r>
      <w:r>
        <w:t>Churches?</w:t>
      </w:r>
    </w:p>
    <w:p w14:paraId="32A8F1D7" w14:textId="77777777" w:rsidR="00B102EF" w:rsidRDefault="00B102EF">
      <w:pPr>
        <w:pStyle w:val="CommentText"/>
      </w:pPr>
    </w:p>
  </w:comment>
  <w:comment w:id="1763" w:author="Windows User" w:date="2015-10-30T08:56:00Z" w:initials="WU">
    <w:p w14:paraId="165286E5" w14:textId="77777777" w:rsidR="00B102EF" w:rsidRDefault="00B102EF">
      <w:pPr>
        <w:pStyle w:val="CommentText"/>
      </w:pPr>
      <w:r>
        <w:rPr>
          <w:rStyle w:val="CommentReference"/>
        </w:rPr>
        <w:annotationRef/>
      </w:r>
      <w:r>
        <w:t>End?</w:t>
      </w:r>
    </w:p>
  </w:comment>
  <w:comment w:id="1772" w:author="Windows User" w:date="2015-10-30T08:56:00Z" w:initials="WU">
    <w:p w14:paraId="770DC519" w14:textId="77777777" w:rsidR="00B102EF" w:rsidRDefault="00B102EF">
      <w:pPr>
        <w:pStyle w:val="CommentText"/>
      </w:pPr>
      <w:r>
        <w:rPr>
          <w:rStyle w:val="CommentReference"/>
        </w:rPr>
        <w:annotationRef/>
      </w:r>
      <w:r>
        <w:t>Or full stop. You are worthy of the glory,</w:t>
      </w:r>
    </w:p>
  </w:comment>
  <w:comment w:id="1778" w:author="Windows User" w:date="2015-10-30T08:56:00Z" w:initials="WU">
    <w:p w14:paraId="664F3BFA" w14:textId="77777777" w:rsidR="00B102EF" w:rsidRDefault="00B102EF">
      <w:pPr>
        <w:pStyle w:val="CommentText"/>
      </w:pPr>
      <w:r>
        <w:rPr>
          <w:rStyle w:val="CommentReference"/>
        </w:rPr>
        <w:annotationRef/>
      </w:r>
      <w:r>
        <w:t>?</w:t>
      </w:r>
    </w:p>
  </w:comment>
  <w:comment w:id="1781" w:author="Windows User" w:date="2015-10-30T08:56:00Z" w:initials="WU">
    <w:p w14:paraId="08BCD53E" w14:textId="77777777" w:rsidR="00B102EF" w:rsidRDefault="00B102EF">
      <w:pPr>
        <w:pStyle w:val="CommentText"/>
      </w:pPr>
      <w:r>
        <w:rPr>
          <w:rStyle w:val="CommentReference"/>
        </w:rPr>
        <w:annotationRef/>
      </w:r>
      <w:r>
        <w:t>Is? Or will be? Exalted, or highly exalted?</w:t>
      </w:r>
    </w:p>
  </w:comment>
  <w:comment w:id="1783" w:author="Windows User" w:date="2015-10-30T08:56:00Z" w:initials="WU">
    <w:p w14:paraId="4F4D62D2" w14:textId="77777777" w:rsidR="00B102EF" w:rsidRDefault="00B102EF">
      <w:pPr>
        <w:pStyle w:val="CommentText"/>
      </w:pPr>
      <w:r>
        <w:rPr>
          <w:rStyle w:val="CommentReference"/>
        </w:rPr>
        <w:annotationRef/>
      </w:r>
      <w:r>
        <w:t>Bring or offer</w:t>
      </w:r>
    </w:p>
  </w:comment>
  <w:comment w:id="1784" w:author="Windows User" w:date="2015-10-30T08:56:00Z" w:initials="WU">
    <w:p w14:paraId="66D4EE13" w14:textId="77777777" w:rsidR="00B102EF" w:rsidRDefault="00B102EF">
      <w:pPr>
        <w:pStyle w:val="CommentText"/>
      </w:pPr>
      <w:r>
        <w:rPr>
          <w:rStyle w:val="CommentReference"/>
        </w:rPr>
        <w:annotationRef/>
      </w:r>
      <w:r>
        <w:t>Spelling?</w:t>
      </w:r>
    </w:p>
  </w:comment>
  <w:comment w:id="1790" w:author="Windows User" w:date="2015-11-17T22:12:00Z" w:initials="WU">
    <w:p w14:paraId="412F0631" w14:textId="77777777" w:rsidR="00B102EF" w:rsidRDefault="00B102EF">
      <w:pPr>
        <w:pStyle w:val="CommentText"/>
      </w:pPr>
      <w:r>
        <w:rPr>
          <w:rStyle w:val="CommentReference"/>
        </w:rPr>
        <w:annotationRef/>
      </w:r>
      <w:r>
        <w:t>Literally trampled, right? Or crushed?</w:t>
      </w:r>
    </w:p>
  </w:comment>
  <w:comment w:id="1791" w:author="Windows User" w:date="2015-11-17T22:12:00Z" w:initials="WU">
    <w:p w14:paraId="135DCC31" w14:textId="77777777" w:rsidR="00B102EF" w:rsidRDefault="00B102EF">
      <w:pPr>
        <w:pStyle w:val="CommentText"/>
      </w:pPr>
      <w:r>
        <w:rPr>
          <w:rStyle w:val="CommentReference"/>
        </w:rPr>
        <w:annotationRef/>
      </w:r>
      <w:r>
        <w:t>Authority? Might? Reign?</w:t>
      </w:r>
    </w:p>
  </w:comment>
  <w:comment w:id="1794" w:author="Windows User" w:date="2015-10-30T08:56:00Z" w:initials="WU">
    <w:p w14:paraId="11BE3C4D" w14:textId="77777777" w:rsidR="00B102EF" w:rsidRDefault="00B102EF">
      <w:pPr>
        <w:pStyle w:val="CommentText"/>
      </w:pPr>
      <w:r>
        <w:rPr>
          <w:rStyle w:val="CommentReference"/>
        </w:rPr>
        <w:annotationRef/>
      </w:r>
      <w:r>
        <w:t>Name or Holy Name?</w:t>
      </w:r>
    </w:p>
  </w:comment>
  <w:comment w:id="1804" w:author="Windows User" w:date="2015-10-30T08:56:00Z" w:initials="WU">
    <w:p w14:paraId="4A1C10F1" w14:textId="77777777" w:rsidR="00B102EF" w:rsidRDefault="00B102EF">
      <w:pPr>
        <w:pStyle w:val="CommentText"/>
      </w:pPr>
      <w:r>
        <w:rPr>
          <w:rStyle w:val="CommentReference"/>
        </w:rPr>
        <w:annotationRef/>
      </w:r>
      <w:r>
        <w:t>Christ or Jesus Christ?</w:t>
      </w:r>
    </w:p>
  </w:comment>
  <w:comment w:id="1810" w:author="Windows User" w:date="2015-10-30T08:56:00Z" w:initials="WU">
    <w:p w14:paraId="31C2C585" w14:textId="77777777" w:rsidR="00B102EF" w:rsidRDefault="00B102EF">
      <w:pPr>
        <w:pStyle w:val="CommentText"/>
      </w:pPr>
      <w:r>
        <w:rPr>
          <w:rStyle w:val="CommentReference"/>
        </w:rPr>
        <w:annotationRef/>
      </w:r>
      <w:r>
        <w:t>Name or Holy Name?</w:t>
      </w:r>
    </w:p>
  </w:comment>
  <w:comment w:id="1811" w:author="Windows User" w:date="2015-10-30T08:56:00Z" w:initials="WU">
    <w:p w14:paraId="18203C3C" w14:textId="77777777" w:rsidR="00B102EF" w:rsidRDefault="00B102EF">
      <w:pPr>
        <w:pStyle w:val="CommentText"/>
      </w:pPr>
      <w:r>
        <w:rPr>
          <w:rStyle w:val="CommentReference"/>
        </w:rPr>
        <w:annotationRef/>
      </w:r>
      <w:r>
        <w:t>To Him? Or by His might/power?</w:t>
      </w:r>
    </w:p>
  </w:comment>
  <w:comment w:id="1812" w:author="Windows User" w:date="2015-10-30T08:56:00Z" w:initials="WU">
    <w:p w14:paraId="27B39720" w14:textId="77777777" w:rsidR="00B102EF" w:rsidRDefault="00B102EF">
      <w:pPr>
        <w:pStyle w:val="CommentText"/>
      </w:pPr>
      <w:r>
        <w:rPr>
          <w:rStyle w:val="CommentReference"/>
        </w:rPr>
        <w:annotationRef/>
      </w:r>
      <w:r>
        <w:t>Might, or may?</w:t>
      </w:r>
    </w:p>
  </w:comment>
  <w:comment w:id="1813" w:author="Windows User" w:date="2015-10-30T08:56:00Z" w:initials="WU">
    <w:p w14:paraId="2FB96B7C" w14:textId="77777777" w:rsidR="00B102EF" w:rsidRDefault="00B102EF" w:rsidP="00F77A5B">
      <w:pPr>
        <w:pStyle w:val="CommentText"/>
      </w:pPr>
      <w:r>
        <w:rPr>
          <w:rStyle w:val="CommentReference"/>
        </w:rPr>
        <w:annotationRef/>
      </w:r>
      <w:r>
        <w:t>Christ or Jesus Christ?</w:t>
      </w:r>
    </w:p>
  </w:comment>
  <w:comment w:id="1816" w:author="Windows User" w:date="2015-10-30T08:56:00Z" w:initials="WU">
    <w:p w14:paraId="775D4B1C" w14:textId="77777777" w:rsidR="00B102EF" w:rsidRDefault="00B102EF">
      <w:pPr>
        <w:pStyle w:val="CommentText"/>
      </w:pPr>
      <w:r>
        <w:rPr>
          <w:rStyle w:val="CommentReference"/>
        </w:rPr>
        <w:annotationRef/>
      </w:r>
      <w:r>
        <w:t>Miracles?</w:t>
      </w:r>
    </w:p>
  </w:comment>
  <w:comment w:id="1822" w:author="Windows User" w:date="2015-10-30T08:56:00Z" w:initials="WU">
    <w:p w14:paraId="511773EC" w14:textId="77777777" w:rsidR="00B102EF" w:rsidRDefault="00B102EF">
      <w:pPr>
        <w:pStyle w:val="CommentText"/>
      </w:pPr>
      <w:r>
        <w:rPr>
          <w:rStyle w:val="CommentReference"/>
        </w:rPr>
        <w:annotationRef/>
      </w:r>
      <w:r>
        <w:t>Name or Holy Name?</w:t>
      </w:r>
    </w:p>
  </w:comment>
  <w:comment w:id="1823" w:author="Windows User" w:date="2015-10-30T08:56:00Z" w:initials="WU">
    <w:p w14:paraId="0BC6FD3A" w14:textId="77777777" w:rsidR="00B102EF" w:rsidRDefault="00B102EF">
      <w:pPr>
        <w:pStyle w:val="CommentText"/>
      </w:pPr>
      <w:r>
        <w:rPr>
          <w:rStyle w:val="CommentReference"/>
        </w:rPr>
        <w:annotationRef/>
      </w:r>
      <w:r>
        <w:t>To Him? Or by His might/power?</w:t>
      </w:r>
    </w:p>
  </w:comment>
  <w:comment w:id="1824" w:author="Windows User" w:date="2015-10-30T08:56:00Z" w:initials="WU">
    <w:p w14:paraId="6BED6166" w14:textId="77777777" w:rsidR="00B102EF" w:rsidRDefault="00B102E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43759081"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2A38A2FD" w15:done="0"/>
  <w15:commentEx w15:paraId="59D19189"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325E0CEF" w15:done="0"/>
  <w15:commentEx w15:paraId="5D230922" w15:done="0"/>
  <w15:commentEx w15:paraId="2422552A" w15:done="0"/>
  <w15:commentEx w15:paraId="5429F0BE" w15:done="0"/>
  <w15:commentEx w15:paraId="6805839C" w15:done="0"/>
  <w15:commentEx w15:paraId="3696E8AA" w15:done="0"/>
  <w15:commentEx w15:paraId="5668984D"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21BC0F0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17534824"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6D7AD98D"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3F21021E"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2F867" w14:textId="77777777" w:rsidR="008B4095" w:rsidRDefault="008B4095" w:rsidP="006D61CA">
      <w:pPr>
        <w:spacing w:after="0" w:line="240" w:lineRule="auto"/>
      </w:pPr>
      <w:r>
        <w:separator/>
      </w:r>
    </w:p>
  </w:endnote>
  <w:endnote w:type="continuationSeparator" w:id="0">
    <w:p w14:paraId="0845B88B" w14:textId="77777777" w:rsidR="008B4095" w:rsidRDefault="008B409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B102EF" w:rsidRPr="004D6538" w:rsidRDefault="00B102EF"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102EF" w:rsidRPr="009654EE" w:rsidRDefault="00B102E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3F0F941" w:rsidR="00B102EF" w:rsidRPr="009654EE" w:rsidRDefault="00B102E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43C5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7E9E57F" w:rsidR="00B102EF" w:rsidRPr="006D61CA" w:rsidRDefault="00B102E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43C5A">
      <w:rPr>
        <w:noProof/>
        <w:lang w:val="en-US"/>
      </w:rPr>
      <w:t>5</w:t>
    </w:r>
    <w:r w:rsidRPr="006D61CA">
      <w:rPr>
        <w:lang w:val="en-US"/>
      </w:rPr>
      <w:fldChar w:fldCharType="end"/>
    </w:r>
  </w:p>
  <w:p w14:paraId="1546C8BA" w14:textId="77777777" w:rsidR="00B102EF" w:rsidRDefault="00B102EF"/>
  <w:p w14:paraId="578F45FC" w14:textId="77777777" w:rsidR="00B102EF" w:rsidRDefault="00B102E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B520857" w:rsidR="00B102EF" w:rsidRPr="006D61CA" w:rsidRDefault="00B102E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43C5A">
      <w:rPr>
        <w:noProof/>
        <w:lang w:val="en-US"/>
      </w:rPr>
      <w:t>557</w:t>
    </w:r>
    <w:r w:rsidRPr="006D61CA">
      <w:rPr>
        <w:lang w:val="en-US"/>
      </w:rPr>
      <w:fldChar w:fldCharType="end"/>
    </w:r>
  </w:p>
  <w:p w14:paraId="6E3E0469" w14:textId="77777777" w:rsidR="00B102EF" w:rsidRDefault="00B102EF"/>
  <w:p w14:paraId="5C3C24E2" w14:textId="77777777" w:rsidR="00B102EF" w:rsidRDefault="00B102EF"/>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651B566" w:rsidR="00B102EF" w:rsidRPr="004D6538" w:rsidRDefault="00B102E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43C5A">
      <w:rPr>
        <w:noProof/>
        <w:lang w:val="en-US"/>
      </w:rPr>
      <w:t>558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5BC53" w14:textId="77777777" w:rsidR="008B4095" w:rsidRDefault="008B4095" w:rsidP="006D61CA">
      <w:pPr>
        <w:spacing w:after="0" w:line="240" w:lineRule="auto"/>
      </w:pPr>
      <w:r>
        <w:separator/>
      </w:r>
    </w:p>
  </w:footnote>
  <w:footnote w:type="continuationSeparator" w:id="0">
    <w:p w14:paraId="380D0512" w14:textId="77777777" w:rsidR="008B4095" w:rsidRDefault="008B4095" w:rsidP="006D61CA">
      <w:pPr>
        <w:spacing w:after="0" w:line="240" w:lineRule="auto"/>
      </w:pPr>
      <w:r>
        <w:continuationSeparator/>
      </w:r>
    </w:p>
  </w:footnote>
  <w:footnote w:id="1">
    <w:p w14:paraId="5E4DFE5E" w14:textId="69B73039" w:rsidR="00B102EF" w:rsidRPr="00926B87" w:rsidRDefault="00B102E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102EF" w:rsidRDefault="00B102EF" w:rsidP="00031314">
      <w:pPr>
        <w:pStyle w:val="footnote"/>
      </w:pPr>
    </w:p>
  </w:footnote>
  <w:footnote w:id="2">
    <w:p w14:paraId="5EDE2D3A" w14:textId="77777777" w:rsidR="00B102EF" w:rsidRDefault="00B102E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B102EF" w:rsidRDefault="00B102EF" w:rsidP="00323889">
      <w:pPr>
        <w:pStyle w:val="footnote"/>
      </w:pPr>
      <w:r>
        <w:rPr>
          <w:rStyle w:val="FootnoteReference"/>
        </w:rPr>
        <w:footnoteRef/>
      </w:r>
      <w:r>
        <w:t xml:space="preserve"> Or “The Lord’s Annointed”</w:t>
      </w:r>
    </w:p>
  </w:footnote>
  <w:footnote w:id="4">
    <w:p w14:paraId="31BBF667" w14:textId="77777777" w:rsidR="00B102EF" w:rsidRPr="00926B87" w:rsidRDefault="00B102E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102EF" w:rsidRDefault="00B102EF" w:rsidP="00441BAC">
      <w:pPr>
        <w:pStyle w:val="footnote"/>
      </w:pPr>
    </w:p>
  </w:footnote>
  <w:footnote w:id="5">
    <w:p w14:paraId="580FAEDD" w14:textId="77777777" w:rsidR="00B102EF" w:rsidRDefault="00B102EF" w:rsidP="00130E47">
      <w:pPr>
        <w:pStyle w:val="footnote"/>
      </w:pPr>
      <w:r>
        <w:rPr>
          <w:rStyle w:val="FootnoteReference"/>
        </w:rPr>
        <w:footnoteRef/>
      </w:r>
      <w:r>
        <w:t xml:space="preserve"> Or “The Lord’s Annointed”</w:t>
      </w:r>
    </w:p>
  </w:footnote>
  <w:footnote w:id="6">
    <w:p w14:paraId="6CB42CA0" w14:textId="488CBE5E" w:rsidR="00B102EF" w:rsidRDefault="00B102E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B102EF" w:rsidRDefault="00B102E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B102EF" w:rsidRDefault="00B102E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B102EF" w:rsidRDefault="00B102E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B102EF" w:rsidRDefault="00B102E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B102EF" w:rsidRDefault="00B102E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B102EF" w:rsidRDefault="00B102E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B102EF" w:rsidRDefault="00B102EF" w:rsidP="006800D4">
      <w:pPr>
        <w:pStyle w:val="footnote"/>
      </w:pPr>
      <w:r>
        <w:rPr>
          <w:rStyle w:val="FootnoteReference"/>
        </w:rPr>
        <w:footnoteRef/>
      </w:r>
      <w:r>
        <w:t xml:space="preserve"> Or ‘Unique’</w:t>
      </w:r>
    </w:p>
  </w:footnote>
  <w:footnote w:id="14">
    <w:p w14:paraId="4D9AA31B" w14:textId="77777777" w:rsidR="00B102EF" w:rsidRDefault="00B102EF"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B102EF" w:rsidRDefault="00B102E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B102EF" w:rsidRDefault="00B102E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B102EF" w:rsidRDefault="00B102E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B102EF" w:rsidRDefault="00B102E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685AE86D" w14:textId="30934285" w:rsidR="00B102EF" w:rsidRDefault="00B102E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3B6030AB" w14:textId="39200B7C" w:rsidR="00B102EF" w:rsidRDefault="00B102EF" w:rsidP="00CB65D3">
      <w:pPr>
        <w:pStyle w:val="footnote"/>
      </w:pPr>
      <w:r>
        <w:rPr>
          <w:rStyle w:val="FootnoteReference"/>
        </w:rPr>
        <w:footnoteRef/>
      </w:r>
      <w:r>
        <w:t xml:space="preserve"> From Paoni 12 to Paopi 19: “Bless the waters of the river this year”.</w:t>
      </w:r>
    </w:p>
    <w:p w14:paraId="02290069" w14:textId="1E620A87" w:rsidR="00B102EF" w:rsidRDefault="00B102EF" w:rsidP="00CB65D3">
      <w:pPr>
        <w:pStyle w:val="footnote"/>
      </w:pPr>
      <w:r>
        <w:t>From Paopi 10 to Tobi 10: “Bless the herbs and the plants”.</w:t>
      </w:r>
    </w:p>
    <w:p w14:paraId="06874E14" w14:textId="370DFE60" w:rsidR="00B102EF" w:rsidRDefault="00B102EF" w:rsidP="00CB65D3">
      <w:pPr>
        <w:pStyle w:val="footnote"/>
      </w:pPr>
      <w:r>
        <w:t>From Tobi 11 to paoni 18: “Bless the air of heaven”.</w:t>
      </w:r>
    </w:p>
  </w:footnote>
  <w:footnote w:id="21">
    <w:p w14:paraId="21EB05D3" w14:textId="3E0DE2CA" w:rsidR="00B102EF" w:rsidRPr="004A3E27" w:rsidRDefault="00B102E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2">
    <w:p w14:paraId="504B45F8" w14:textId="77777777" w:rsidR="00B102EF" w:rsidRPr="004A3E27" w:rsidRDefault="00B102EF" w:rsidP="00A91B17">
      <w:pPr>
        <w:pStyle w:val="footnote"/>
      </w:pPr>
      <w:r w:rsidRPr="004A3E27">
        <w:rPr>
          <w:rStyle w:val="FootnoteReference"/>
        </w:rPr>
        <w:footnoteRef/>
      </w:r>
      <w:r w:rsidRPr="004A3E27">
        <w:t xml:space="preserve"> ‘An allusion to our Lord’s persecutors mentioned in Acts 4:26’ (St. Augustine).</w:t>
      </w:r>
    </w:p>
  </w:footnote>
  <w:footnote w:id="23">
    <w:p w14:paraId="72C81E85" w14:textId="34D1DBFF" w:rsidR="00B102EF" w:rsidRPr="004A3E27" w:rsidRDefault="00B102E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4">
    <w:p w14:paraId="0247D5F2" w14:textId="77777777" w:rsidR="00B102EF" w:rsidRPr="004A3E27" w:rsidRDefault="00B102E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14:paraId="18E761AF" w14:textId="77777777" w:rsidR="00B102EF" w:rsidRPr="004A3E27" w:rsidRDefault="00B102E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14:paraId="5A601DD3" w14:textId="77777777" w:rsidR="00B102EF" w:rsidRPr="004A3E27" w:rsidRDefault="00B102E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14:paraId="007228D7" w14:textId="77777777" w:rsidR="00B102EF" w:rsidRPr="004A3E27" w:rsidRDefault="00B102EF" w:rsidP="00C06875">
      <w:pPr>
        <w:pStyle w:val="footnote"/>
      </w:pPr>
      <w:r w:rsidRPr="004A3E27">
        <w:rPr>
          <w:rStyle w:val="FootnoteReference"/>
        </w:rPr>
        <w:footnoteRef/>
      </w:r>
      <w:r w:rsidRPr="004A3E27">
        <w:t xml:space="preserve"> Pause a moment and give that a little thought.</w:t>
      </w:r>
    </w:p>
  </w:footnote>
  <w:footnote w:id="28">
    <w:p w14:paraId="2B340A5C" w14:textId="4488FF0C" w:rsidR="00B102EF" w:rsidRDefault="00B102EF" w:rsidP="00AC01E8">
      <w:pPr>
        <w:pStyle w:val="footnote"/>
      </w:pPr>
      <w:r>
        <w:rPr>
          <w:rStyle w:val="FootnoteReference"/>
        </w:rPr>
        <w:footnoteRef/>
      </w:r>
      <w:r>
        <w:t xml:space="preserve"> [JS] or “enlarged me”</w:t>
      </w:r>
    </w:p>
  </w:footnote>
  <w:footnote w:id="29">
    <w:p w14:paraId="369566FF" w14:textId="769E6598" w:rsidR="00B102EF" w:rsidRPr="004A3E27" w:rsidRDefault="00B102E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0">
    <w:p w14:paraId="1C9D0288" w14:textId="77777777" w:rsidR="00B102EF" w:rsidRPr="004A3E27" w:rsidRDefault="00B102E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1">
    <w:p w14:paraId="4E76DBB2" w14:textId="77777777" w:rsidR="00B102EF" w:rsidRPr="004A3E27" w:rsidRDefault="00B102E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2">
    <w:p w14:paraId="40D70FA9" w14:textId="77777777" w:rsidR="00B102EF" w:rsidRPr="004A3E27" w:rsidRDefault="00B102E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3">
    <w:p w14:paraId="6A551E57" w14:textId="51EAA316" w:rsidR="00B102EF" w:rsidRDefault="00B102EF" w:rsidP="00AC01E8">
      <w:pPr>
        <w:pStyle w:val="footnote"/>
      </w:pPr>
      <w:r>
        <w:rPr>
          <w:rStyle w:val="FootnoteReference"/>
        </w:rPr>
        <w:footnoteRef/>
      </w:r>
      <w:r>
        <w:t xml:space="preserve"> [JS] literally, “face”</w:t>
      </w:r>
    </w:p>
  </w:footnote>
  <w:footnote w:id="34">
    <w:p w14:paraId="158091A0" w14:textId="77777777" w:rsidR="00B102EF" w:rsidRPr="004A3E27" w:rsidRDefault="00B102EF" w:rsidP="00C06875">
      <w:pPr>
        <w:pStyle w:val="footnote"/>
      </w:pPr>
      <w:r w:rsidRPr="004A3E27">
        <w:rPr>
          <w:rStyle w:val="FootnoteReference"/>
        </w:rPr>
        <w:footnoteRef/>
      </w:r>
      <w:r w:rsidRPr="004A3E27">
        <w:t xml:space="preserve"> Or: I rest in peace and fall asleep at once.</w:t>
      </w:r>
    </w:p>
  </w:footnote>
  <w:footnote w:id="35">
    <w:p w14:paraId="005F68B1" w14:textId="1D86BB98" w:rsidR="00B102EF" w:rsidRPr="004A3E27" w:rsidRDefault="00B102E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6">
    <w:p w14:paraId="7607908E" w14:textId="06A72B5C" w:rsidR="00B102EF" w:rsidRDefault="00B102EF" w:rsidP="00FE33CB">
      <w:pPr>
        <w:pStyle w:val="footnote"/>
      </w:pPr>
      <w:r>
        <w:rPr>
          <w:rStyle w:val="FootnoteReference"/>
        </w:rPr>
        <w:footnoteRef/>
      </w:r>
      <w:r>
        <w:t xml:space="preserve"> [JS] or “and You will see me.”</w:t>
      </w:r>
    </w:p>
  </w:footnote>
  <w:footnote w:id="37">
    <w:p w14:paraId="2738F1D2" w14:textId="121829F4" w:rsidR="00B102EF" w:rsidRDefault="00B102EF" w:rsidP="00DC2AAA">
      <w:pPr>
        <w:pStyle w:val="footnote"/>
      </w:pPr>
      <w:r>
        <w:rPr>
          <w:rStyle w:val="FootnoteReference"/>
        </w:rPr>
        <w:footnoteRef/>
      </w:r>
      <w:r>
        <w:t xml:space="preserve"> [JS] or lawlessness</w:t>
      </w:r>
    </w:p>
  </w:footnote>
  <w:footnote w:id="38">
    <w:p w14:paraId="0C722E17" w14:textId="0C245CCD" w:rsidR="00B102EF" w:rsidRDefault="00B102EF" w:rsidP="00423962">
      <w:pPr>
        <w:pStyle w:val="footnote"/>
      </w:pPr>
      <w:r>
        <w:rPr>
          <w:rStyle w:val="FootnoteReference"/>
        </w:rPr>
        <w:footnoteRef/>
      </w:r>
      <w:r>
        <w:t xml:space="preserve"> [JS] “do obeisance”, “worship”, referring to the physical act</w:t>
      </w:r>
    </w:p>
  </w:footnote>
  <w:footnote w:id="39">
    <w:p w14:paraId="673FFF4D" w14:textId="4AC67C07" w:rsidR="00B102EF" w:rsidRPr="004A3E27" w:rsidRDefault="00B102E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0">
    <w:p w14:paraId="071C992F" w14:textId="3411D0F6" w:rsidR="00B102EF" w:rsidRDefault="00B102E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1">
    <w:p w14:paraId="1D32253D" w14:textId="125A513D" w:rsidR="00B102EF" w:rsidRPr="004A3E27" w:rsidRDefault="00B102EF" w:rsidP="00C06875">
      <w:pPr>
        <w:pStyle w:val="footnote"/>
      </w:pPr>
      <w:r w:rsidRPr="004A3E27">
        <w:rPr>
          <w:rStyle w:val="FootnoteReference"/>
        </w:rPr>
        <w:footnoteRef/>
      </w:r>
      <w:r w:rsidRPr="004A3E27">
        <w:t xml:space="preserve"> </w:t>
      </w:r>
      <w:r>
        <w:t>cf</w:t>
      </w:r>
      <w:r w:rsidRPr="004A3E27">
        <w:t>. Psalm 37:2; Jeremiah 10:24.</w:t>
      </w:r>
    </w:p>
  </w:footnote>
  <w:footnote w:id="42">
    <w:p w14:paraId="27CB451E" w14:textId="0CFB2FE9" w:rsidR="00B102EF" w:rsidRPr="004A3E27" w:rsidRDefault="00B102E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3">
    <w:p w14:paraId="191F4176" w14:textId="002666CD" w:rsidR="00B102EF" w:rsidRDefault="00B102EF" w:rsidP="00530F84">
      <w:pPr>
        <w:pStyle w:val="footnote"/>
      </w:pPr>
      <w:r>
        <w:rPr>
          <w:rStyle w:val="FootnoteReference"/>
        </w:rPr>
        <w:footnoteRef/>
      </w:r>
      <w:r>
        <w:t xml:space="preserve"> [JS] or “give thanks”. The word conveys “thankfully confess with praise”</w:t>
      </w:r>
    </w:p>
  </w:footnote>
  <w:footnote w:id="44">
    <w:p w14:paraId="3C274CF7" w14:textId="753C99BC" w:rsidR="00B102EF" w:rsidRPr="004A3E27" w:rsidRDefault="00B102E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5">
    <w:p w14:paraId="426DCAC0" w14:textId="3C0A3857" w:rsidR="00B102EF" w:rsidRDefault="00B102EF" w:rsidP="00530F84">
      <w:pPr>
        <w:pStyle w:val="footnote"/>
      </w:pPr>
      <w:r>
        <w:rPr>
          <w:rStyle w:val="FootnoteReference"/>
        </w:rPr>
        <w:footnoteRef/>
      </w:r>
      <w:r>
        <w:t xml:space="preserve"> [JS] Fr. Lazarus and Brenton interpolate “my enemy”</w:t>
      </w:r>
    </w:p>
  </w:footnote>
  <w:footnote w:id="46">
    <w:p w14:paraId="4AC07AFE" w14:textId="206B4893" w:rsidR="00B102EF" w:rsidRPr="004A3E27" w:rsidRDefault="00B102EF" w:rsidP="00C06875">
      <w:pPr>
        <w:pStyle w:val="footnote"/>
      </w:pPr>
      <w:r w:rsidRPr="004A3E27">
        <w:rPr>
          <w:rStyle w:val="FootnoteReference"/>
        </w:rPr>
        <w:footnoteRef/>
      </w:r>
      <w:r w:rsidRPr="004A3E27">
        <w:t xml:space="preserve"> </w:t>
      </w:r>
      <w:r>
        <w:t>cf</w:t>
      </w:r>
      <w:r w:rsidRPr="004A3E27">
        <w:t>. 1 Pet. 5:8.</w:t>
      </w:r>
    </w:p>
  </w:footnote>
  <w:footnote w:id="47">
    <w:p w14:paraId="553B4541" w14:textId="77777777" w:rsidR="00B102EF" w:rsidRPr="004A3E27" w:rsidRDefault="00B102EF" w:rsidP="00C06875">
      <w:pPr>
        <w:pStyle w:val="footnote"/>
      </w:pPr>
      <w:r w:rsidRPr="004A3E27">
        <w:rPr>
          <w:rStyle w:val="FootnoteReference"/>
        </w:rPr>
        <w:footnoteRef/>
      </w:r>
      <w:r w:rsidRPr="004A3E27">
        <w:t xml:space="preserve"> Empties fall (Ephes. 5:18).</w:t>
      </w:r>
    </w:p>
  </w:footnote>
  <w:footnote w:id="48">
    <w:p w14:paraId="5DDCA66E" w14:textId="77777777" w:rsidR="00B102EF" w:rsidRPr="004A3E27" w:rsidRDefault="00B102E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9">
    <w:p w14:paraId="3FBE71C1" w14:textId="749D259D" w:rsidR="00B102EF" w:rsidRDefault="00B102EF" w:rsidP="00741EF6">
      <w:pPr>
        <w:pStyle w:val="footnote"/>
      </w:pPr>
      <w:r>
        <w:rPr>
          <w:rStyle w:val="FootnoteReference"/>
        </w:rPr>
        <w:footnoteRef/>
      </w:r>
      <w:r>
        <w:t xml:space="preserve"> [JS] or “give thanks to”, or “thankfully confess the Lord with Praise”</w:t>
      </w:r>
    </w:p>
  </w:footnote>
  <w:footnote w:id="50">
    <w:p w14:paraId="74E99F4D" w14:textId="77777777" w:rsidR="00B102EF" w:rsidRPr="004A3E27" w:rsidRDefault="00B102E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1">
    <w:p w14:paraId="419148E7" w14:textId="77777777" w:rsidR="00B102EF" w:rsidRPr="004A3E27" w:rsidRDefault="00B102EF" w:rsidP="00C06875">
      <w:pPr>
        <w:pStyle w:val="footnote"/>
      </w:pPr>
      <w:r w:rsidRPr="004A3E27">
        <w:rPr>
          <w:rStyle w:val="FootnoteReference"/>
        </w:rPr>
        <w:footnoteRef/>
      </w:r>
      <w:r w:rsidRPr="004A3E27">
        <w:t xml:space="preserve"> Mt. 21:16.</w:t>
      </w:r>
    </w:p>
  </w:footnote>
  <w:footnote w:id="52">
    <w:p w14:paraId="263154A0" w14:textId="77777777" w:rsidR="00B102EF" w:rsidRPr="004A3E27" w:rsidRDefault="00B102E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3">
    <w:p w14:paraId="7ECF8A2D" w14:textId="77777777" w:rsidR="00B102EF" w:rsidRPr="004A3E27" w:rsidRDefault="00B102EF" w:rsidP="00C06875">
      <w:pPr>
        <w:pStyle w:val="footnote"/>
      </w:pPr>
      <w:r w:rsidRPr="004A3E27">
        <w:rPr>
          <w:rStyle w:val="FootnoteReference"/>
        </w:rPr>
        <w:footnoteRef/>
      </w:r>
      <w:r w:rsidRPr="004A3E27">
        <w:t xml:space="preserve"> Heb. 2:6-8. The Sovereignty of the Son of Man (Messiah).</w:t>
      </w:r>
    </w:p>
  </w:footnote>
  <w:footnote w:id="54">
    <w:p w14:paraId="04C11CE1" w14:textId="67416AE0" w:rsidR="00B102EF" w:rsidRDefault="00B102EF" w:rsidP="00741EF6">
      <w:pPr>
        <w:pStyle w:val="footnote"/>
      </w:pPr>
      <w:r>
        <w:rPr>
          <w:rStyle w:val="FootnoteReference"/>
        </w:rPr>
        <w:footnoteRef/>
      </w:r>
      <w:r>
        <w:t xml:space="preserve"> [JS] or “thank”, “I will thankfully confess You with praise”</w:t>
      </w:r>
    </w:p>
  </w:footnote>
  <w:footnote w:id="55">
    <w:p w14:paraId="4A64FA1B" w14:textId="245FE10B" w:rsidR="00B102EF" w:rsidRDefault="00B102EF" w:rsidP="005C7C41">
      <w:pPr>
        <w:pStyle w:val="footnote"/>
      </w:pPr>
      <w:r>
        <w:rPr>
          <w:rStyle w:val="FootnoteReference"/>
        </w:rPr>
        <w:footnoteRef/>
      </w:r>
      <w:r>
        <w:t xml:space="preserve"> [JS] Or, “I will confess You with thanksgiving”</w:t>
      </w:r>
    </w:p>
  </w:footnote>
  <w:footnote w:id="56">
    <w:p w14:paraId="70996BAC" w14:textId="67EDD120" w:rsidR="00B102EF" w:rsidRDefault="00B102EF" w:rsidP="00741EF6">
      <w:pPr>
        <w:pStyle w:val="footnote"/>
      </w:pPr>
      <w:r>
        <w:rPr>
          <w:rStyle w:val="FootnoteReference"/>
        </w:rPr>
        <w:footnoteRef/>
      </w:r>
      <w:r>
        <w:t xml:space="preserve"> [JS] literally, “from before Your face”</w:t>
      </w:r>
    </w:p>
  </w:footnote>
  <w:footnote w:id="57">
    <w:p w14:paraId="1EEFD7A1" w14:textId="55BF803F" w:rsidR="00B102EF" w:rsidRPr="004A3E27" w:rsidRDefault="00B102E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8">
    <w:p w14:paraId="722FF076" w14:textId="77777777" w:rsidR="00B102EF" w:rsidRPr="004A3E27" w:rsidRDefault="00B102E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9">
    <w:p w14:paraId="3428C8D1" w14:textId="77777777" w:rsidR="00B102EF" w:rsidRPr="004A3E27" w:rsidRDefault="00B102E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0">
    <w:p w14:paraId="1BACCDC6" w14:textId="77777777" w:rsidR="00B102EF" w:rsidRPr="004A3E27" w:rsidRDefault="00B102E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1">
    <w:p w14:paraId="35D4643B" w14:textId="1AD327CF" w:rsidR="00B102EF" w:rsidRDefault="00B102EF" w:rsidP="00AF711D">
      <w:pPr>
        <w:pStyle w:val="footnote"/>
      </w:pPr>
      <w:r>
        <w:rPr>
          <w:rStyle w:val="FootnoteReference"/>
        </w:rPr>
        <w:footnoteRef/>
      </w:r>
      <w:r>
        <w:t xml:space="preserve"> [JS] literally, “arm”</w:t>
      </w:r>
    </w:p>
  </w:footnote>
  <w:footnote w:id="62">
    <w:p w14:paraId="4F5EE238" w14:textId="67FB8443" w:rsidR="00B102EF" w:rsidRPr="004A3E27" w:rsidRDefault="00B102EF" w:rsidP="00BD5BBE">
      <w:pPr>
        <w:pStyle w:val="footnote"/>
      </w:pPr>
      <w:r w:rsidRPr="004A3E27">
        <w:rPr>
          <w:rStyle w:val="FootnoteReference"/>
        </w:rPr>
        <w:footnoteRef/>
      </w:r>
      <w:r w:rsidRPr="004A3E27">
        <w:t xml:space="preserve"> </w:t>
      </w:r>
      <w:r>
        <w:t>cf</w:t>
      </w:r>
      <w:r w:rsidRPr="004A3E27">
        <w:t>. 2 Cor. 6:16; 1 Cor. 6:19.</w:t>
      </w:r>
    </w:p>
  </w:footnote>
  <w:footnote w:id="63">
    <w:p w14:paraId="06196E84" w14:textId="09CA15AE" w:rsidR="00B102EF" w:rsidRPr="004A3E27" w:rsidRDefault="00B102EF" w:rsidP="00BD5BBE">
      <w:pPr>
        <w:pStyle w:val="footnote"/>
      </w:pPr>
      <w:r w:rsidRPr="004A3E27">
        <w:rPr>
          <w:rStyle w:val="FootnoteReference"/>
        </w:rPr>
        <w:footnoteRef/>
      </w:r>
      <w:r w:rsidRPr="004A3E27">
        <w:t xml:space="preserve"> </w:t>
      </w:r>
      <w:r>
        <w:t>cf</w:t>
      </w:r>
      <w:r w:rsidRPr="004A3E27">
        <w:t>. Mt. 10:19, 20; Luke 21:12-19.</w:t>
      </w:r>
    </w:p>
  </w:footnote>
  <w:footnote w:id="64">
    <w:p w14:paraId="18B16E36" w14:textId="67403665" w:rsidR="00B102EF" w:rsidRPr="004A3E27" w:rsidRDefault="00B102E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5">
    <w:p w14:paraId="11679EA7" w14:textId="7150F53F" w:rsidR="00B102EF" w:rsidRDefault="00B102E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6">
    <w:p w14:paraId="6D7546C6" w14:textId="173E810C" w:rsidR="00B102EF" w:rsidRDefault="00B102EF" w:rsidP="003F1DDB">
      <w:pPr>
        <w:pStyle w:val="footnote"/>
      </w:pPr>
      <w:r>
        <w:rPr>
          <w:rStyle w:val="FootnoteReference"/>
        </w:rPr>
        <w:footnoteRef/>
      </w:r>
      <w:r>
        <w:t xml:space="preserve"> [JS] from Fr. Athanasius</w:t>
      </w:r>
    </w:p>
  </w:footnote>
  <w:footnote w:id="67">
    <w:p w14:paraId="69DDC031" w14:textId="072B35A0" w:rsidR="00B102EF" w:rsidRPr="004A3E27" w:rsidRDefault="00B102E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8">
    <w:p w14:paraId="7B2308F0" w14:textId="163ED086" w:rsidR="00B102EF" w:rsidRPr="004A3E27" w:rsidRDefault="00B102E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9">
    <w:p w14:paraId="0A1AEA09" w14:textId="719947E0" w:rsidR="00B102EF" w:rsidRPr="004A3E27" w:rsidRDefault="00B102E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0">
    <w:p w14:paraId="4590FEB6" w14:textId="77777777" w:rsidR="00B102EF" w:rsidRPr="004A3E27" w:rsidRDefault="00B102EF" w:rsidP="00BD5BBE">
      <w:pPr>
        <w:pStyle w:val="footnote"/>
      </w:pPr>
      <w:r w:rsidRPr="004A3E27">
        <w:rPr>
          <w:rStyle w:val="FootnoteReference"/>
        </w:rPr>
        <w:footnoteRef/>
      </w:r>
      <w:r w:rsidRPr="004A3E27">
        <w:t xml:space="preserve"> At: </w:t>
      </w:r>
      <w:r w:rsidRPr="004A3E27">
        <w:rPr>
          <w:i/>
        </w:rPr>
        <w:t>or</w:t>
      </w:r>
      <w:r w:rsidRPr="004A3E27">
        <w:t>, In.</w:t>
      </w:r>
    </w:p>
  </w:footnote>
  <w:footnote w:id="71">
    <w:p w14:paraId="668862BB" w14:textId="77777777" w:rsidR="00B102EF" w:rsidRPr="004A3E27" w:rsidRDefault="00B102EF" w:rsidP="00BD5BBE">
      <w:pPr>
        <w:pStyle w:val="footnote"/>
      </w:pPr>
      <w:r w:rsidRPr="004A3E27">
        <w:rPr>
          <w:rStyle w:val="FootnoteReference"/>
        </w:rPr>
        <w:footnoteRef/>
      </w:r>
      <w:r w:rsidRPr="004A3E27">
        <w:t xml:space="preserve"> i.e. Hear Christ who intercedes on our behalf (1 Cor. 1:30; Rom. 8: 34).</w:t>
      </w:r>
    </w:p>
  </w:footnote>
  <w:footnote w:id="72">
    <w:p w14:paraId="6CFE3221" w14:textId="05261702" w:rsidR="00B102EF" w:rsidRPr="004A3E27" w:rsidRDefault="00B102EF" w:rsidP="007C28F0">
      <w:pPr>
        <w:pStyle w:val="footnote"/>
      </w:pPr>
      <w:r w:rsidRPr="004A3E27">
        <w:rPr>
          <w:rStyle w:val="FootnoteReference"/>
        </w:rPr>
        <w:footnoteRef/>
      </w:r>
      <w:r w:rsidRPr="004A3E27">
        <w:t xml:space="preserve"> </w:t>
      </w:r>
      <w:r>
        <w:t>cf</w:t>
      </w:r>
      <w:r w:rsidRPr="004A3E27">
        <w:t>. 2 Tim. 2:3, 12.</w:t>
      </w:r>
    </w:p>
  </w:footnote>
  <w:footnote w:id="73">
    <w:p w14:paraId="5F29B1F0" w14:textId="77777777" w:rsidR="00B102EF" w:rsidRPr="004A3E27" w:rsidRDefault="00B102E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4">
    <w:p w14:paraId="5D9C28AA" w14:textId="77777777" w:rsidR="00B102EF" w:rsidRPr="004A3E27" w:rsidRDefault="00B102EF" w:rsidP="00BD5BBE">
      <w:pPr>
        <w:pStyle w:val="footnote"/>
      </w:pPr>
      <w:r w:rsidRPr="004A3E27">
        <w:rPr>
          <w:rStyle w:val="FootnoteReference"/>
        </w:rPr>
        <w:footnoteRef/>
      </w:r>
      <w:r w:rsidRPr="004A3E27">
        <w:t xml:space="preserve"> ‘They cast Me out of their city and now surround Me on the cross’ (St. Augustine).</w:t>
      </w:r>
    </w:p>
  </w:footnote>
  <w:footnote w:id="75">
    <w:p w14:paraId="4AD0F1DA" w14:textId="77777777" w:rsidR="00B102EF" w:rsidRPr="004A3E27" w:rsidRDefault="00B102E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6">
    <w:p w14:paraId="1D6BB5F1" w14:textId="7BEDD296" w:rsidR="00B102EF" w:rsidRDefault="00B102EF" w:rsidP="00D47452">
      <w:pPr>
        <w:pStyle w:val="footnote"/>
      </w:pPr>
      <w:r>
        <w:rPr>
          <w:rStyle w:val="FootnoteReference"/>
        </w:rPr>
        <w:footnoteRef/>
      </w:r>
      <w:r>
        <w:t xml:space="preserve"> [JS] or “foundation”</w:t>
      </w:r>
    </w:p>
  </w:footnote>
  <w:footnote w:id="77">
    <w:p w14:paraId="3C5663F2" w14:textId="2A9D9C12" w:rsidR="00B102EF" w:rsidRDefault="00B102EF" w:rsidP="00D47452">
      <w:pPr>
        <w:pStyle w:val="footnote"/>
      </w:pPr>
      <w:r>
        <w:rPr>
          <w:rStyle w:val="FootnoteReference"/>
        </w:rPr>
        <w:footnoteRef/>
      </w:r>
      <w:r>
        <w:t xml:space="preserve"> [JS] Fr. Lazarus has “my saviour”. I.e. the power of my salvation, or the One with power to save me.</w:t>
      </w:r>
    </w:p>
  </w:footnote>
  <w:footnote w:id="78">
    <w:p w14:paraId="4CDB07D8" w14:textId="14188044" w:rsidR="00B102EF" w:rsidRPr="004A3E27" w:rsidRDefault="00B102EF" w:rsidP="00BD5BBE">
      <w:pPr>
        <w:pStyle w:val="footnote"/>
      </w:pPr>
      <w:r w:rsidRPr="004A3E27">
        <w:rPr>
          <w:rStyle w:val="FootnoteReference"/>
        </w:rPr>
        <w:footnoteRef/>
      </w:r>
      <w:r w:rsidRPr="004A3E27">
        <w:t xml:space="preserve"> </w:t>
      </w:r>
      <w:r>
        <w:t>Cf</w:t>
      </w:r>
      <w:r w:rsidRPr="004A3E27">
        <w:t>. Acts 2:24.</w:t>
      </w:r>
    </w:p>
  </w:footnote>
  <w:footnote w:id="79">
    <w:p w14:paraId="09C8C689" w14:textId="5B1E38B7" w:rsidR="00B102EF" w:rsidRPr="004A3E27" w:rsidRDefault="00B102EF" w:rsidP="00BD5BBE">
      <w:pPr>
        <w:pStyle w:val="footnote"/>
      </w:pPr>
      <w:r w:rsidRPr="004A3E27">
        <w:rPr>
          <w:rStyle w:val="FootnoteReference"/>
        </w:rPr>
        <w:footnoteRef/>
      </w:r>
      <w:r w:rsidRPr="004A3E27">
        <w:t xml:space="preserve"> </w:t>
      </w:r>
      <w:r>
        <w:t>cf</w:t>
      </w:r>
      <w:r w:rsidRPr="004A3E27">
        <w:t>. Exodus 9:23.</w:t>
      </w:r>
    </w:p>
  </w:footnote>
  <w:footnote w:id="80">
    <w:p w14:paraId="1AF95C05" w14:textId="4DAED5F3" w:rsidR="00B102EF" w:rsidRDefault="00B102EF" w:rsidP="00D47452">
      <w:pPr>
        <w:pStyle w:val="footnote"/>
      </w:pPr>
      <w:r>
        <w:rPr>
          <w:rStyle w:val="FootnoteReference"/>
        </w:rPr>
        <w:footnoteRef/>
      </w:r>
      <w:r>
        <w:t xml:space="preserve"> [JS] literally, “then the sptrings of water were seen/appeared”</w:t>
      </w:r>
    </w:p>
  </w:footnote>
  <w:footnote w:id="81">
    <w:p w14:paraId="767519CF" w14:textId="3A0C4171" w:rsidR="00B102EF" w:rsidRPr="004A3E27" w:rsidRDefault="00B102E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2">
    <w:p w14:paraId="056C0234" w14:textId="77777777" w:rsidR="00B102EF" w:rsidRPr="004A3E27" w:rsidRDefault="00B102EF"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1592BE4E" w:rsidR="00B102EF" w:rsidRPr="004A3E27" w:rsidRDefault="00B102EF" w:rsidP="00BD5BBE">
      <w:pPr>
        <w:pStyle w:val="footnote"/>
      </w:pPr>
      <w:r w:rsidRPr="004A3E27">
        <w:rPr>
          <w:rStyle w:val="FootnoteReference"/>
        </w:rPr>
        <w:footnoteRef/>
      </w:r>
      <w:r w:rsidRPr="004A3E27">
        <w:t xml:space="preserve"> </w:t>
      </w:r>
      <w:r>
        <w:t>cf</w:t>
      </w:r>
      <w:r w:rsidRPr="004A3E27">
        <w:t>. Rev. 21:23.</w:t>
      </w:r>
    </w:p>
  </w:footnote>
  <w:footnote w:id="84">
    <w:p w14:paraId="7A34B80F" w14:textId="77777777" w:rsidR="00B102EF" w:rsidRPr="004A3E27" w:rsidRDefault="00B102E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B102EF" w:rsidRPr="004A3E27" w:rsidRDefault="00B102E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7F859200" w14:textId="0E8BB508" w:rsidR="00B102EF" w:rsidRDefault="00B102EF" w:rsidP="006303CE">
      <w:pPr>
        <w:pStyle w:val="footnote"/>
      </w:pPr>
      <w:r>
        <w:rPr>
          <w:rStyle w:val="FootnoteReference"/>
        </w:rPr>
        <w:footnoteRef/>
      </w:r>
      <w:r>
        <w:t xml:space="preserve"> [JS] or “give thanks to You”, or “thankfully confess You with praise”</w:t>
      </w:r>
    </w:p>
  </w:footnote>
  <w:footnote w:id="87">
    <w:p w14:paraId="57A591AD" w14:textId="5B4F539E" w:rsidR="00B102EF" w:rsidRPr="004A3E27" w:rsidRDefault="00B102E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8">
    <w:p w14:paraId="05D27F74" w14:textId="77777777" w:rsidR="00B102EF" w:rsidRPr="004A3E27" w:rsidRDefault="00B102E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9">
    <w:p w14:paraId="07D44CE8" w14:textId="682DE898" w:rsidR="00B102EF" w:rsidRDefault="00B102EF" w:rsidP="00D019CA">
      <w:pPr>
        <w:pStyle w:val="footnote"/>
      </w:pPr>
      <w:r>
        <w:rPr>
          <w:rStyle w:val="FootnoteReference"/>
        </w:rPr>
        <w:footnoteRef/>
      </w:r>
      <w:r>
        <w:t xml:space="preserve"> [JS] lit. day to day</w:t>
      </w:r>
    </w:p>
  </w:footnote>
  <w:footnote w:id="90">
    <w:p w14:paraId="4D739E0B" w14:textId="0FB443F5" w:rsidR="00B102EF" w:rsidRDefault="00B102EF" w:rsidP="00D019CA">
      <w:pPr>
        <w:pStyle w:val="footnote"/>
      </w:pPr>
      <w:r>
        <w:rPr>
          <w:rStyle w:val="FootnoteReference"/>
        </w:rPr>
        <w:footnoteRef/>
      </w:r>
      <w:r>
        <w:t xml:space="preserve"> [JS] Fr. Lazarus has “and no sound of them is heard.” And then prepends “yet” to the next vs.</w:t>
      </w:r>
    </w:p>
  </w:footnote>
  <w:footnote w:id="91">
    <w:p w14:paraId="7770444D" w14:textId="77777777" w:rsidR="00B102EF" w:rsidRPr="004A3E27" w:rsidRDefault="00B102EF" w:rsidP="00BD5BBE">
      <w:pPr>
        <w:pStyle w:val="footnote"/>
      </w:pPr>
      <w:r w:rsidRPr="004A3E27">
        <w:rPr>
          <w:rStyle w:val="FootnoteReference"/>
        </w:rPr>
        <w:footnoteRef/>
      </w:r>
      <w:r w:rsidRPr="004A3E27">
        <w:t xml:space="preserve"> Rom. 10:18.</w:t>
      </w:r>
    </w:p>
  </w:footnote>
  <w:footnote w:id="92">
    <w:p w14:paraId="774F183E" w14:textId="35452E5D" w:rsidR="00B102EF" w:rsidRDefault="00B102EF" w:rsidP="005E2409">
      <w:pPr>
        <w:pStyle w:val="footnote"/>
      </w:pPr>
      <w:r>
        <w:rPr>
          <w:rStyle w:val="FootnoteReference"/>
        </w:rPr>
        <w:footnoteRef/>
      </w:r>
      <w:r>
        <w:t xml:space="preserve"> [JS] Fr. Lazarus has “sanctuary”</w:t>
      </w:r>
    </w:p>
  </w:footnote>
  <w:footnote w:id="93">
    <w:p w14:paraId="28F942E6" w14:textId="353F357B" w:rsidR="00B102EF" w:rsidRPr="004A3E27" w:rsidRDefault="00B102EF" w:rsidP="00BD5BBE">
      <w:pPr>
        <w:pStyle w:val="footnote"/>
      </w:pPr>
      <w:r w:rsidRPr="004A3E27">
        <w:rPr>
          <w:rStyle w:val="FootnoteReference"/>
        </w:rPr>
        <w:footnoteRef/>
      </w:r>
      <w:r w:rsidRPr="004A3E27">
        <w:t xml:space="preserve"> </w:t>
      </w:r>
      <w:r>
        <w:t>cf</w:t>
      </w:r>
      <w:r w:rsidRPr="004A3E27">
        <w:t>. Ps. 88:38.</w:t>
      </w:r>
    </w:p>
  </w:footnote>
  <w:footnote w:id="94">
    <w:p w14:paraId="2DBF8356" w14:textId="76DCF8DE" w:rsidR="00B102EF" w:rsidRDefault="00B102EF" w:rsidP="005E2409">
      <w:pPr>
        <w:pStyle w:val="footnote"/>
      </w:pPr>
      <w:r>
        <w:rPr>
          <w:rStyle w:val="FootnoteReference"/>
        </w:rPr>
        <w:footnoteRef/>
      </w:r>
      <w:r>
        <w:t xml:space="preserve"> [JS] literally “giant”</w:t>
      </w:r>
    </w:p>
  </w:footnote>
  <w:footnote w:id="95">
    <w:p w14:paraId="4D5F61F1" w14:textId="397EFA8A" w:rsidR="00B102EF" w:rsidRDefault="00B102EF" w:rsidP="005E2409">
      <w:pPr>
        <w:pStyle w:val="footnote"/>
      </w:pPr>
      <w:r>
        <w:rPr>
          <w:rStyle w:val="FootnoteReference"/>
        </w:rPr>
        <w:footnoteRef/>
      </w:r>
      <w:r>
        <w:t xml:space="preserve"> [JS] or “it”</w:t>
      </w:r>
    </w:p>
  </w:footnote>
  <w:footnote w:id="96">
    <w:p w14:paraId="7D882E05" w14:textId="2F32DF97" w:rsidR="00B102EF" w:rsidRPr="004A3E27" w:rsidRDefault="00B102EF" w:rsidP="00BD5BBE">
      <w:pPr>
        <w:pStyle w:val="footnote"/>
      </w:pPr>
      <w:r w:rsidRPr="004A3E27">
        <w:rPr>
          <w:rStyle w:val="FootnoteReference"/>
        </w:rPr>
        <w:footnoteRef/>
      </w:r>
      <w:r w:rsidRPr="004A3E27">
        <w:t xml:space="preserve"> </w:t>
      </w:r>
      <w:r>
        <w:t>cf</w:t>
      </w:r>
      <w:r w:rsidRPr="004A3E27">
        <w:t>. Ps. 118:72.</w:t>
      </w:r>
    </w:p>
  </w:footnote>
  <w:footnote w:id="97">
    <w:p w14:paraId="6C5A660E" w14:textId="77777777" w:rsidR="00B102EF" w:rsidRPr="004A3E27" w:rsidRDefault="00B102E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8">
    <w:p w14:paraId="630A2B2F" w14:textId="0471B728" w:rsidR="00B102EF" w:rsidRPr="004A3E27" w:rsidRDefault="00B102E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9">
    <w:p w14:paraId="5268EBEE" w14:textId="2E7234AE" w:rsidR="00B102EF" w:rsidRDefault="00B102EF" w:rsidP="00223CB5">
      <w:pPr>
        <w:pStyle w:val="footnote"/>
      </w:pPr>
      <w:r>
        <w:rPr>
          <w:rStyle w:val="FootnoteReference"/>
        </w:rPr>
        <w:footnoteRef/>
      </w:r>
      <w:r>
        <w:t xml:space="preserve"> [JS] literally “holy place”.</w:t>
      </w:r>
    </w:p>
  </w:footnote>
  <w:footnote w:id="100">
    <w:p w14:paraId="383B4369" w14:textId="77777777" w:rsidR="00B102EF" w:rsidRDefault="00B102E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1">
    <w:p w14:paraId="18278CE8" w14:textId="798A67A6" w:rsidR="00B102EF" w:rsidRPr="004A3E27" w:rsidRDefault="00B102E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2">
    <w:p w14:paraId="1559CF30" w14:textId="345B8878" w:rsidR="00B102EF" w:rsidRDefault="00B102EF" w:rsidP="00A10A86">
      <w:pPr>
        <w:pStyle w:val="footnote"/>
      </w:pPr>
      <w:r>
        <w:rPr>
          <w:rStyle w:val="FootnoteReference"/>
        </w:rPr>
        <w:footnoteRef/>
      </w:r>
      <w:r>
        <w:t xml:space="preserve"> [JS] or “his glory is great by your salvation/deliverance”</w:t>
      </w:r>
    </w:p>
  </w:footnote>
  <w:footnote w:id="103">
    <w:p w14:paraId="40556A29" w14:textId="77777777" w:rsidR="00B102EF" w:rsidRPr="004A3E27" w:rsidRDefault="00B102E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4">
    <w:p w14:paraId="27D6847B" w14:textId="77777777" w:rsidR="00B102EF" w:rsidRPr="004A3E27" w:rsidRDefault="00B102EF" w:rsidP="00BD5BBE">
      <w:pPr>
        <w:pStyle w:val="footnote"/>
      </w:pPr>
      <w:r w:rsidRPr="004A3E27">
        <w:rPr>
          <w:rStyle w:val="FootnoteReference"/>
        </w:rPr>
        <w:footnoteRef/>
      </w:r>
      <w:r w:rsidRPr="004A3E27">
        <w:t xml:space="preserve"> ‘Christ died that we might live’ (1 Thess. 5:10; 1 Pet. 2:24).</w:t>
      </w:r>
    </w:p>
  </w:footnote>
  <w:footnote w:id="105">
    <w:p w14:paraId="6BA53780" w14:textId="3A4D561C" w:rsidR="00B102EF" w:rsidRPr="004A3E27" w:rsidRDefault="00B102E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6">
    <w:p w14:paraId="3C4F1B04" w14:textId="0B824CBF" w:rsidR="00B102EF" w:rsidRPr="004A3E27" w:rsidRDefault="00B102E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7">
    <w:p w14:paraId="49AF07F8" w14:textId="1ADD3608" w:rsidR="00B102EF" w:rsidRDefault="00B102EF" w:rsidP="00614947">
      <w:pPr>
        <w:pStyle w:val="footnote"/>
      </w:pPr>
      <w:r>
        <w:rPr>
          <w:rStyle w:val="FootnoteReference"/>
        </w:rPr>
        <w:footnoteRef/>
      </w:r>
      <w:r>
        <w:t xml:space="preserve"> [JS] Fr. Lazarus has “dwell in the holy place”.</w:t>
      </w:r>
    </w:p>
  </w:footnote>
  <w:footnote w:id="108">
    <w:p w14:paraId="41CC497C" w14:textId="77777777" w:rsidR="00B102EF" w:rsidRPr="004A3E27" w:rsidRDefault="00B102EF" w:rsidP="00BD5BBE">
      <w:pPr>
        <w:pStyle w:val="footnote"/>
      </w:pPr>
      <w:r w:rsidRPr="004A3E27">
        <w:rPr>
          <w:rStyle w:val="FootnoteReference"/>
        </w:rPr>
        <w:footnoteRef/>
      </w:r>
      <w:r w:rsidRPr="004A3E27">
        <w:t xml:space="preserve"> Mt. 27:39,43; Wis. 2:12-20.</w:t>
      </w:r>
    </w:p>
  </w:footnote>
  <w:footnote w:id="109">
    <w:p w14:paraId="552BFC80" w14:textId="77777777" w:rsidR="00B102EF" w:rsidRPr="004A3E27" w:rsidRDefault="00B102EF" w:rsidP="00BD5BBE">
      <w:pPr>
        <w:pStyle w:val="footnote"/>
      </w:pPr>
      <w:r w:rsidRPr="004A3E27">
        <w:rPr>
          <w:rStyle w:val="FootnoteReference"/>
        </w:rPr>
        <w:footnoteRef/>
      </w:r>
      <w:r w:rsidRPr="004A3E27">
        <w:t xml:space="preserve"> Lam. 2:16; 3:46.</w:t>
      </w:r>
    </w:p>
  </w:footnote>
  <w:footnote w:id="110">
    <w:p w14:paraId="1382AE44" w14:textId="77777777" w:rsidR="00B102EF" w:rsidRPr="004A3E27" w:rsidRDefault="00B102EF" w:rsidP="00BD5BBE">
      <w:pPr>
        <w:pStyle w:val="footnote"/>
      </w:pPr>
      <w:r w:rsidRPr="004A3E27">
        <w:rPr>
          <w:rStyle w:val="FootnoteReference"/>
        </w:rPr>
        <w:footnoteRef/>
      </w:r>
      <w:r w:rsidRPr="004A3E27">
        <w:t xml:space="preserve"> Jn. 19:37.</w:t>
      </w:r>
    </w:p>
  </w:footnote>
  <w:footnote w:id="111">
    <w:p w14:paraId="17643289" w14:textId="77777777" w:rsidR="00B102EF" w:rsidRPr="004A3E27" w:rsidRDefault="00B102EF" w:rsidP="00BD5BBE">
      <w:pPr>
        <w:pStyle w:val="footnote"/>
      </w:pPr>
      <w:r w:rsidRPr="004A3E27">
        <w:rPr>
          <w:rStyle w:val="FootnoteReference"/>
        </w:rPr>
        <w:footnoteRef/>
      </w:r>
      <w:r w:rsidRPr="004A3E27">
        <w:t xml:space="preserve"> Jn. 19:24.</w:t>
      </w:r>
    </w:p>
  </w:footnote>
  <w:footnote w:id="112">
    <w:p w14:paraId="79F35E59" w14:textId="3AF86606" w:rsidR="00B102EF" w:rsidRPr="004A3E27" w:rsidRDefault="00B102E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3">
    <w:p w14:paraId="17B5651D" w14:textId="24ADEBC4" w:rsidR="00B102EF" w:rsidRDefault="00B102EF" w:rsidP="00ED0D70">
      <w:pPr>
        <w:pStyle w:val="footnote"/>
      </w:pPr>
      <w:r>
        <w:rPr>
          <w:rStyle w:val="FootnoteReference"/>
        </w:rPr>
        <w:footnoteRef/>
      </w:r>
      <w:r>
        <w:t xml:space="preserve"> [JS]Others have “and my only-begotten from the hand of the dog.”</w:t>
      </w:r>
    </w:p>
  </w:footnote>
  <w:footnote w:id="114">
    <w:p w14:paraId="18C385E9" w14:textId="2415B4A3" w:rsidR="00B102EF" w:rsidRDefault="00B102EF" w:rsidP="00ED0D70">
      <w:pPr>
        <w:pStyle w:val="footnote"/>
      </w:pPr>
      <w:r>
        <w:rPr>
          <w:rStyle w:val="FootnoteReference"/>
        </w:rPr>
        <w:footnoteRef/>
      </w:r>
      <w:r>
        <w:t xml:space="preserve"> [JS] Fr. Lazarus has “the rhinoceros.”</w:t>
      </w:r>
    </w:p>
  </w:footnote>
  <w:footnote w:id="115">
    <w:p w14:paraId="08777F76" w14:textId="77777777" w:rsidR="00B102EF" w:rsidRPr="004A3E27" w:rsidRDefault="00B102EF" w:rsidP="00BD5BBE">
      <w:pPr>
        <w:pStyle w:val="footnote"/>
      </w:pPr>
      <w:r w:rsidRPr="004A3E27">
        <w:rPr>
          <w:rStyle w:val="FootnoteReference"/>
        </w:rPr>
        <w:footnoteRef/>
      </w:r>
      <w:r w:rsidRPr="004A3E27">
        <w:t xml:space="preserve"> Hebrews 2:12.</w:t>
      </w:r>
    </w:p>
  </w:footnote>
  <w:footnote w:id="116">
    <w:p w14:paraId="1C395EA2" w14:textId="6F37561F" w:rsidR="00B102EF" w:rsidRDefault="00B102EF" w:rsidP="000651AA">
      <w:pPr>
        <w:pStyle w:val="footnote"/>
      </w:pPr>
      <w:r>
        <w:rPr>
          <w:rStyle w:val="FootnoteReference"/>
        </w:rPr>
        <w:footnoteRef/>
      </w:r>
      <w:r>
        <w:t xml:space="preserve"> [JS] literally “all you seed of Jacob”</w:t>
      </w:r>
    </w:p>
  </w:footnote>
  <w:footnote w:id="117">
    <w:p w14:paraId="077193E5" w14:textId="6727B2C9" w:rsidR="00B102EF" w:rsidRDefault="00B102EF" w:rsidP="007A2D16">
      <w:pPr>
        <w:pStyle w:val="footnote"/>
      </w:pPr>
      <w:r>
        <w:rPr>
          <w:rStyle w:val="FootnoteReference"/>
        </w:rPr>
        <w:footnoteRef/>
      </w:r>
      <w:r>
        <w:t xml:space="preserve"> [JS] Congregation or assembly, not building.</w:t>
      </w:r>
    </w:p>
  </w:footnote>
  <w:footnote w:id="118">
    <w:p w14:paraId="332BD906" w14:textId="38FB3FF8" w:rsidR="00B102EF" w:rsidRDefault="00B102EF" w:rsidP="007A2D16">
      <w:pPr>
        <w:pStyle w:val="footnote"/>
      </w:pPr>
      <w:r>
        <w:rPr>
          <w:rStyle w:val="FootnoteReference"/>
        </w:rPr>
        <w:footnoteRef/>
      </w:r>
      <w:r>
        <w:t xml:space="preserve"> [JS] or “give thanks to”</w:t>
      </w:r>
    </w:p>
  </w:footnote>
  <w:footnote w:id="119">
    <w:p w14:paraId="5B6174F4" w14:textId="35F5BA44" w:rsidR="00B102EF" w:rsidRDefault="00B102EF" w:rsidP="000651AA">
      <w:pPr>
        <w:pStyle w:val="footnote"/>
      </w:pPr>
      <w:r>
        <w:rPr>
          <w:rStyle w:val="FootnoteReference"/>
        </w:rPr>
        <w:footnoteRef/>
      </w:r>
      <w:r>
        <w:t xml:space="preserve"> [JS] did obeisance, i.e. the physical act of bowing down.</w:t>
      </w:r>
    </w:p>
  </w:footnote>
  <w:footnote w:id="120">
    <w:p w14:paraId="6B61808C" w14:textId="77777777" w:rsidR="00B102EF" w:rsidRPr="004A3E27" w:rsidRDefault="00B102E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1">
    <w:p w14:paraId="168D5AEC" w14:textId="77777777" w:rsidR="00B102EF" w:rsidRPr="004A3E27" w:rsidRDefault="00B102EF" w:rsidP="00BD5BBE">
      <w:pPr>
        <w:pStyle w:val="footnote"/>
      </w:pPr>
      <w:r w:rsidRPr="004A3E27">
        <w:rPr>
          <w:rStyle w:val="FootnoteReference"/>
        </w:rPr>
        <w:footnoteRef/>
      </w:r>
      <w:r w:rsidRPr="004A3E27">
        <w:t xml:space="preserve"> Romans 3:24-26; John 17:4; 19:30.</w:t>
      </w:r>
    </w:p>
  </w:footnote>
  <w:footnote w:id="122">
    <w:p w14:paraId="47E5BE1D" w14:textId="6D6B1127" w:rsidR="00B102EF" w:rsidRPr="004A3E27" w:rsidRDefault="00B102E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3">
    <w:p w14:paraId="53BB4915" w14:textId="013E80AC" w:rsidR="00B102EF" w:rsidRPr="004A3E27" w:rsidRDefault="00B102E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4">
    <w:p w14:paraId="52EF8FB5" w14:textId="7D5C89FB" w:rsidR="00B102EF" w:rsidRPr="004A3E27" w:rsidRDefault="00B102EF" w:rsidP="00BD5BBE">
      <w:pPr>
        <w:pStyle w:val="footnote"/>
      </w:pPr>
      <w:r w:rsidRPr="004A3E27">
        <w:rPr>
          <w:rStyle w:val="FootnoteReference"/>
        </w:rPr>
        <w:footnoteRef/>
      </w:r>
      <w:r w:rsidRPr="004A3E27">
        <w:t xml:space="preserve"> </w:t>
      </w:r>
      <w:r>
        <w:t>cf</w:t>
      </w:r>
      <w:r w:rsidRPr="004A3E27">
        <w:t>. Ps. 26:4.</w:t>
      </w:r>
    </w:p>
  </w:footnote>
  <w:footnote w:id="125">
    <w:p w14:paraId="4B68EDDE" w14:textId="12EE5F02" w:rsidR="00B102EF" w:rsidRPr="004A3E27" w:rsidRDefault="00B102EF" w:rsidP="00BD5BBE">
      <w:pPr>
        <w:pStyle w:val="footnote"/>
      </w:pPr>
      <w:r w:rsidRPr="004A3E27">
        <w:rPr>
          <w:rStyle w:val="FootnoteReference"/>
        </w:rPr>
        <w:footnoteRef/>
      </w:r>
      <w:r w:rsidRPr="004A3E27">
        <w:t xml:space="preserve"> 1 Cor. 10:26-28; </w:t>
      </w:r>
      <w:r>
        <w:t>cf</w:t>
      </w:r>
      <w:r w:rsidRPr="004A3E27">
        <w:t>. Psalm 49:12.</w:t>
      </w:r>
    </w:p>
  </w:footnote>
  <w:footnote w:id="126">
    <w:p w14:paraId="137A32B2" w14:textId="77777777" w:rsidR="00B102EF" w:rsidRPr="004A3E27" w:rsidRDefault="00B102EF" w:rsidP="00BD5BBE">
      <w:pPr>
        <w:pStyle w:val="footnote"/>
      </w:pPr>
      <w:r w:rsidRPr="004A3E27">
        <w:rPr>
          <w:rStyle w:val="FootnoteReference"/>
        </w:rPr>
        <w:footnoteRef/>
      </w:r>
      <w:r w:rsidRPr="004A3E27">
        <w:t xml:space="preserve"> Is. 2:2; Dan. 2:35; 1 Cor. 10:4.</w:t>
      </w:r>
    </w:p>
  </w:footnote>
  <w:footnote w:id="127">
    <w:p w14:paraId="51F7905C" w14:textId="09ECCFBD" w:rsidR="00B102EF" w:rsidRPr="004A3E27" w:rsidRDefault="00B102E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8">
    <w:p w14:paraId="7B989AF7" w14:textId="411DE777" w:rsidR="00B102EF" w:rsidRDefault="00B102EF" w:rsidP="005A5E13">
      <w:pPr>
        <w:pStyle w:val="footnote"/>
      </w:pPr>
      <w:r>
        <w:rPr>
          <w:rStyle w:val="FootnoteReference"/>
        </w:rPr>
        <w:footnoteRef/>
      </w:r>
      <w:r>
        <w:t xml:space="preserve"> [JS] literally: “because they are from of old”.</w:t>
      </w:r>
    </w:p>
  </w:footnote>
  <w:footnote w:id="129">
    <w:p w14:paraId="78816607" w14:textId="60AD0FEA" w:rsidR="00B102EF" w:rsidRDefault="00B102EF" w:rsidP="00055722">
      <w:pPr>
        <w:pStyle w:val="footnote"/>
      </w:pPr>
      <w:r>
        <w:rPr>
          <w:rStyle w:val="FootnoteReference"/>
        </w:rPr>
        <w:footnoteRef/>
      </w:r>
      <w:r>
        <w:t xml:space="preserve"> [JS] literally, “so He sets a law for those who sin in the way.”</w:t>
      </w:r>
    </w:p>
  </w:footnote>
  <w:footnote w:id="130">
    <w:p w14:paraId="2169EE05" w14:textId="77777777" w:rsidR="00B102EF" w:rsidRPr="004A3E27" w:rsidRDefault="00B102EF" w:rsidP="00BD5BBE">
      <w:pPr>
        <w:pStyle w:val="footnote"/>
      </w:pPr>
      <w:r w:rsidRPr="004A3E27">
        <w:rPr>
          <w:rStyle w:val="FootnoteReference"/>
        </w:rPr>
        <w:footnoteRef/>
      </w:r>
      <w:r w:rsidRPr="004A3E27">
        <w:t xml:space="preserve"> seek: </w:t>
      </w:r>
      <w:r w:rsidRPr="004A3E27">
        <w:rPr>
          <w:i/>
        </w:rPr>
        <w:t>Heb</w:t>
      </w:r>
      <w:r w:rsidRPr="004A3E27">
        <w:t>. keep</w:t>
      </w:r>
    </w:p>
  </w:footnote>
  <w:footnote w:id="131">
    <w:p w14:paraId="77DCEC10" w14:textId="465E547A" w:rsidR="00B102EF" w:rsidRPr="004A3E27" w:rsidRDefault="00B102E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2">
    <w:p w14:paraId="10589304" w14:textId="75C5928C" w:rsidR="00B102EF" w:rsidRDefault="00B102EF" w:rsidP="00055722">
      <w:pPr>
        <w:pStyle w:val="footnote"/>
      </w:pPr>
      <w:r>
        <w:rPr>
          <w:rStyle w:val="FootnoteReference"/>
        </w:rPr>
        <w:footnoteRef/>
      </w:r>
      <w:r>
        <w:t xml:space="preserve"> [JS] NETS and Fr. Athanasius have “You will”</w:t>
      </w:r>
    </w:p>
  </w:footnote>
  <w:footnote w:id="133">
    <w:p w14:paraId="71590F21" w14:textId="77777777" w:rsidR="00B102EF" w:rsidRPr="004A3E27" w:rsidRDefault="00B102E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4">
    <w:p w14:paraId="42C6F902" w14:textId="27671EF5" w:rsidR="00B102EF" w:rsidRDefault="00B102EF" w:rsidP="003B7D97">
      <w:pPr>
        <w:pStyle w:val="footnote"/>
      </w:pPr>
      <w:r>
        <w:rPr>
          <w:rStyle w:val="FootnoteReference"/>
        </w:rPr>
        <w:footnoteRef/>
      </w:r>
      <w:r>
        <w:t xml:space="preserve"> Present in Fr. Athanasius and OSB.</w:t>
      </w:r>
    </w:p>
  </w:footnote>
  <w:footnote w:id="135">
    <w:p w14:paraId="00A665CB" w14:textId="42EDEB47" w:rsidR="00B102EF" w:rsidRPr="004A3E27" w:rsidRDefault="00B102E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6">
    <w:p w14:paraId="3EE7CB91" w14:textId="1CBB3112" w:rsidR="00B102EF" w:rsidRDefault="00B102EF" w:rsidP="003B7D97">
      <w:pPr>
        <w:pStyle w:val="footnote"/>
      </w:pPr>
      <w:r>
        <w:rPr>
          <w:rStyle w:val="FootnoteReference"/>
        </w:rPr>
        <w:footnoteRef/>
      </w:r>
      <w:r>
        <w:t xml:space="preserve"> Fr. Lazarus has “lonely and poor”. Fr. Athanasius has “an only son”. Others have “only-begotten and poor”</w:t>
      </w:r>
    </w:p>
  </w:footnote>
  <w:footnote w:id="137">
    <w:p w14:paraId="0A9BD984" w14:textId="77777777" w:rsidR="00B102EF" w:rsidRPr="004A3E27" w:rsidRDefault="00B102E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8">
    <w:p w14:paraId="17F45C59" w14:textId="65DF2916" w:rsidR="00B102EF" w:rsidRPr="004A3E27" w:rsidRDefault="00B102E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9">
    <w:p w14:paraId="14877493" w14:textId="77777777" w:rsidR="00B102EF" w:rsidRPr="004A3E27" w:rsidRDefault="00B102E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0">
    <w:p w14:paraId="489B5950" w14:textId="37592C41" w:rsidR="00B102EF" w:rsidRDefault="00B102EF" w:rsidP="00550F3A">
      <w:pPr>
        <w:pStyle w:val="footnote"/>
      </w:pPr>
      <w:r>
        <w:rPr>
          <w:rStyle w:val="FootnoteReference"/>
        </w:rPr>
        <w:footnoteRef/>
      </w:r>
      <w:r>
        <w:t xml:space="preserve"> [JS] literally, “place”</w:t>
      </w:r>
    </w:p>
  </w:footnote>
  <w:footnote w:id="141">
    <w:p w14:paraId="2B8FEA02" w14:textId="77777777" w:rsidR="00B102EF" w:rsidRPr="004A3E27" w:rsidRDefault="00B102EF" w:rsidP="00BD5BBE">
      <w:pPr>
        <w:pStyle w:val="footnote"/>
      </w:pPr>
      <w:r w:rsidRPr="004A3E27">
        <w:rPr>
          <w:rStyle w:val="FootnoteReference"/>
        </w:rPr>
        <w:footnoteRef/>
      </w:r>
      <w:r w:rsidRPr="004A3E27">
        <w:t xml:space="preserve"> churches: assemblies, gatherings, congregations (not buildings).</w:t>
      </w:r>
    </w:p>
  </w:footnote>
  <w:footnote w:id="142">
    <w:p w14:paraId="4B110C34" w14:textId="6E0E41E0" w:rsidR="00B102EF" w:rsidRPr="004A3E27" w:rsidRDefault="00B102E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3">
    <w:p w14:paraId="680E154C" w14:textId="77777777" w:rsidR="00B102EF" w:rsidRPr="004A3E27" w:rsidRDefault="00B102E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102EF" w:rsidRPr="004A3E27" w:rsidRDefault="00B102EF" w:rsidP="00BD5BBE">
      <w:pPr>
        <w:pStyle w:val="footnote"/>
      </w:pPr>
      <w:r w:rsidRPr="004A3E27">
        <w:tab/>
        <w:t>‘No sweeter fragrance than to follow Christ,</w:t>
      </w:r>
    </w:p>
    <w:p w14:paraId="506149C0" w14:textId="77777777" w:rsidR="00B102EF" w:rsidRPr="004A3E27" w:rsidRDefault="00B102EF" w:rsidP="00BD5BBE">
      <w:pPr>
        <w:pStyle w:val="footnote"/>
      </w:pPr>
      <w:r w:rsidRPr="004A3E27">
        <w:tab/>
        <w:t>when man makes offerings of a holy life,</w:t>
      </w:r>
    </w:p>
    <w:p w14:paraId="3F57220B" w14:textId="77777777" w:rsidR="00B102EF" w:rsidRPr="004A3E27" w:rsidRDefault="00B102EF" w:rsidP="00BD5BBE">
      <w:pPr>
        <w:pStyle w:val="footnote"/>
      </w:pPr>
      <w:r w:rsidRPr="004A3E27">
        <w:tab/>
        <w:t>and offers golden deeds in sacrifice’ (St. Prosper).</w:t>
      </w:r>
    </w:p>
  </w:footnote>
  <w:footnote w:id="144">
    <w:p w14:paraId="0CC1CAEE" w14:textId="1E5BC75B" w:rsidR="00B102EF" w:rsidRPr="004A3E27" w:rsidRDefault="00B102EF" w:rsidP="00BD5BBE">
      <w:pPr>
        <w:pStyle w:val="footnote"/>
      </w:pPr>
      <w:r w:rsidRPr="004A3E27">
        <w:rPr>
          <w:rStyle w:val="FootnoteReference"/>
        </w:rPr>
        <w:footnoteRef/>
      </w:r>
      <w:r w:rsidRPr="004A3E27">
        <w:t xml:space="preserve"> </w:t>
      </w:r>
      <w:r>
        <w:t>cf</w:t>
      </w:r>
      <w:r w:rsidRPr="004A3E27">
        <w:t>. Psalm 21:11.</w:t>
      </w:r>
    </w:p>
  </w:footnote>
  <w:footnote w:id="145">
    <w:p w14:paraId="0192B227" w14:textId="50425B88" w:rsidR="00B102EF" w:rsidRPr="004A3E27" w:rsidRDefault="00B102EF" w:rsidP="00BD5BBE">
      <w:pPr>
        <w:pStyle w:val="footnote"/>
      </w:pPr>
      <w:r w:rsidRPr="004A3E27">
        <w:rPr>
          <w:rStyle w:val="FootnoteReference"/>
        </w:rPr>
        <w:footnoteRef/>
      </w:r>
      <w:r w:rsidRPr="004A3E27">
        <w:t xml:space="preserve"> </w:t>
      </w:r>
      <w:r>
        <w:t>cf</w:t>
      </w:r>
      <w:r w:rsidRPr="004A3E27">
        <w:t>. Isaiah 5:12.</w:t>
      </w:r>
    </w:p>
  </w:footnote>
  <w:footnote w:id="146">
    <w:p w14:paraId="20F0DD6B" w14:textId="4B10F54B" w:rsidR="00B102EF" w:rsidRDefault="00B102EF" w:rsidP="005922FD">
      <w:pPr>
        <w:pStyle w:val="footnote"/>
      </w:pPr>
      <w:r>
        <w:rPr>
          <w:rStyle w:val="FootnoteReference"/>
        </w:rPr>
        <w:footnoteRef/>
      </w:r>
      <w:r>
        <w:t xml:space="preserve"> [JS] confess: or “give thanks to”, or “thankfully confess”</w:t>
      </w:r>
    </w:p>
  </w:footnote>
  <w:footnote w:id="147">
    <w:p w14:paraId="73C943A7" w14:textId="0F5D3F1A" w:rsidR="00B102EF" w:rsidRPr="004A3E27" w:rsidRDefault="00B102EF" w:rsidP="00BD5BBE">
      <w:pPr>
        <w:pStyle w:val="footnote"/>
      </w:pPr>
      <w:r w:rsidRPr="004A3E27">
        <w:rPr>
          <w:rStyle w:val="FootnoteReference"/>
        </w:rPr>
        <w:footnoteRef/>
      </w:r>
      <w:r w:rsidRPr="004A3E27">
        <w:t xml:space="preserve"> </w:t>
      </w:r>
      <w:r>
        <w:t>Cf</w:t>
      </w:r>
      <w:r w:rsidRPr="004A3E27">
        <w:t>. Isaiah 40:11; John 10:11.</w:t>
      </w:r>
    </w:p>
  </w:footnote>
  <w:footnote w:id="148">
    <w:p w14:paraId="73195CDE" w14:textId="44A40FB8" w:rsidR="00B102EF" w:rsidRDefault="00B102EF" w:rsidP="008A40DF">
      <w:pPr>
        <w:pStyle w:val="footnote"/>
      </w:pPr>
      <w:r>
        <w:rPr>
          <w:rStyle w:val="FootnoteReference"/>
        </w:rPr>
        <w:footnoteRef/>
      </w:r>
      <w:r>
        <w:t xml:space="preserve"> [JS] “do obeisance”, i.e. a physical act.</w:t>
      </w:r>
    </w:p>
  </w:footnote>
  <w:footnote w:id="149">
    <w:p w14:paraId="0B35546F" w14:textId="519CF713" w:rsidR="00B102EF" w:rsidRPr="004A3E27" w:rsidRDefault="00B102E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0">
    <w:p w14:paraId="17F4E198" w14:textId="77777777" w:rsidR="00B102EF" w:rsidRPr="004A3E27" w:rsidRDefault="00B102E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1">
    <w:p w14:paraId="287F51B2" w14:textId="77777777" w:rsidR="00B102EF" w:rsidRPr="004A3E27" w:rsidRDefault="00B102E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2">
    <w:p w14:paraId="376DEC76" w14:textId="77777777" w:rsidR="00B102EF" w:rsidRPr="004A3E27" w:rsidRDefault="00B102E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3">
    <w:p w14:paraId="0F1539B2" w14:textId="75077CCC" w:rsidR="00B102EF" w:rsidRPr="004A3E27" w:rsidRDefault="00B102EF" w:rsidP="00BD5BBE">
      <w:pPr>
        <w:pStyle w:val="footnote"/>
      </w:pPr>
      <w:r w:rsidRPr="004A3E27">
        <w:rPr>
          <w:rStyle w:val="FootnoteReference"/>
        </w:rPr>
        <w:footnoteRef/>
      </w:r>
      <w:r w:rsidRPr="004A3E27">
        <w:t xml:space="preserve"> Blood signifies death (</w:t>
      </w:r>
      <w:r>
        <w:t>cf</w:t>
      </w:r>
      <w:r w:rsidRPr="004A3E27">
        <w:t>. Lev. 17:14).</w:t>
      </w:r>
    </w:p>
  </w:footnote>
  <w:footnote w:id="154">
    <w:p w14:paraId="3C531870" w14:textId="77777777" w:rsidR="00B102EF" w:rsidRPr="004A3E27" w:rsidRDefault="00B102E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5">
    <w:p w14:paraId="14F5D59E" w14:textId="2CBEB04C" w:rsidR="00B102EF" w:rsidRDefault="00B102EF" w:rsidP="00643BB8">
      <w:pPr>
        <w:pStyle w:val="footnote"/>
      </w:pPr>
      <w:r>
        <w:rPr>
          <w:rStyle w:val="FootnoteReference"/>
        </w:rPr>
        <w:footnoteRef/>
      </w:r>
      <w:r>
        <w:t xml:space="preserve"> [JS] or “give thanks to You”, or “thankfully confess You with praise”</w:t>
      </w:r>
    </w:p>
  </w:footnote>
  <w:footnote w:id="156">
    <w:p w14:paraId="5ADD520F" w14:textId="77777777" w:rsidR="00B102EF" w:rsidRPr="004A3E27" w:rsidRDefault="00B102E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7">
    <w:p w14:paraId="77A1ED53" w14:textId="77777777" w:rsidR="00B102EF" w:rsidRPr="004A3E27" w:rsidRDefault="00B102EF" w:rsidP="00BD5BBE">
      <w:pPr>
        <w:pStyle w:val="footnote"/>
      </w:pPr>
      <w:r w:rsidRPr="004A3E27">
        <w:rPr>
          <w:rStyle w:val="FootnoteReference"/>
        </w:rPr>
        <w:footnoteRef/>
      </w:r>
      <w:r w:rsidRPr="004A3E27">
        <w:t xml:space="preserve"> Luke 23:46.</w:t>
      </w:r>
    </w:p>
  </w:footnote>
  <w:footnote w:id="158">
    <w:p w14:paraId="1A1A8E3A" w14:textId="6D5B65DB" w:rsidR="00B102EF" w:rsidRPr="004A3E27" w:rsidRDefault="00B102E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9">
    <w:p w14:paraId="07CF1154" w14:textId="0A7B732E" w:rsidR="00B102EF" w:rsidRPr="004A3E27" w:rsidRDefault="00B102E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0">
    <w:p w14:paraId="5BAFF231" w14:textId="34FCFC7D" w:rsidR="00B102EF" w:rsidRDefault="00B102E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1">
    <w:p w14:paraId="2DD87738" w14:textId="77777777" w:rsidR="00B102EF" w:rsidRPr="004A3E27" w:rsidRDefault="00B102EF" w:rsidP="00BD5BBE">
      <w:pPr>
        <w:pStyle w:val="footnote"/>
      </w:pPr>
      <w:r w:rsidRPr="004A3E27">
        <w:rPr>
          <w:rStyle w:val="FootnoteReference"/>
        </w:rPr>
        <w:footnoteRef/>
      </w:r>
      <w:r w:rsidRPr="004A3E27">
        <w:t xml:space="preserve"> The sense of separation from God is the great illusion and madness.</w:t>
      </w:r>
    </w:p>
  </w:footnote>
  <w:footnote w:id="162">
    <w:p w14:paraId="585E1DF2" w14:textId="7DBE80A8" w:rsidR="00B102EF" w:rsidRDefault="00B102EF" w:rsidP="00E87C17">
      <w:pPr>
        <w:pStyle w:val="footnote"/>
      </w:pPr>
      <w:r>
        <w:rPr>
          <w:rStyle w:val="FootnoteReference"/>
        </w:rPr>
        <w:footnoteRef/>
      </w:r>
      <w:r>
        <w:t xml:space="preserve"> [JS] or “seeks out”</w:t>
      </w:r>
    </w:p>
  </w:footnote>
  <w:footnote w:id="163">
    <w:p w14:paraId="64625F8E" w14:textId="77777777" w:rsidR="00B102EF" w:rsidRPr="004A3E27" w:rsidRDefault="00B102E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4">
    <w:p w14:paraId="2CF8BDFA" w14:textId="519D5556" w:rsidR="00B102EF" w:rsidRPr="004A3E27" w:rsidRDefault="00B102E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5">
    <w:p w14:paraId="5D9CEF2B" w14:textId="77777777" w:rsidR="00B102EF" w:rsidRPr="004A3E27" w:rsidRDefault="00B102E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6">
    <w:p w14:paraId="6173F75B" w14:textId="6720A6F1" w:rsidR="00B102EF" w:rsidRDefault="00B102EF" w:rsidP="00E87C17">
      <w:pPr>
        <w:pStyle w:val="footnote"/>
      </w:pPr>
      <w:r>
        <w:rPr>
          <w:rStyle w:val="FootnoteReference"/>
        </w:rPr>
        <w:footnoteRef/>
      </w:r>
      <w:r>
        <w:t xml:space="preserve"> [JS] or, “boast”</w:t>
      </w:r>
    </w:p>
  </w:footnote>
  <w:footnote w:id="167">
    <w:p w14:paraId="68902C2B" w14:textId="77777777" w:rsidR="00B102EF" w:rsidRPr="004A3E27" w:rsidRDefault="00B102EF" w:rsidP="00BD5BBE">
      <w:pPr>
        <w:pStyle w:val="footnote"/>
      </w:pPr>
      <w:r w:rsidRPr="004A3E27">
        <w:rPr>
          <w:rStyle w:val="FootnoteReference"/>
        </w:rPr>
        <w:footnoteRef/>
      </w:r>
      <w:r w:rsidRPr="004A3E27">
        <w:t xml:space="preserve"> Man is made for happiness, fruit of grace, forgiveness, right relations, holiness.</w:t>
      </w:r>
    </w:p>
  </w:footnote>
  <w:footnote w:id="168">
    <w:p w14:paraId="556A07DE" w14:textId="42C5306E" w:rsidR="00B102EF" w:rsidRDefault="00B102EF" w:rsidP="00E87C17">
      <w:pPr>
        <w:pStyle w:val="footnote"/>
      </w:pPr>
      <w:r>
        <w:rPr>
          <w:rStyle w:val="FootnoteReference"/>
        </w:rPr>
        <w:footnoteRef/>
      </w:r>
      <w:r>
        <w:t xml:space="preserve"> [JS] or “give thanks to”, or “thankfully confess the Lord with praise with the lyre”</w:t>
      </w:r>
    </w:p>
  </w:footnote>
  <w:footnote w:id="169">
    <w:p w14:paraId="2DE8E71A" w14:textId="43288821" w:rsidR="00B102EF" w:rsidRDefault="00B102EF" w:rsidP="00643986">
      <w:pPr>
        <w:pStyle w:val="footnote"/>
      </w:pPr>
      <w:r>
        <w:rPr>
          <w:rStyle w:val="FootnoteReference"/>
        </w:rPr>
        <w:footnoteRef/>
      </w:r>
      <w:r>
        <w:t xml:space="preserve"> [JS] or “Confess the Lord with the harp.</w:t>
      </w:r>
    </w:p>
  </w:footnote>
  <w:footnote w:id="170">
    <w:p w14:paraId="7DFB6EDE" w14:textId="2BE29A55" w:rsidR="00B102EF" w:rsidRPr="004A3E27" w:rsidRDefault="00B102E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1">
    <w:p w14:paraId="31D94784" w14:textId="1209EEE8" w:rsidR="00B102EF" w:rsidRPr="004A3E27" w:rsidRDefault="00B102E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2">
    <w:p w14:paraId="77995902" w14:textId="77777777" w:rsidR="00B102EF" w:rsidRPr="004A3E27" w:rsidRDefault="00B102EF" w:rsidP="00BD5BBE">
      <w:pPr>
        <w:pStyle w:val="footnote"/>
      </w:pPr>
      <w:r w:rsidRPr="004A3E27">
        <w:rPr>
          <w:rStyle w:val="FootnoteReference"/>
        </w:rPr>
        <w:footnoteRef/>
      </w:r>
      <w:r w:rsidRPr="004A3E27">
        <w:t xml:space="preserve"> Naturally and spiritually (Jn. 3:3-6).</w:t>
      </w:r>
    </w:p>
  </w:footnote>
  <w:footnote w:id="173">
    <w:p w14:paraId="21961A60" w14:textId="0C801544" w:rsidR="00B102EF" w:rsidRDefault="00B102EF" w:rsidP="002C27B3">
      <w:pPr>
        <w:pStyle w:val="footnote"/>
      </w:pPr>
      <w:r>
        <w:rPr>
          <w:rStyle w:val="FootnoteReference"/>
        </w:rPr>
        <w:footnoteRef/>
      </w:r>
      <w:r>
        <w:t xml:space="preserve"> [JS] Fr. Lazarus has “plans”</w:t>
      </w:r>
    </w:p>
  </w:footnote>
  <w:footnote w:id="174">
    <w:p w14:paraId="13FB143C" w14:textId="0A8A9BB8" w:rsidR="00B102EF" w:rsidRDefault="00B102EF" w:rsidP="00831460">
      <w:pPr>
        <w:pStyle w:val="footnote"/>
      </w:pPr>
      <w:r>
        <w:rPr>
          <w:rStyle w:val="FootnoteReference"/>
        </w:rPr>
        <w:footnoteRef/>
      </w:r>
      <w:r>
        <w:t xml:space="preserve"> [JS] or “fashioned”</w:t>
      </w:r>
    </w:p>
  </w:footnote>
  <w:footnote w:id="175">
    <w:p w14:paraId="1CA3C8B8" w14:textId="7384D6BF" w:rsidR="00B102EF" w:rsidRDefault="00B102EF" w:rsidP="00366380">
      <w:pPr>
        <w:pStyle w:val="footnote"/>
      </w:pPr>
      <w:r>
        <w:rPr>
          <w:rStyle w:val="FootnoteReference"/>
        </w:rPr>
        <w:footnoteRef/>
      </w:r>
      <w:r>
        <w:t xml:space="preserve"> Fr. Athanasius has “My soul shall make her boast in the Lord”</w:t>
      </w:r>
    </w:p>
  </w:footnote>
  <w:footnote w:id="176">
    <w:p w14:paraId="50F89B8F" w14:textId="77777777" w:rsidR="00B102EF" w:rsidRPr="004A3E27" w:rsidRDefault="00B102E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7">
    <w:p w14:paraId="6C74A446" w14:textId="6A369907" w:rsidR="00B102EF" w:rsidRPr="004A3E27" w:rsidRDefault="00B102EF" w:rsidP="00BD5BBE">
      <w:pPr>
        <w:pStyle w:val="footnote"/>
      </w:pPr>
      <w:r w:rsidRPr="004A3E27">
        <w:rPr>
          <w:rStyle w:val="FootnoteReference"/>
        </w:rPr>
        <w:footnoteRef/>
      </w:r>
      <w:r w:rsidRPr="004A3E27">
        <w:t xml:space="preserve"> ‘The land of the living.’</w:t>
      </w:r>
      <w:r>
        <w:t xml:space="preserve"> [JS] Others have “earth”</w:t>
      </w:r>
    </w:p>
  </w:footnote>
  <w:footnote w:id="178">
    <w:p w14:paraId="2D88893B" w14:textId="5E64FA88" w:rsidR="00B102EF" w:rsidRDefault="00B102EF" w:rsidP="00E42174">
      <w:pPr>
        <w:pStyle w:val="footnote"/>
      </w:pPr>
      <w:r>
        <w:rPr>
          <w:rStyle w:val="FootnoteReference"/>
        </w:rPr>
        <w:footnoteRef/>
      </w:r>
      <w:r>
        <w:t xml:space="preserve"> [JS] or “contrite in heart”</w:t>
      </w:r>
    </w:p>
  </w:footnote>
  <w:footnote w:id="179">
    <w:p w14:paraId="7E58A13C" w14:textId="1AC06A85" w:rsidR="00B102EF" w:rsidRDefault="00B102EF" w:rsidP="00F803AB">
      <w:pPr>
        <w:pStyle w:val="footnote"/>
      </w:pPr>
      <w:r>
        <w:rPr>
          <w:rStyle w:val="FootnoteReference"/>
        </w:rPr>
        <w:footnoteRef/>
      </w:r>
      <w:r>
        <w:t xml:space="preserve"> [JS] Coptic has “eat their hearts”, which Fr. Athanasius renders, “regret”</w:t>
      </w:r>
    </w:p>
  </w:footnote>
  <w:footnote w:id="180">
    <w:p w14:paraId="54D93979" w14:textId="34E7EB30" w:rsidR="00B102EF" w:rsidRDefault="00B102EF" w:rsidP="00F803AB">
      <w:pPr>
        <w:pStyle w:val="footnote"/>
      </w:pPr>
      <w:r>
        <w:rPr>
          <w:rStyle w:val="FootnoteReference"/>
        </w:rPr>
        <w:footnoteRef/>
      </w:r>
      <w:r>
        <w:t xml:space="preserve"> [JS] or regret.</w:t>
      </w:r>
    </w:p>
  </w:footnote>
  <w:footnote w:id="181">
    <w:p w14:paraId="51CEFDC6" w14:textId="77777777" w:rsidR="00B102EF" w:rsidRPr="004A3E27" w:rsidRDefault="00B102E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2">
    <w:p w14:paraId="703EC24D" w14:textId="0A8D7841" w:rsidR="00B102EF" w:rsidRDefault="00B102EF" w:rsidP="00442FE7">
      <w:pPr>
        <w:pStyle w:val="footnote"/>
      </w:pPr>
      <w:r>
        <w:rPr>
          <w:rStyle w:val="FootnoteReference"/>
        </w:rPr>
        <w:footnoteRef/>
      </w:r>
      <w:r>
        <w:t xml:space="preserve"> [JS] literally “and my soul with barrenness/childlessness.”</w:t>
      </w:r>
    </w:p>
  </w:footnote>
  <w:footnote w:id="183">
    <w:p w14:paraId="0CEA87F3" w14:textId="77777777" w:rsidR="00B102EF" w:rsidRPr="004A3E27" w:rsidRDefault="00B102EF" w:rsidP="00BD5BBE">
      <w:pPr>
        <w:pStyle w:val="footnote"/>
      </w:pPr>
      <w:r w:rsidRPr="004A3E27">
        <w:rPr>
          <w:rStyle w:val="FootnoteReference"/>
        </w:rPr>
        <w:footnoteRef/>
      </w:r>
      <w:r w:rsidRPr="004A3E27">
        <w:t xml:space="preserve"> John 19:1; Mt. 27:26.</w:t>
      </w:r>
    </w:p>
  </w:footnote>
  <w:footnote w:id="184">
    <w:p w14:paraId="1C6E21CA" w14:textId="4A1BFD04" w:rsidR="00B102EF" w:rsidRPr="004A3E27" w:rsidRDefault="00B102EF" w:rsidP="00BD5BBE">
      <w:pPr>
        <w:pStyle w:val="footnote"/>
      </w:pPr>
      <w:r w:rsidRPr="004A3E27">
        <w:rPr>
          <w:rStyle w:val="FootnoteReference"/>
        </w:rPr>
        <w:footnoteRef/>
      </w:r>
      <w:r w:rsidRPr="004A3E27">
        <w:t xml:space="preserve"> </w:t>
      </w:r>
      <w:r>
        <w:t>cf</w:t>
      </w:r>
      <w:r w:rsidRPr="004A3E27">
        <w:t>. Psalm 21:21.</w:t>
      </w:r>
    </w:p>
  </w:footnote>
  <w:footnote w:id="185">
    <w:p w14:paraId="7BC55212" w14:textId="5213FE4B" w:rsidR="00B102EF" w:rsidRDefault="00B102EF" w:rsidP="004E0429">
      <w:pPr>
        <w:pStyle w:val="footnote"/>
      </w:pPr>
      <w:r>
        <w:rPr>
          <w:rStyle w:val="FootnoteReference"/>
        </w:rPr>
        <w:footnoteRef/>
      </w:r>
      <w:r>
        <w:t xml:space="preserve"> [JS] or “give thanks to You,” or “thankfully confess You with praise in the great Church”</w:t>
      </w:r>
    </w:p>
  </w:footnote>
  <w:footnote w:id="186">
    <w:p w14:paraId="4812F1D0" w14:textId="6C4603E2" w:rsidR="00B102EF" w:rsidRPr="004A3E27" w:rsidRDefault="00B102EF" w:rsidP="00BD5BBE">
      <w:pPr>
        <w:pStyle w:val="footnote"/>
      </w:pPr>
      <w:r w:rsidRPr="004A3E27">
        <w:rPr>
          <w:rStyle w:val="FootnoteReference"/>
        </w:rPr>
        <w:footnoteRef/>
      </w:r>
      <w:r w:rsidRPr="004A3E27">
        <w:t xml:space="preserve"> </w:t>
      </w:r>
      <w:r>
        <w:t>cf</w:t>
      </w:r>
      <w:r w:rsidRPr="004A3E27">
        <w:t>. John 15:25.</w:t>
      </w:r>
    </w:p>
  </w:footnote>
  <w:footnote w:id="187">
    <w:p w14:paraId="2072EB12" w14:textId="0F03BC61" w:rsidR="00B102EF" w:rsidRDefault="00B102EF" w:rsidP="004E0429">
      <w:pPr>
        <w:pStyle w:val="footnote"/>
      </w:pPr>
      <w:r>
        <w:rPr>
          <w:rStyle w:val="FootnoteReference"/>
        </w:rPr>
        <w:footnoteRef/>
      </w:r>
      <w:r>
        <w:t xml:space="preserve"> [JS] or “Aha! Aha!” Or “Well done! Well done!”</w:t>
      </w:r>
    </w:p>
  </w:footnote>
  <w:footnote w:id="188">
    <w:p w14:paraId="55852630" w14:textId="7161891F" w:rsidR="00B102EF" w:rsidRDefault="00B102EF" w:rsidP="004D4897">
      <w:pPr>
        <w:pStyle w:val="footnote"/>
      </w:pPr>
      <w:r>
        <w:rPr>
          <w:rStyle w:val="FootnoteReference"/>
        </w:rPr>
        <w:footnoteRef/>
      </w:r>
      <w:r>
        <w:t xml:space="preserve"> [JS] others have “righteousness”. NETS has “vindication”.</w:t>
      </w:r>
    </w:p>
  </w:footnote>
  <w:footnote w:id="189">
    <w:p w14:paraId="5AE758E3" w14:textId="591B2CD9" w:rsidR="00B102EF" w:rsidRDefault="00B102EF" w:rsidP="004E0429">
      <w:pPr>
        <w:pStyle w:val="footnote"/>
      </w:pPr>
      <w:r>
        <w:rPr>
          <w:rStyle w:val="FootnoteReference"/>
        </w:rPr>
        <w:footnoteRef/>
      </w:r>
      <w:r>
        <w:t xml:space="preserve"> [JS] Fr. Lazarus has, “towering mountains”</w:t>
      </w:r>
    </w:p>
  </w:footnote>
  <w:footnote w:id="190">
    <w:p w14:paraId="6484AC83" w14:textId="6D53CC8C" w:rsidR="00B102EF" w:rsidRPr="004A3E27" w:rsidRDefault="00B102EF" w:rsidP="00BD5BBE">
      <w:pPr>
        <w:pStyle w:val="footnote"/>
      </w:pPr>
      <w:r w:rsidRPr="004A3E27">
        <w:rPr>
          <w:rStyle w:val="FootnoteReference"/>
        </w:rPr>
        <w:footnoteRef/>
      </w:r>
      <w:r w:rsidRPr="004A3E27">
        <w:t xml:space="preserve"> </w:t>
      </w:r>
      <w:r>
        <w:t>cf</w:t>
      </w:r>
      <w:r w:rsidRPr="004A3E27">
        <w:t>. Psalm 109:7.</w:t>
      </w:r>
    </w:p>
  </w:footnote>
  <w:footnote w:id="191">
    <w:p w14:paraId="4449FD0E" w14:textId="7B6566B0" w:rsidR="00B102EF" w:rsidRDefault="00B102EF" w:rsidP="00090695">
      <w:pPr>
        <w:pStyle w:val="footnote"/>
      </w:pPr>
      <w:r>
        <w:rPr>
          <w:rStyle w:val="FootnoteReference"/>
        </w:rPr>
        <w:footnoteRef/>
      </w:r>
      <w:r>
        <w:t xml:space="preserve"> [JS] OSB has “many waters”</w:t>
      </w:r>
    </w:p>
  </w:footnote>
  <w:footnote w:id="192">
    <w:p w14:paraId="50DAFDF2" w14:textId="77777777" w:rsidR="00B102EF" w:rsidRPr="004A3E27" w:rsidRDefault="00B102E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3">
    <w:p w14:paraId="7C4D1D61" w14:textId="77777777" w:rsidR="00B102EF" w:rsidRPr="004A3E27" w:rsidRDefault="00B102EF" w:rsidP="00BD5BBE">
      <w:pPr>
        <w:pStyle w:val="footnote"/>
      </w:pPr>
      <w:r w:rsidRPr="004A3E27">
        <w:rPr>
          <w:rStyle w:val="FootnoteReference"/>
        </w:rPr>
        <w:footnoteRef/>
      </w:r>
      <w:r w:rsidRPr="004A3E27">
        <w:t xml:space="preserve"> ‘The Prophet asks to be free from passion’ (St. Athanasius).</w:t>
      </w:r>
    </w:p>
  </w:footnote>
  <w:footnote w:id="194">
    <w:p w14:paraId="356D04BB" w14:textId="77777777" w:rsidR="00B102EF" w:rsidRPr="004A3E27" w:rsidRDefault="00B102EF" w:rsidP="00BD5BBE">
      <w:pPr>
        <w:pStyle w:val="footnote"/>
      </w:pPr>
      <w:r w:rsidRPr="004A3E27">
        <w:rPr>
          <w:rStyle w:val="FootnoteReference"/>
        </w:rPr>
        <w:footnoteRef/>
      </w:r>
      <w:r w:rsidRPr="004A3E27">
        <w:t xml:space="preserve"> Prov. 24:19.</w:t>
      </w:r>
    </w:p>
  </w:footnote>
  <w:footnote w:id="195">
    <w:p w14:paraId="325B4264" w14:textId="77777777" w:rsidR="00B102EF" w:rsidRPr="004A3E27" w:rsidRDefault="00B102E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6">
    <w:p w14:paraId="720EC29A" w14:textId="0B7E8B17" w:rsidR="00B102EF" w:rsidRPr="004A3E27" w:rsidRDefault="00B102E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7">
    <w:p w14:paraId="3B4C8AB4" w14:textId="77777777" w:rsidR="00B102EF" w:rsidRPr="004A3E27" w:rsidRDefault="00B102E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8">
    <w:p w14:paraId="6BB4D62E" w14:textId="6D468D83" w:rsidR="00B102EF" w:rsidRDefault="00B102EF" w:rsidP="00402CB0">
      <w:pPr>
        <w:pStyle w:val="footnote"/>
      </w:pPr>
      <w:r>
        <w:rPr>
          <w:rStyle w:val="FootnoteReference"/>
        </w:rPr>
        <w:footnoteRef/>
      </w:r>
      <w:r>
        <w:t xml:space="preserve"> [JS] or “judgment”</w:t>
      </w:r>
    </w:p>
  </w:footnote>
  <w:footnote w:id="199">
    <w:p w14:paraId="0271DF81" w14:textId="5DFB25DB" w:rsidR="00B102EF" w:rsidRPr="004A3E27" w:rsidRDefault="00B102E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0">
    <w:p w14:paraId="20ECCFFC" w14:textId="001E9B2E" w:rsidR="00B102EF" w:rsidRDefault="00B102EF" w:rsidP="00402CB0">
      <w:pPr>
        <w:pStyle w:val="footnote"/>
      </w:pPr>
      <w:r>
        <w:rPr>
          <w:rStyle w:val="FootnoteReference"/>
        </w:rPr>
        <w:footnoteRef/>
      </w:r>
      <w:r>
        <w:t xml:space="preserve"> [JS] or “fret”</w:t>
      </w:r>
    </w:p>
  </w:footnote>
  <w:footnote w:id="201">
    <w:p w14:paraId="0F35B29D" w14:textId="57DF774F" w:rsidR="00B102EF" w:rsidRDefault="00B102EF" w:rsidP="00414006">
      <w:pPr>
        <w:pStyle w:val="footnote"/>
      </w:pPr>
      <w:r>
        <w:rPr>
          <w:rStyle w:val="FootnoteReference"/>
        </w:rPr>
        <w:footnoteRef/>
      </w:r>
      <w:r>
        <w:t xml:space="preserve"> [JS] or “land”</w:t>
      </w:r>
    </w:p>
  </w:footnote>
  <w:footnote w:id="202">
    <w:p w14:paraId="65980F9C" w14:textId="79143A5A" w:rsidR="00B102EF" w:rsidRPr="004A3E27" w:rsidRDefault="00B102E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3">
    <w:p w14:paraId="159BB2E9" w14:textId="77777777" w:rsidR="00B102EF" w:rsidRPr="004A3E27" w:rsidRDefault="00B102E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4">
    <w:p w14:paraId="031AB7AD" w14:textId="155ED80A" w:rsidR="00B102EF" w:rsidRDefault="00B102EF" w:rsidP="00090695">
      <w:pPr>
        <w:pStyle w:val="footnote"/>
      </w:pPr>
      <w:r>
        <w:rPr>
          <w:rStyle w:val="FootnoteReference"/>
        </w:rPr>
        <w:footnoteRef/>
      </w:r>
      <w:r>
        <w:t xml:space="preserve"> [JS] literally, “seed”, here and throughout</w:t>
      </w:r>
    </w:p>
  </w:footnote>
  <w:footnote w:id="205">
    <w:p w14:paraId="112B59F5" w14:textId="77777777" w:rsidR="00B102EF" w:rsidRPr="004A3E27" w:rsidRDefault="00B102EF" w:rsidP="00BD5BBE">
      <w:pPr>
        <w:pStyle w:val="footnote"/>
      </w:pPr>
      <w:r w:rsidRPr="004A3E27">
        <w:rPr>
          <w:rStyle w:val="FootnoteReference"/>
        </w:rPr>
        <w:footnoteRef/>
      </w:r>
      <w:r w:rsidRPr="004A3E27">
        <w:t xml:space="preserve"> ‘Remove sin, and then whatever you see in man is of God’ (St. Augustine)</w:t>
      </w:r>
    </w:p>
  </w:footnote>
  <w:footnote w:id="206">
    <w:p w14:paraId="4726C027" w14:textId="77777777" w:rsidR="00B102EF" w:rsidRPr="004A3E27" w:rsidRDefault="00B102EF" w:rsidP="00BD5BBE">
      <w:pPr>
        <w:pStyle w:val="footnote"/>
      </w:pPr>
      <w:r w:rsidRPr="004A3E27">
        <w:rPr>
          <w:rStyle w:val="FootnoteReference"/>
        </w:rPr>
        <w:footnoteRef/>
      </w:r>
      <w:r w:rsidRPr="004A3E27">
        <w:t xml:space="preserve"> Compare Ps. 36:1, 37 with Proverbs 24: 19-20 (RSV) and Mt. 5:5-9.</w:t>
      </w:r>
    </w:p>
  </w:footnote>
  <w:footnote w:id="207">
    <w:p w14:paraId="34A68231" w14:textId="7DBC6A92" w:rsidR="00B102EF" w:rsidRPr="004A3E27" w:rsidRDefault="00B102EF" w:rsidP="00BD5BBE">
      <w:pPr>
        <w:pStyle w:val="footnote"/>
      </w:pPr>
      <w:r w:rsidRPr="004A3E27">
        <w:rPr>
          <w:rStyle w:val="FootnoteReference"/>
        </w:rPr>
        <w:footnoteRef/>
      </w:r>
      <w:r w:rsidRPr="004A3E27">
        <w:t xml:space="preserve"> </w:t>
      </w:r>
      <w:r>
        <w:t>cf</w:t>
      </w:r>
      <w:r w:rsidRPr="004A3E27">
        <w:t>. Heb. 12:5-13. Psalm 6:2 is identical with 37:2.</w:t>
      </w:r>
    </w:p>
  </w:footnote>
  <w:footnote w:id="208">
    <w:p w14:paraId="247EFE9B" w14:textId="072BF8DF" w:rsidR="00B102EF" w:rsidRDefault="00B102EF" w:rsidP="003F50A7">
      <w:pPr>
        <w:pStyle w:val="footnote"/>
      </w:pPr>
      <w:r>
        <w:rPr>
          <w:rStyle w:val="FootnoteReference"/>
        </w:rPr>
        <w:footnoteRef/>
      </w:r>
      <w:r>
        <w:t xml:space="preserve"> [JS] literally “with a sad face”</w:t>
      </w:r>
    </w:p>
  </w:footnote>
  <w:footnote w:id="209">
    <w:p w14:paraId="18445857" w14:textId="0B799012" w:rsidR="00B102EF" w:rsidRDefault="00B102EF" w:rsidP="003F50A7">
      <w:pPr>
        <w:pStyle w:val="footnote"/>
      </w:pPr>
      <w:r>
        <w:rPr>
          <w:rStyle w:val="FootnoteReference"/>
        </w:rPr>
        <w:footnoteRef/>
      </w:r>
      <w:r>
        <w:t xml:space="preserve"> [JS] literally “loins”</w:t>
      </w:r>
    </w:p>
  </w:footnote>
  <w:footnote w:id="210">
    <w:p w14:paraId="72DD6C76" w14:textId="7D200E30" w:rsidR="00B102EF" w:rsidRPr="004A3E27" w:rsidRDefault="00B102EF" w:rsidP="00BD5BBE">
      <w:pPr>
        <w:pStyle w:val="footnote"/>
      </w:pPr>
      <w:r w:rsidRPr="004A3E27">
        <w:rPr>
          <w:rStyle w:val="FootnoteReference"/>
        </w:rPr>
        <w:footnoteRef/>
      </w:r>
      <w:r w:rsidRPr="004A3E27">
        <w:t xml:space="preserve"> </w:t>
      </w:r>
      <w:r>
        <w:t>cf</w:t>
      </w:r>
      <w:r w:rsidRPr="004A3E27">
        <w:t>. Mt. 19:20. ‘One thing you lack’ (Mk. 10:21).</w:t>
      </w:r>
    </w:p>
  </w:footnote>
  <w:footnote w:id="211">
    <w:p w14:paraId="78445EFB" w14:textId="5C9ECAC5" w:rsidR="00B102EF" w:rsidRDefault="00B102EF" w:rsidP="002538F7">
      <w:pPr>
        <w:pStyle w:val="footnote"/>
      </w:pPr>
      <w:r>
        <w:rPr>
          <w:rStyle w:val="FootnoteReference"/>
        </w:rPr>
        <w:footnoteRef/>
      </w:r>
      <w:r>
        <w:t xml:space="preserve"> [JS] or “walks about like a phantom”</w:t>
      </w:r>
    </w:p>
  </w:footnote>
  <w:footnote w:id="212">
    <w:p w14:paraId="3396E2D4" w14:textId="4AC28F88" w:rsidR="00B102EF" w:rsidRPr="004A3E27" w:rsidRDefault="00B102E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3">
    <w:p w14:paraId="3E88B183" w14:textId="77777777" w:rsidR="00B102EF" w:rsidRPr="004A3E27" w:rsidRDefault="00B102E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4">
    <w:p w14:paraId="1D0EC7E8" w14:textId="072DDC66" w:rsidR="00B102EF" w:rsidRPr="004A3E27" w:rsidRDefault="00B102E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5">
    <w:p w14:paraId="5B17D689" w14:textId="77777777" w:rsidR="00B102EF" w:rsidRPr="004A3E27" w:rsidRDefault="00B102E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6">
    <w:p w14:paraId="3C8E3C02" w14:textId="38940012" w:rsidR="00B102EF" w:rsidRPr="004A3E27" w:rsidRDefault="00B102EF" w:rsidP="00BD5BBE">
      <w:pPr>
        <w:pStyle w:val="footnote"/>
      </w:pPr>
      <w:r w:rsidRPr="004A3E27">
        <w:rPr>
          <w:rStyle w:val="FootnoteReference"/>
        </w:rPr>
        <w:footnoteRef/>
      </w:r>
      <w:r w:rsidRPr="004A3E27">
        <w:t xml:space="preserve"> The great universal Church (</w:t>
      </w:r>
      <w:r>
        <w:t>cf</w:t>
      </w:r>
      <w:r w:rsidRPr="004A3E27">
        <w:t>. St. Athanasius).</w:t>
      </w:r>
    </w:p>
  </w:footnote>
  <w:footnote w:id="217">
    <w:p w14:paraId="215A183B" w14:textId="1FC8DE97" w:rsidR="00B102EF" w:rsidRDefault="00B102EF" w:rsidP="005B3452">
      <w:pPr>
        <w:pStyle w:val="footnote"/>
      </w:pPr>
      <w:r>
        <w:rPr>
          <w:rStyle w:val="FootnoteReference"/>
        </w:rPr>
        <w:footnoteRef/>
      </w:r>
      <w:r>
        <w:t xml:space="preserve"> [JS] or “Aha! Aha!” or “Well done! Well done!”</w:t>
      </w:r>
    </w:p>
  </w:footnote>
  <w:footnote w:id="218">
    <w:p w14:paraId="37A0E454" w14:textId="77777777" w:rsidR="00B102EF" w:rsidRPr="004A3E27" w:rsidRDefault="00B102EF" w:rsidP="00BD5BBE">
      <w:pPr>
        <w:pStyle w:val="footnote"/>
      </w:pPr>
      <w:r w:rsidRPr="004A3E27">
        <w:rPr>
          <w:rStyle w:val="FootnoteReference"/>
        </w:rPr>
        <w:footnoteRef/>
      </w:r>
      <w:r w:rsidRPr="004A3E27">
        <w:t xml:space="preserve"> John 13:30.</w:t>
      </w:r>
    </w:p>
  </w:footnote>
  <w:footnote w:id="219">
    <w:p w14:paraId="32644EEC" w14:textId="77777777" w:rsidR="00B102EF" w:rsidRPr="004A3E27" w:rsidRDefault="00B102E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0">
    <w:p w14:paraId="4D34767F" w14:textId="77777777" w:rsidR="00B102EF" w:rsidRPr="004A3E27" w:rsidRDefault="00B102E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1">
    <w:p w14:paraId="70B2B9E7" w14:textId="77777777" w:rsidR="00B102EF" w:rsidRPr="004A3E27" w:rsidRDefault="00B102EF" w:rsidP="00BD5BBE">
      <w:pPr>
        <w:pStyle w:val="footnote"/>
      </w:pPr>
      <w:r w:rsidRPr="004A3E27">
        <w:rPr>
          <w:rStyle w:val="FootnoteReference"/>
        </w:rPr>
        <w:footnoteRef/>
      </w:r>
      <w:r w:rsidRPr="004A3E27">
        <w:t xml:space="preserve"> With the Gospel of forgiveness (1 Sam. 24:17-20; Lk. 23:34).</w:t>
      </w:r>
    </w:p>
  </w:footnote>
  <w:footnote w:id="222">
    <w:p w14:paraId="276D5CC0" w14:textId="69BE5264" w:rsidR="00B102EF" w:rsidRDefault="00B102EF" w:rsidP="008612F3">
      <w:pPr>
        <w:pStyle w:val="footnote"/>
      </w:pPr>
      <w:r>
        <w:rPr>
          <w:rStyle w:val="FootnoteReference"/>
        </w:rPr>
        <w:footnoteRef/>
      </w:r>
      <w:r>
        <w:t xml:space="preserve"> [JS] or “from age to age. So be it! So be it!”</w:t>
      </w:r>
    </w:p>
  </w:footnote>
  <w:footnote w:id="223">
    <w:p w14:paraId="2B9F5A56" w14:textId="77777777" w:rsidR="00B102EF" w:rsidRPr="004A3E27" w:rsidRDefault="00B102E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4">
    <w:p w14:paraId="7C55B28F" w14:textId="7EC58CB5" w:rsidR="00B102EF" w:rsidRDefault="00B102EF" w:rsidP="005B3452">
      <w:pPr>
        <w:pStyle w:val="footnote"/>
      </w:pPr>
      <w:r>
        <w:rPr>
          <w:rStyle w:val="FootnoteReference"/>
        </w:rPr>
        <w:footnoteRef/>
      </w:r>
      <w:r>
        <w:t xml:space="preserve"> [JS] or “thanksgiving”, or “thankful confession with praise”</w:t>
      </w:r>
    </w:p>
  </w:footnote>
  <w:footnote w:id="225">
    <w:p w14:paraId="53A5AE10" w14:textId="0D816E3A" w:rsidR="00B102EF" w:rsidRDefault="00B102E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6">
    <w:p w14:paraId="3BCC68DE" w14:textId="1191DE34" w:rsidR="00B102EF" w:rsidRDefault="00B102EF" w:rsidP="00AD1AC9">
      <w:pPr>
        <w:pStyle w:val="footnote"/>
      </w:pPr>
      <w:r>
        <w:rPr>
          <w:rStyle w:val="FootnoteReference"/>
        </w:rPr>
        <w:footnoteRef/>
      </w:r>
      <w:r>
        <w:t xml:space="preserve"> [JS] Fr. Lazarus has “dwelling”</w:t>
      </w:r>
    </w:p>
  </w:footnote>
  <w:footnote w:id="227">
    <w:p w14:paraId="03275919" w14:textId="77777777" w:rsidR="00B102EF" w:rsidRPr="004A3E27" w:rsidRDefault="00B102E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8">
    <w:p w14:paraId="6E7F4F1E" w14:textId="416FA7A8" w:rsidR="00B102EF" w:rsidRDefault="00B102EF" w:rsidP="005B3452">
      <w:pPr>
        <w:pStyle w:val="footnote"/>
      </w:pPr>
      <w:r>
        <w:rPr>
          <w:rStyle w:val="FootnoteReference"/>
        </w:rPr>
        <w:footnoteRef/>
      </w:r>
      <w:r>
        <w:t xml:space="preserve"> [JS] “I will give thanks to You on the lyre”, or “I will thankfully confess You with praise with the lyre”</w:t>
      </w:r>
    </w:p>
  </w:footnote>
  <w:footnote w:id="229">
    <w:p w14:paraId="0FDCCB36" w14:textId="0CCB7207" w:rsidR="00B102EF" w:rsidRDefault="00B102EF" w:rsidP="006C1793">
      <w:pPr>
        <w:pStyle w:val="footnote"/>
      </w:pPr>
      <w:r>
        <w:rPr>
          <w:rStyle w:val="FootnoteReference"/>
        </w:rPr>
        <w:footnoteRef/>
      </w:r>
      <w:r>
        <w:t xml:space="preserve"> [JS] or “I will give thanks to Him,” or “I will thankfully confess Him with praies”</w:t>
      </w:r>
    </w:p>
  </w:footnote>
  <w:footnote w:id="230">
    <w:p w14:paraId="1791CAEF" w14:textId="44F0ADBF" w:rsidR="00B102EF" w:rsidRPr="004A3E27" w:rsidRDefault="00B102E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1">
    <w:p w14:paraId="75A6D655" w14:textId="0B7DAC2D" w:rsidR="00B102EF" w:rsidRDefault="00B102EF" w:rsidP="006C1793">
      <w:pPr>
        <w:pStyle w:val="footnote"/>
      </w:pPr>
      <w:r>
        <w:rPr>
          <w:rStyle w:val="FootnoteReference"/>
        </w:rPr>
        <w:footnoteRef/>
      </w:r>
      <w:r>
        <w:t xml:space="preserve"> [JS] or “presence”</w:t>
      </w:r>
    </w:p>
  </w:footnote>
  <w:footnote w:id="232">
    <w:p w14:paraId="14C8DE9A" w14:textId="1AF2328A" w:rsidR="00B102EF" w:rsidRDefault="00B102EF" w:rsidP="006C1793">
      <w:pPr>
        <w:pStyle w:val="footnote"/>
      </w:pPr>
      <w:r>
        <w:rPr>
          <w:rStyle w:val="FootnoteReference"/>
        </w:rPr>
        <w:footnoteRef/>
      </w:r>
      <w:r>
        <w:t xml:space="preserve"> [JS] or “boast in” or “praise”</w:t>
      </w:r>
    </w:p>
  </w:footnote>
  <w:footnote w:id="233">
    <w:p w14:paraId="66A26B87" w14:textId="54FC310A" w:rsidR="00B102EF" w:rsidRDefault="00B102EF" w:rsidP="006C1793">
      <w:pPr>
        <w:pStyle w:val="footnote"/>
      </w:pPr>
      <w:r>
        <w:rPr>
          <w:rStyle w:val="FootnoteReference"/>
        </w:rPr>
        <w:footnoteRef/>
      </w:r>
      <w:r>
        <w:t xml:space="preserve"> [JS] or “give thanks to”, or “thankfully confess Your Name with praise”</w:t>
      </w:r>
    </w:p>
  </w:footnote>
  <w:footnote w:id="234">
    <w:p w14:paraId="4F22E4CE" w14:textId="77777777" w:rsidR="00B102EF" w:rsidRPr="004A3E27" w:rsidRDefault="00B102E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5">
    <w:p w14:paraId="08B0833D" w14:textId="77777777" w:rsidR="00B102EF" w:rsidRPr="004A3E27" w:rsidRDefault="00B102E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6">
    <w:p w14:paraId="76A76AD0" w14:textId="77777777" w:rsidR="00B102EF" w:rsidRPr="004A3E27" w:rsidRDefault="00B102E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7">
    <w:p w14:paraId="0FB99B7C" w14:textId="516B1CB2" w:rsidR="00B102EF" w:rsidRPr="004A3E27" w:rsidRDefault="00B102EF" w:rsidP="00BD5BBE">
      <w:pPr>
        <w:pStyle w:val="footnote"/>
      </w:pPr>
      <w:r w:rsidRPr="004A3E27">
        <w:rPr>
          <w:rStyle w:val="FootnoteReference"/>
        </w:rPr>
        <w:footnoteRef/>
      </w:r>
      <w:r w:rsidRPr="004A3E27">
        <w:t xml:space="preserve"> </w:t>
      </w:r>
      <w:r>
        <w:t>cf</w:t>
      </w:r>
      <w:r w:rsidRPr="004A3E27">
        <w:t>. Rev. 19:11-16.</w:t>
      </w:r>
    </w:p>
  </w:footnote>
  <w:footnote w:id="238">
    <w:p w14:paraId="5E8EA981" w14:textId="77777777" w:rsidR="00B102EF" w:rsidRPr="004A3E27" w:rsidRDefault="00B102E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9">
    <w:p w14:paraId="2209A251" w14:textId="77777777" w:rsidR="00B102EF" w:rsidRPr="004A3E27" w:rsidRDefault="00B102E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0">
    <w:p w14:paraId="1503C91E" w14:textId="77777777" w:rsidR="00B102EF" w:rsidRDefault="00B102EF" w:rsidP="005E56A9">
      <w:pPr>
        <w:pStyle w:val="footnote"/>
      </w:pPr>
      <w:r>
        <w:rPr>
          <w:rStyle w:val="FootnoteReference"/>
        </w:rPr>
        <w:footnoteRef/>
      </w:r>
      <w:r>
        <w:t xml:space="preserve"> [JS] myrrh: resin for incense; stacte: a component of the Temple incense; cassia: cinnamon.</w:t>
      </w:r>
    </w:p>
  </w:footnote>
  <w:footnote w:id="241">
    <w:p w14:paraId="5BF4F4E3" w14:textId="0D86ACD7" w:rsidR="00B102EF" w:rsidRDefault="00B102EF" w:rsidP="00E10FAF">
      <w:pPr>
        <w:pStyle w:val="footnote"/>
      </w:pPr>
      <w:r>
        <w:rPr>
          <w:rStyle w:val="FootnoteReference"/>
        </w:rPr>
        <w:footnoteRef/>
      </w:r>
      <w:r>
        <w:t xml:space="preserve"> [JS] literally “do obeisance”, i.e. “bow down to”</w:t>
      </w:r>
    </w:p>
  </w:footnote>
  <w:footnote w:id="242">
    <w:p w14:paraId="66A4B8D8" w14:textId="2A1C62C8" w:rsidR="00B102EF" w:rsidRPr="004A3E27" w:rsidRDefault="00B102E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3">
    <w:p w14:paraId="3B2B6F3D" w14:textId="77777777" w:rsidR="00B102EF" w:rsidRPr="004A3E27" w:rsidRDefault="00B102EF" w:rsidP="00714A98">
      <w:pPr>
        <w:pStyle w:val="footnote"/>
      </w:pPr>
      <w:r w:rsidRPr="004A3E27">
        <w:rPr>
          <w:rStyle w:val="FootnoteReference"/>
        </w:rPr>
        <w:footnoteRef/>
      </w:r>
      <w:r w:rsidRPr="004A3E27">
        <w:t xml:space="preserve"> Rev. 22:1.</w:t>
      </w:r>
    </w:p>
  </w:footnote>
  <w:footnote w:id="244">
    <w:p w14:paraId="0C57446A" w14:textId="77777777" w:rsidR="00B102EF" w:rsidRDefault="00B102EF" w:rsidP="00714A98">
      <w:pPr>
        <w:pStyle w:val="footnote"/>
      </w:pPr>
      <w:r>
        <w:rPr>
          <w:rStyle w:val="FootnoteReference"/>
        </w:rPr>
        <w:footnoteRef/>
      </w:r>
      <w:r>
        <w:t xml:space="preserve"> Fr. Lazarus has “dwelling-place”</w:t>
      </w:r>
    </w:p>
  </w:footnote>
  <w:footnote w:id="245">
    <w:p w14:paraId="77903F63" w14:textId="77777777" w:rsidR="00B102EF" w:rsidRDefault="00B102EF" w:rsidP="00714A98">
      <w:pPr>
        <w:pStyle w:val="footnote"/>
      </w:pPr>
      <w:r>
        <w:rPr>
          <w:rStyle w:val="FootnoteReference"/>
        </w:rPr>
        <w:footnoteRef/>
      </w:r>
      <w:r>
        <w:t xml:space="preserve"> [JS] the city’s</w:t>
      </w:r>
    </w:p>
  </w:footnote>
  <w:footnote w:id="246">
    <w:p w14:paraId="73DCC24E" w14:textId="7E226D89" w:rsidR="00B102EF" w:rsidRPr="004A3E27" w:rsidRDefault="00B102E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7">
    <w:p w14:paraId="0D6388ED" w14:textId="683F8CF0" w:rsidR="00B102EF" w:rsidRPr="004A3E27" w:rsidRDefault="00B102EF" w:rsidP="00714A98">
      <w:pPr>
        <w:pStyle w:val="footnote"/>
      </w:pPr>
      <w:r w:rsidRPr="004A3E27">
        <w:rPr>
          <w:rStyle w:val="FootnoteReference"/>
        </w:rPr>
        <w:footnoteRef/>
      </w:r>
      <w:r w:rsidRPr="004A3E27">
        <w:t xml:space="preserve"> </w:t>
      </w:r>
      <w:r>
        <w:t>cf</w:t>
      </w:r>
      <w:r w:rsidRPr="004A3E27">
        <w:t>. 75:4; Is. 2:4; 11:9; 65:25; Hos. 2:18; Zac. 9:10.</w:t>
      </w:r>
    </w:p>
  </w:footnote>
  <w:footnote w:id="248">
    <w:p w14:paraId="739DF71C" w14:textId="7B9E3A9D" w:rsidR="00B102EF" w:rsidRPr="004A3E27" w:rsidRDefault="00B102E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9">
    <w:p w14:paraId="341712F2" w14:textId="77777777" w:rsidR="00B102EF" w:rsidRPr="004A3E27" w:rsidRDefault="00B102EF" w:rsidP="00BD5BBE">
      <w:pPr>
        <w:pStyle w:val="footnote"/>
      </w:pPr>
      <w:r w:rsidRPr="004A3E27">
        <w:rPr>
          <w:rStyle w:val="FootnoteReference"/>
        </w:rPr>
        <w:footnoteRef/>
      </w:r>
      <w:r w:rsidRPr="004A3E27">
        <w:t xml:space="preserve"> ‘The calling of the Gentiles is to be understood, as in 71:9’ (St. Athanasius).</w:t>
      </w:r>
    </w:p>
  </w:footnote>
  <w:footnote w:id="250">
    <w:p w14:paraId="743E9AAD" w14:textId="55C8741B" w:rsidR="00B102EF" w:rsidRPr="004A3E27" w:rsidRDefault="00B102E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1">
    <w:p w14:paraId="20C0CF5B" w14:textId="605C1673" w:rsidR="00B102EF" w:rsidRPr="004A3E27" w:rsidRDefault="00B102EF" w:rsidP="00BD5BBE">
      <w:pPr>
        <w:pStyle w:val="footnote"/>
      </w:pPr>
      <w:r w:rsidRPr="004A3E27">
        <w:rPr>
          <w:rStyle w:val="FootnoteReference"/>
        </w:rPr>
        <w:footnoteRef/>
      </w:r>
      <w:r w:rsidRPr="004A3E27">
        <w:t xml:space="preserve"> </w:t>
      </w:r>
      <w:r>
        <w:t>Cf</w:t>
      </w:r>
      <w:r w:rsidRPr="004A3E27">
        <w:t>. Ex. 15:17; Is. 58:14: I Pet. 1:4.</w:t>
      </w:r>
    </w:p>
  </w:footnote>
  <w:footnote w:id="252">
    <w:p w14:paraId="1FDF9287" w14:textId="77777777" w:rsidR="00B102EF" w:rsidRPr="004A3E27" w:rsidRDefault="00B102E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3">
    <w:p w14:paraId="3490B998" w14:textId="1EB3F17C" w:rsidR="00B102EF" w:rsidRDefault="00B102EF" w:rsidP="008C19B4">
      <w:pPr>
        <w:pStyle w:val="footnote"/>
      </w:pPr>
      <w:r>
        <w:rPr>
          <w:rStyle w:val="FootnoteReference"/>
        </w:rPr>
        <w:footnoteRef/>
      </w:r>
      <w:r>
        <w:t xml:space="preserve"> [JS] or “beautifully situated”</w:t>
      </w:r>
    </w:p>
  </w:footnote>
  <w:footnote w:id="254">
    <w:p w14:paraId="5F050EEC" w14:textId="7F9EDEA1" w:rsidR="00B102EF" w:rsidRPr="004A3E27" w:rsidRDefault="00B102E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5">
    <w:p w14:paraId="51B5ACBD" w14:textId="77777777" w:rsidR="00B102EF" w:rsidRPr="004A3E27" w:rsidRDefault="00B102E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6">
    <w:p w14:paraId="6CAE8B9B" w14:textId="5A8E6334" w:rsidR="00B102EF" w:rsidRPr="004A3E27" w:rsidRDefault="00B102E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7">
    <w:p w14:paraId="1586EC07" w14:textId="381B84AF" w:rsidR="00B102EF" w:rsidRDefault="00B102EF" w:rsidP="00183599">
      <w:pPr>
        <w:pStyle w:val="footnote"/>
      </w:pPr>
      <w:r>
        <w:rPr>
          <w:rStyle w:val="FootnoteReference"/>
        </w:rPr>
        <w:footnoteRef/>
      </w:r>
      <w:r>
        <w:t xml:space="preserve"> [JS] Fr. Lazarus adds “justice and right judgment” to “righteousness”</w:t>
      </w:r>
    </w:p>
  </w:footnote>
  <w:footnote w:id="258">
    <w:p w14:paraId="7F2EAAD2" w14:textId="77777777" w:rsidR="00B102EF" w:rsidRPr="004A3E27" w:rsidRDefault="00B102E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9">
    <w:p w14:paraId="3C5C41AF" w14:textId="77777777" w:rsidR="00B102EF" w:rsidRPr="004A3E27" w:rsidRDefault="00B102E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0">
    <w:p w14:paraId="55E3C647" w14:textId="417C46F1" w:rsidR="00B102EF" w:rsidRDefault="00B102EF" w:rsidP="00183599">
      <w:pPr>
        <w:pStyle w:val="footnote"/>
      </w:pPr>
      <w:r>
        <w:rPr>
          <w:rStyle w:val="FootnoteReference"/>
        </w:rPr>
        <w:footnoteRef/>
      </w:r>
      <w:r>
        <w:t xml:space="preserve"> [JS] or “eternally”</w:t>
      </w:r>
    </w:p>
  </w:footnote>
  <w:footnote w:id="261">
    <w:p w14:paraId="398A65D2" w14:textId="3A913DFE" w:rsidR="00B102EF" w:rsidRDefault="00B102E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2">
    <w:p w14:paraId="2DAC0755" w14:textId="21183A3B" w:rsidR="00B102EF" w:rsidRDefault="00B102EF" w:rsidP="00183599">
      <w:pPr>
        <w:pStyle w:val="footnote"/>
      </w:pPr>
      <w:r>
        <w:rPr>
          <w:rStyle w:val="FootnoteReference"/>
        </w:rPr>
        <w:footnoteRef/>
      </w:r>
      <w:r>
        <w:t xml:space="preserve"> [JS] or “workers of iniquity”</w:t>
      </w:r>
    </w:p>
  </w:footnote>
  <w:footnote w:id="263">
    <w:p w14:paraId="3A50B91B" w14:textId="77777777" w:rsidR="00B102EF" w:rsidRPr="004A3E27" w:rsidRDefault="00B102E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4">
    <w:p w14:paraId="4E4A30D1" w14:textId="62ED497C" w:rsidR="00B102EF" w:rsidRDefault="00B102EF" w:rsidP="00183599">
      <w:pPr>
        <w:pStyle w:val="footnote"/>
      </w:pPr>
      <w:r>
        <w:rPr>
          <w:rStyle w:val="FootnoteReference"/>
        </w:rPr>
        <w:footnoteRef/>
      </w:r>
      <w:r>
        <w:t xml:space="preserve"> [JS] or “ransom”</w:t>
      </w:r>
    </w:p>
  </w:footnote>
  <w:footnote w:id="265">
    <w:p w14:paraId="058ED3C9" w14:textId="6776EDA1" w:rsidR="00B102EF" w:rsidRDefault="00B102EF" w:rsidP="001B710E">
      <w:pPr>
        <w:pStyle w:val="footnote"/>
      </w:pPr>
      <w:r>
        <w:rPr>
          <w:rStyle w:val="FootnoteReference"/>
        </w:rPr>
        <w:footnoteRef/>
      </w:r>
      <w:r>
        <w:t xml:space="preserve"> [JS] or tabernacles.</w:t>
      </w:r>
    </w:p>
  </w:footnote>
  <w:footnote w:id="266">
    <w:p w14:paraId="329608F2" w14:textId="7CC39845" w:rsidR="00B102EF" w:rsidRDefault="00B102EF" w:rsidP="00183599">
      <w:pPr>
        <w:pStyle w:val="footnote"/>
      </w:pPr>
      <w:r>
        <w:rPr>
          <w:rStyle w:val="FootnoteReference"/>
        </w:rPr>
        <w:footnoteRef/>
      </w:r>
      <w:r>
        <w:t xml:space="preserve"> [JS] or “acknowledge,” or “thank,” or “thankfully confess You with praise when…”</w:t>
      </w:r>
    </w:p>
  </w:footnote>
  <w:footnote w:id="267">
    <w:p w14:paraId="25D034C3" w14:textId="2662C64E" w:rsidR="00B102EF" w:rsidRDefault="00B102EF" w:rsidP="005E4259">
      <w:pPr>
        <w:pStyle w:val="footnote"/>
      </w:pPr>
      <w:r>
        <w:rPr>
          <w:rStyle w:val="FootnoteReference"/>
        </w:rPr>
        <w:footnoteRef/>
      </w:r>
      <w:r>
        <w:t xml:space="preserve"> [JS] or “I will not find fault with your sacrifices”</w:t>
      </w:r>
    </w:p>
  </w:footnote>
  <w:footnote w:id="268">
    <w:p w14:paraId="45DA152E" w14:textId="77777777" w:rsidR="00B102EF" w:rsidRPr="004A3E27" w:rsidRDefault="00B102E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9">
    <w:p w14:paraId="43CC2ABF" w14:textId="536DD164" w:rsidR="00B102EF" w:rsidRDefault="00B102EF" w:rsidP="007E0330">
      <w:pPr>
        <w:pStyle w:val="footnote"/>
      </w:pPr>
      <w:r>
        <w:rPr>
          <w:rStyle w:val="FootnoteReference"/>
        </w:rPr>
        <w:footnoteRef/>
      </w:r>
      <w:r>
        <w:t xml:space="preserve"> [JS] [] found in Coptic</w:t>
      </w:r>
    </w:p>
  </w:footnote>
  <w:footnote w:id="270">
    <w:p w14:paraId="5A6B4D6B" w14:textId="65293C06" w:rsidR="00B102EF" w:rsidRPr="004A3E27" w:rsidRDefault="00B102E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1">
    <w:p w14:paraId="7D7FC96A" w14:textId="1FA8AB7E" w:rsidR="00B102EF" w:rsidRDefault="00B102EF" w:rsidP="007E0330">
      <w:pPr>
        <w:pStyle w:val="footnote"/>
      </w:pPr>
      <w:r>
        <w:rPr>
          <w:rStyle w:val="FootnoteReference"/>
        </w:rPr>
        <w:footnoteRef/>
      </w:r>
      <w:r>
        <w:t xml:space="preserve"> [JS] “showed me” or “made known to me”</w:t>
      </w:r>
    </w:p>
  </w:footnote>
  <w:footnote w:id="272">
    <w:p w14:paraId="6185D531" w14:textId="77777777" w:rsidR="00B102EF" w:rsidRPr="004A3E27" w:rsidRDefault="00B102EF" w:rsidP="00BD5BBE">
      <w:pPr>
        <w:pStyle w:val="footnote"/>
      </w:pPr>
      <w:r w:rsidRPr="004A3E27">
        <w:rPr>
          <w:rStyle w:val="FootnoteReference"/>
        </w:rPr>
        <w:footnoteRef/>
      </w:r>
      <w:r w:rsidRPr="004A3E27">
        <w:t xml:space="preserve"> Exodus 12:22; John 19:29; Hebrews 9:19.</w:t>
      </w:r>
    </w:p>
  </w:footnote>
  <w:footnote w:id="273">
    <w:p w14:paraId="3533F1BB" w14:textId="71B96EA6" w:rsidR="00B102EF" w:rsidRDefault="00B102EF" w:rsidP="007E0330">
      <w:pPr>
        <w:pStyle w:val="footnote"/>
      </w:pPr>
      <w:r>
        <w:rPr>
          <w:rStyle w:val="FootnoteReference"/>
        </w:rPr>
        <w:footnoteRef/>
      </w:r>
      <w:r>
        <w:t xml:space="preserve"> [JS] literally “face”.</w:t>
      </w:r>
    </w:p>
  </w:footnote>
  <w:footnote w:id="274">
    <w:p w14:paraId="1F9FC60F" w14:textId="3E919970" w:rsidR="00B102EF" w:rsidRDefault="00B102EF" w:rsidP="005E4259">
      <w:pPr>
        <w:pStyle w:val="footnote"/>
      </w:pPr>
      <w:r>
        <w:rPr>
          <w:rStyle w:val="FootnoteReference"/>
        </w:rPr>
        <w:footnoteRef/>
      </w:r>
      <w:r>
        <w:t xml:space="preserve"> [JS] or “blood-guiltiness”</w:t>
      </w:r>
    </w:p>
  </w:footnote>
  <w:footnote w:id="275">
    <w:p w14:paraId="202128F8" w14:textId="4DFF74D6" w:rsidR="00B102EF" w:rsidRDefault="00B102EF" w:rsidP="00284568">
      <w:pPr>
        <w:pStyle w:val="footnote"/>
      </w:pPr>
      <w:r>
        <w:rPr>
          <w:rStyle w:val="FootnoteReference"/>
        </w:rPr>
        <w:footnoteRef/>
      </w:r>
      <w:r>
        <w:t xml:space="preserve"> [JS] or “gives thanks to,” or “thankfully confess You with praise”</w:t>
      </w:r>
    </w:p>
  </w:footnote>
  <w:footnote w:id="276">
    <w:p w14:paraId="6650920A" w14:textId="4D441CB0" w:rsidR="00B102EF" w:rsidRPr="004A3E27" w:rsidRDefault="00B102E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7">
    <w:p w14:paraId="3BFF7049" w14:textId="77777777" w:rsidR="00B102EF" w:rsidRPr="004A3E27" w:rsidRDefault="00B102E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8">
    <w:p w14:paraId="45B1AA56" w14:textId="765C7C37" w:rsidR="00B102EF" w:rsidRDefault="00B102EF" w:rsidP="00284568">
      <w:pPr>
        <w:pStyle w:val="footnote"/>
      </w:pPr>
      <w:r>
        <w:rPr>
          <w:rStyle w:val="FootnoteReference"/>
        </w:rPr>
        <w:footnoteRef/>
      </w:r>
      <w:r>
        <w:t xml:space="preserve"> [JS] or “give thanks to You,” or “thankfully confess You with praise”</w:t>
      </w:r>
    </w:p>
  </w:footnote>
  <w:footnote w:id="279">
    <w:p w14:paraId="51837483" w14:textId="77777777" w:rsidR="00B102EF" w:rsidRPr="004A3E27" w:rsidRDefault="00B102E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0">
    <w:p w14:paraId="3B19B72F" w14:textId="77777777" w:rsidR="00B102EF" w:rsidRPr="004A3E27" w:rsidRDefault="00B102EF" w:rsidP="00BD5BBE">
      <w:pPr>
        <w:pStyle w:val="footnote"/>
      </w:pPr>
      <w:r w:rsidRPr="004A3E27">
        <w:rPr>
          <w:rStyle w:val="FootnoteReference"/>
        </w:rPr>
        <w:footnoteRef/>
      </w:r>
      <w:r w:rsidRPr="004A3E27">
        <w:t xml:space="preserve"> Lk. 10:18; 2 Thess. 1:6.</w:t>
      </w:r>
    </w:p>
  </w:footnote>
  <w:footnote w:id="281">
    <w:p w14:paraId="649547A2" w14:textId="77777777" w:rsidR="00B102EF" w:rsidRPr="004A3E27" w:rsidRDefault="00B102E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2">
    <w:p w14:paraId="4184D201" w14:textId="3A3901AE" w:rsidR="00B102EF" w:rsidRDefault="00B102EF" w:rsidP="00125EB7">
      <w:pPr>
        <w:pStyle w:val="footnote"/>
      </w:pPr>
      <w:r>
        <w:rPr>
          <w:rStyle w:val="FootnoteReference"/>
        </w:rPr>
        <w:footnoteRef/>
      </w:r>
      <w:r>
        <w:t xml:space="preserve"> [JS] “it” refers to the iniquity and strife.</w:t>
      </w:r>
    </w:p>
  </w:footnote>
  <w:footnote w:id="283">
    <w:p w14:paraId="4DEA0F95" w14:textId="27D8C248" w:rsidR="00B102EF" w:rsidRPr="004A3E27" w:rsidRDefault="00B102EF" w:rsidP="00BD5BBE">
      <w:pPr>
        <w:pStyle w:val="footnote"/>
      </w:pPr>
      <w:r w:rsidRPr="004A3E27">
        <w:rPr>
          <w:rStyle w:val="FootnoteReference"/>
        </w:rPr>
        <w:footnoteRef/>
      </w:r>
      <w:r w:rsidRPr="004A3E27">
        <w:t xml:space="preserve"> </w:t>
      </w:r>
      <w:r>
        <w:t>cf</w:t>
      </w:r>
      <w:r w:rsidRPr="004A3E27">
        <w:t>. 1 Peter 5:7.</w:t>
      </w:r>
    </w:p>
  </w:footnote>
  <w:footnote w:id="284">
    <w:p w14:paraId="27649907" w14:textId="3BE538AE" w:rsidR="00B102EF" w:rsidRPr="004A3E27" w:rsidRDefault="00B102EF" w:rsidP="00BD5BBE">
      <w:pPr>
        <w:pStyle w:val="footnote"/>
      </w:pPr>
      <w:r w:rsidRPr="004A3E27">
        <w:rPr>
          <w:rStyle w:val="FootnoteReference"/>
        </w:rPr>
        <w:footnoteRef/>
      </w:r>
      <w:r w:rsidRPr="004A3E27">
        <w:t xml:space="preserve"> </w:t>
      </w:r>
      <w:r>
        <w:t>cf</w:t>
      </w:r>
      <w:r w:rsidRPr="004A3E27">
        <w:t>. Ephes 6:12; 1 Tim 4:1; Rev. 16:14.</w:t>
      </w:r>
    </w:p>
  </w:footnote>
  <w:footnote w:id="285">
    <w:p w14:paraId="2999B88D" w14:textId="4A88AAD6" w:rsidR="00B102EF" w:rsidRDefault="00B102EF" w:rsidP="00A8553A">
      <w:pPr>
        <w:pStyle w:val="footnote"/>
      </w:pPr>
      <w:r>
        <w:rPr>
          <w:rStyle w:val="FootnoteReference"/>
        </w:rPr>
        <w:footnoteRef/>
      </w:r>
      <w:r>
        <w:t xml:space="preserve"> [JS] NETS omits “not”</w:t>
      </w:r>
    </w:p>
  </w:footnote>
  <w:footnote w:id="286">
    <w:p w14:paraId="594F6979" w14:textId="77777777" w:rsidR="00B102EF" w:rsidRPr="004A3E27" w:rsidRDefault="00B102E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7">
    <w:p w14:paraId="568E2F2E" w14:textId="77777777" w:rsidR="00B102EF" w:rsidRPr="004A3E27" w:rsidRDefault="00B102E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8">
    <w:p w14:paraId="6DBE026F" w14:textId="65E17A50" w:rsidR="00B102EF" w:rsidRDefault="00B102EF" w:rsidP="003E4AFE">
      <w:pPr>
        <w:pStyle w:val="footnote"/>
      </w:pPr>
      <w:r>
        <w:rPr>
          <w:rStyle w:val="FootnoteReference"/>
        </w:rPr>
        <w:footnoteRef/>
      </w:r>
      <w:r>
        <w:t xml:space="preserve"> [JS] or “I will sing and praise,” or “I will sing and make music”</w:t>
      </w:r>
    </w:p>
  </w:footnote>
  <w:footnote w:id="289">
    <w:p w14:paraId="5EA08A63" w14:textId="7ED730C0" w:rsidR="00B102EF" w:rsidRDefault="00B102EF" w:rsidP="003E4AFE">
      <w:pPr>
        <w:pStyle w:val="footnote"/>
      </w:pPr>
      <w:r>
        <w:rPr>
          <w:rStyle w:val="FootnoteReference"/>
        </w:rPr>
        <w:footnoteRef/>
      </w:r>
      <w:r>
        <w:t xml:space="preserve"> [JS] or “I will give thanks to You,” or “I will thankfully confess You with praise”</w:t>
      </w:r>
    </w:p>
  </w:footnote>
  <w:footnote w:id="290">
    <w:p w14:paraId="62A6540D" w14:textId="77777777" w:rsidR="00B102EF" w:rsidRPr="004A3E27" w:rsidRDefault="00B102EF" w:rsidP="00BD5BBE">
      <w:pPr>
        <w:pStyle w:val="footnote"/>
      </w:pPr>
      <w:r w:rsidRPr="004A3E27">
        <w:rPr>
          <w:rStyle w:val="FootnoteReference"/>
        </w:rPr>
        <w:footnoteRef/>
      </w:r>
      <w:r w:rsidRPr="004A3E27">
        <w:t xml:space="preserve"> Verses 8-12 are repeated almost verbatim in Ps. 107:2-6.</w:t>
      </w:r>
    </w:p>
  </w:footnote>
  <w:footnote w:id="291">
    <w:p w14:paraId="3A60B5BF" w14:textId="4103FFA5" w:rsidR="00B102EF" w:rsidRDefault="00B102EF" w:rsidP="0080248C">
      <w:pPr>
        <w:pStyle w:val="footnote"/>
      </w:pPr>
      <w:r>
        <w:rPr>
          <w:rStyle w:val="FootnoteReference"/>
        </w:rPr>
        <w:footnoteRef/>
      </w:r>
      <w:r>
        <w:t xml:space="preserve"> [JS] or “the lawless,” or “those that do wickedness”</w:t>
      </w:r>
    </w:p>
  </w:footnote>
  <w:footnote w:id="292">
    <w:p w14:paraId="21F36685" w14:textId="77777777" w:rsidR="00B102EF" w:rsidRPr="004A3E27" w:rsidRDefault="00B102EF" w:rsidP="00BD5BBE">
      <w:pPr>
        <w:pStyle w:val="footnote"/>
      </w:pPr>
      <w:r w:rsidRPr="004A3E27">
        <w:rPr>
          <w:rStyle w:val="FootnoteReference"/>
        </w:rPr>
        <w:footnoteRef/>
      </w:r>
      <w:r w:rsidRPr="004A3E27">
        <w:t xml:space="preserve"> Mercy: love (Luke 10:37).</w:t>
      </w:r>
    </w:p>
  </w:footnote>
  <w:footnote w:id="293">
    <w:p w14:paraId="6EFF888C" w14:textId="1261A193" w:rsidR="00B102EF" w:rsidRPr="004A3E27" w:rsidRDefault="00B102E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4">
    <w:p w14:paraId="42604FE7" w14:textId="77777777" w:rsidR="00B102EF" w:rsidRPr="004A3E27" w:rsidRDefault="00B102EF" w:rsidP="00BD5BBE">
      <w:pPr>
        <w:pStyle w:val="footnote"/>
      </w:pPr>
      <w:r w:rsidRPr="004A3E27">
        <w:rPr>
          <w:rStyle w:val="FootnoteReference"/>
        </w:rPr>
        <w:footnoteRef/>
      </w:r>
      <w:r w:rsidRPr="004A3E27">
        <w:t xml:space="preserve"> Washbowl: i.e. reduced to the most menial servitude.</w:t>
      </w:r>
    </w:p>
  </w:footnote>
  <w:footnote w:id="295">
    <w:p w14:paraId="03E619D4" w14:textId="1339E3A3" w:rsidR="00B102EF" w:rsidRPr="004A3E27" w:rsidRDefault="00B102E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6">
    <w:p w14:paraId="2D798361" w14:textId="77777777" w:rsidR="00B102EF" w:rsidRPr="004A3E27" w:rsidRDefault="00B102E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7">
    <w:p w14:paraId="29B1DDE8" w14:textId="45FA342F" w:rsidR="00B102EF" w:rsidRPr="004A3E27" w:rsidRDefault="00B102E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8">
    <w:p w14:paraId="279AD391" w14:textId="274C1C9A" w:rsidR="00B102EF" w:rsidRPr="004A3E27" w:rsidRDefault="00B102E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9">
    <w:p w14:paraId="7753865A" w14:textId="3B559F98" w:rsidR="00B102EF" w:rsidRDefault="00B102EF" w:rsidP="009C1AC4">
      <w:pPr>
        <w:pStyle w:val="footnote"/>
      </w:pPr>
      <w:r>
        <w:rPr>
          <w:rStyle w:val="FootnoteReference"/>
        </w:rPr>
        <w:footnoteRef/>
      </w:r>
      <w:r>
        <w:t xml:space="preserve"> [JS] OSB has, “they are altogether useless.” NETS has “they together derive from vanity.</w:t>
      </w:r>
    </w:p>
  </w:footnote>
  <w:footnote w:id="300">
    <w:p w14:paraId="20ED6838" w14:textId="77777777" w:rsidR="00B102EF" w:rsidRPr="004A3E27" w:rsidRDefault="00B102EF" w:rsidP="009C1AC4">
      <w:pPr>
        <w:pStyle w:val="footnote"/>
      </w:pPr>
      <w:r w:rsidRPr="004A3E27">
        <w:rPr>
          <w:rStyle w:val="FootnoteReference"/>
        </w:rPr>
        <w:footnoteRef/>
      </w:r>
      <w:r w:rsidRPr="004A3E27">
        <w:t xml:space="preserve"> Job. 33:14.</w:t>
      </w:r>
    </w:p>
  </w:footnote>
  <w:footnote w:id="301">
    <w:p w14:paraId="3F4DF601" w14:textId="362CF8F1" w:rsidR="00B102EF" w:rsidRDefault="00B102EF" w:rsidP="004F49CE">
      <w:pPr>
        <w:pStyle w:val="footnote"/>
      </w:pPr>
      <w:r>
        <w:rPr>
          <w:rStyle w:val="FootnoteReference"/>
        </w:rPr>
        <w:footnoteRef/>
      </w:r>
      <w:r>
        <w:t xml:space="preserve"> [JS] literally, “holy place”</w:t>
      </w:r>
    </w:p>
  </w:footnote>
  <w:footnote w:id="302">
    <w:p w14:paraId="686CF1C0" w14:textId="1BBF228C" w:rsidR="00B102EF" w:rsidRPr="004A3E27" w:rsidRDefault="00B102E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3">
    <w:p w14:paraId="36833249" w14:textId="34120CF1" w:rsidR="00B102EF" w:rsidRPr="004A3E27" w:rsidRDefault="00B102E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4">
    <w:p w14:paraId="622CE4B2" w14:textId="77777777" w:rsidR="00B102EF" w:rsidRPr="004A3E27" w:rsidRDefault="00B102EF" w:rsidP="00BD5BBE">
      <w:pPr>
        <w:pStyle w:val="footnote"/>
      </w:pPr>
      <w:r w:rsidRPr="004A3E27">
        <w:rPr>
          <w:rStyle w:val="FootnoteReference"/>
        </w:rPr>
        <w:footnoteRef/>
      </w:r>
      <w:r w:rsidRPr="004A3E27">
        <w:t xml:space="preserve"> So the Slavonic (Greek often omits ‘stillest’).</w:t>
      </w:r>
    </w:p>
  </w:footnote>
  <w:footnote w:id="305">
    <w:p w14:paraId="0BA13A66" w14:textId="54830EC5" w:rsidR="00B102EF" w:rsidRDefault="00B102EF" w:rsidP="005438BF">
      <w:pPr>
        <w:pStyle w:val="footnote"/>
      </w:pPr>
      <w:r>
        <w:rPr>
          <w:rStyle w:val="FootnoteReference"/>
        </w:rPr>
        <w:footnoteRef/>
      </w:r>
      <w:r>
        <w:t xml:space="preserve"> [JS] lit, “filled with fatness.”</w:t>
      </w:r>
    </w:p>
  </w:footnote>
  <w:footnote w:id="306">
    <w:p w14:paraId="6F4E7A1F" w14:textId="704DC134" w:rsidR="00B102EF" w:rsidRPr="004A3E27" w:rsidRDefault="00B102E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7">
    <w:p w14:paraId="30AFE1F6" w14:textId="77777777" w:rsidR="00B102EF" w:rsidRPr="004A3E27" w:rsidRDefault="00B102E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8">
    <w:p w14:paraId="667C6704" w14:textId="77777777" w:rsidR="00B102EF" w:rsidRPr="004A3E27" w:rsidRDefault="00B102E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9">
    <w:p w14:paraId="4D88FDB0" w14:textId="77777777" w:rsidR="00B102EF" w:rsidRPr="004A3E27" w:rsidRDefault="00B102EF" w:rsidP="00BD5BBE">
      <w:pPr>
        <w:pStyle w:val="footnote"/>
      </w:pPr>
      <w:r w:rsidRPr="004A3E27">
        <w:rPr>
          <w:rStyle w:val="FootnoteReference"/>
        </w:rPr>
        <w:footnoteRef/>
      </w:r>
      <w:r w:rsidRPr="004A3E27">
        <w:t xml:space="preserve"> See footnote 62. &lt;2 previously&gt;</w:t>
      </w:r>
    </w:p>
  </w:footnote>
  <w:footnote w:id="310">
    <w:p w14:paraId="520E1D4D" w14:textId="70DD6036" w:rsidR="00B102EF" w:rsidRDefault="00B102EF" w:rsidP="000E01D1">
      <w:pPr>
        <w:pStyle w:val="footnote"/>
      </w:pPr>
      <w:r>
        <w:rPr>
          <w:rStyle w:val="FootnoteReference"/>
        </w:rPr>
        <w:footnoteRef/>
      </w:r>
      <w:r>
        <w:t xml:space="preserve"> [JS], “do obeisance”, i.e. prostrate, not just an attitude, but an act</w:t>
      </w:r>
    </w:p>
  </w:footnote>
  <w:footnote w:id="311">
    <w:p w14:paraId="1B791EBC" w14:textId="77777777" w:rsidR="00B102EF" w:rsidRPr="004A3E27" w:rsidRDefault="00B102E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2">
    <w:p w14:paraId="109CC4F4" w14:textId="77777777" w:rsidR="00B102EF" w:rsidRPr="004A3E27" w:rsidRDefault="00B102EF" w:rsidP="00BD5BBE">
      <w:pPr>
        <w:pStyle w:val="footnote"/>
      </w:pPr>
      <w:r w:rsidRPr="004A3E27">
        <w:rPr>
          <w:rStyle w:val="FootnoteReference"/>
        </w:rPr>
        <w:footnoteRef/>
      </w:r>
      <w:r w:rsidRPr="004A3E27">
        <w:t xml:space="preserve"> ‘What God has planned for His lovers’ (1 Cor. 2:9).</w:t>
      </w:r>
    </w:p>
  </w:footnote>
  <w:footnote w:id="313">
    <w:p w14:paraId="096C8EE6" w14:textId="40879E1D" w:rsidR="00B102EF" w:rsidRDefault="00B102EF" w:rsidP="000E01D1">
      <w:pPr>
        <w:pStyle w:val="footnote"/>
      </w:pPr>
      <w:r>
        <w:rPr>
          <w:rStyle w:val="FootnoteReference"/>
        </w:rPr>
        <w:footnoteRef/>
      </w:r>
      <w:r>
        <w:t xml:space="preserve"> [JS] Fr. Lazarus has, “for”</w:t>
      </w:r>
    </w:p>
  </w:footnote>
  <w:footnote w:id="314">
    <w:p w14:paraId="693C7006" w14:textId="4BAA4AB8" w:rsidR="00B102EF" w:rsidRPr="004A3E27" w:rsidRDefault="00B102E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5">
    <w:p w14:paraId="4EA27689" w14:textId="41C52921" w:rsidR="00B102EF" w:rsidRPr="004A3E27" w:rsidRDefault="00B102E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6">
    <w:p w14:paraId="49AA563D" w14:textId="77777777" w:rsidR="00B102EF" w:rsidRPr="004A3E27" w:rsidRDefault="00B102E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7">
    <w:p w14:paraId="26BB2E4A" w14:textId="256060DE" w:rsidR="00B102EF" w:rsidRPr="004A3E27" w:rsidRDefault="00B102E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8">
    <w:p w14:paraId="7DEE92CE" w14:textId="409EAD51" w:rsidR="00B102EF" w:rsidRDefault="00B102EF" w:rsidP="00F81502">
      <w:pPr>
        <w:pStyle w:val="footnote"/>
      </w:pPr>
      <w:r>
        <w:rPr>
          <w:rStyle w:val="FootnoteReference"/>
        </w:rPr>
        <w:footnoteRef/>
      </w:r>
      <w:r>
        <w:t xml:space="preserve"> [JS] or “give thanks to You” or “thankfully confess You with praise”</w:t>
      </w:r>
    </w:p>
  </w:footnote>
  <w:footnote w:id="319">
    <w:p w14:paraId="29F3A7DD" w14:textId="66A81F41" w:rsidR="00B102EF" w:rsidRDefault="00B102EF" w:rsidP="00F81502">
      <w:pPr>
        <w:pStyle w:val="footnote"/>
      </w:pPr>
      <w:r>
        <w:rPr>
          <w:rStyle w:val="FootnoteReference"/>
        </w:rPr>
        <w:footnoteRef/>
      </w:r>
      <w:r>
        <w:t xml:space="preserve"> [JS] or “praise You” or “give thanks to You” or “thankfully confess You with praise”</w:t>
      </w:r>
    </w:p>
  </w:footnote>
  <w:footnote w:id="320">
    <w:p w14:paraId="75EB9556" w14:textId="77777777" w:rsidR="00B102EF" w:rsidRPr="004A3E27" w:rsidRDefault="00B102E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1">
    <w:p w14:paraId="69CCF6E1" w14:textId="734C2AF2" w:rsidR="00B102EF" w:rsidRPr="004A3E27" w:rsidRDefault="00B102EF" w:rsidP="00BD5BBE">
      <w:pPr>
        <w:pStyle w:val="footnote"/>
      </w:pPr>
      <w:r w:rsidRPr="004A3E27">
        <w:rPr>
          <w:rStyle w:val="FootnoteReference"/>
        </w:rPr>
        <w:footnoteRef/>
      </w:r>
      <w:r w:rsidRPr="004A3E27">
        <w:t xml:space="preserve"> Numbers 10:35. </w:t>
      </w:r>
      <w:r>
        <w:t>Cf</w:t>
      </w:r>
      <w:r w:rsidRPr="004A3E27">
        <w:t>. Exodus 14.</w:t>
      </w:r>
    </w:p>
  </w:footnote>
  <w:footnote w:id="322">
    <w:p w14:paraId="772812A4" w14:textId="77777777" w:rsidR="00B102EF" w:rsidRPr="004A3E27" w:rsidRDefault="00B102E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3">
    <w:p w14:paraId="648336FE" w14:textId="679542B0" w:rsidR="00B102EF" w:rsidRDefault="00B102EF" w:rsidP="00A66BCD">
      <w:pPr>
        <w:pStyle w:val="footnote"/>
      </w:pPr>
      <w:r>
        <w:rPr>
          <w:rStyle w:val="FootnoteReference"/>
        </w:rPr>
        <w:footnoteRef/>
      </w:r>
      <w:r>
        <w:t xml:space="preserve"> [JS] literally, “before the face of”</w:t>
      </w:r>
    </w:p>
  </w:footnote>
  <w:footnote w:id="324">
    <w:p w14:paraId="576015E9" w14:textId="77777777" w:rsidR="00B102EF" w:rsidRPr="004A3E27" w:rsidRDefault="00B102EF" w:rsidP="00BD5BBE">
      <w:pPr>
        <w:pStyle w:val="footnote"/>
      </w:pPr>
      <w:r w:rsidRPr="004A3E27">
        <w:rPr>
          <w:rStyle w:val="FootnoteReference"/>
        </w:rPr>
        <w:footnoteRef/>
      </w:r>
      <w:r w:rsidRPr="004A3E27">
        <w:t xml:space="preserve"> Luke 4:32.</w:t>
      </w:r>
    </w:p>
  </w:footnote>
  <w:footnote w:id="325">
    <w:p w14:paraId="528CA841" w14:textId="6B333BD0" w:rsidR="00B102EF" w:rsidRDefault="00B102EF" w:rsidP="003863C1">
      <w:pPr>
        <w:pStyle w:val="footnote"/>
      </w:pPr>
      <w:r>
        <w:rPr>
          <w:rStyle w:val="FootnoteReference"/>
        </w:rPr>
        <w:footnoteRef/>
      </w:r>
      <w:r>
        <w:t xml:space="preserve"> [JS] literally “hosts”</w:t>
      </w:r>
    </w:p>
  </w:footnote>
  <w:footnote w:id="326">
    <w:p w14:paraId="1C35810F" w14:textId="7EDB3A13" w:rsidR="00B102EF" w:rsidRPr="004A3E27" w:rsidRDefault="00B102E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7">
    <w:p w14:paraId="182BF5C1" w14:textId="77B0A7B7" w:rsidR="00B102EF" w:rsidRDefault="00B102EF" w:rsidP="0080282E">
      <w:pPr>
        <w:pStyle w:val="footnote"/>
      </w:pPr>
      <w:r>
        <w:rPr>
          <w:rStyle w:val="FootnoteReference"/>
        </w:rPr>
        <w:footnoteRef/>
      </w:r>
      <w:r>
        <w:t xml:space="preserve"> [JS] literally, “ten-thousand fold”</w:t>
      </w:r>
    </w:p>
  </w:footnote>
  <w:footnote w:id="328">
    <w:p w14:paraId="4BA4E820" w14:textId="74DEA970" w:rsidR="00B102EF" w:rsidRPr="004A3E27" w:rsidRDefault="00B102EF" w:rsidP="00BD5BBE">
      <w:pPr>
        <w:pStyle w:val="footnote"/>
      </w:pPr>
      <w:r w:rsidRPr="004A3E27">
        <w:rPr>
          <w:rStyle w:val="FootnoteReference"/>
        </w:rPr>
        <w:footnoteRef/>
      </w:r>
      <w:r w:rsidRPr="004A3E27">
        <w:t xml:space="preserve"> </w:t>
      </w:r>
      <w:r>
        <w:t>Cf</w:t>
      </w:r>
      <w:r w:rsidRPr="004A3E27">
        <w:t>. Ephes. 4:8.</w:t>
      </w:r>
    </w:p>
  </w:footnote>
  <w:footnote w:id="329">
    <w:p w14:paraId="6F7FE73D" w14:textId="3ED6EBEB" w:rsidR="00B102EF" w:rsidRDefault="00B102EF" w:rsidP="00AC3180">
      <w:pPr>
        <w:pStyle w:val="footnote"/>
      </w:pPr>
      <w:r>
        <w:rPr>
          <w:rStyle w:val="FootnoteReference"/>
        </w:rPr>
        <w:footnoteRef/>
      </w:r>
      <w:r>
        <w:t xml:space="preserve"> [JS] “assemblies” or “congregations”</w:t>
      </w:r>
    </w:p>
  </w:footnote>
  <w:footnote w:id="330">
    <w:p w14:paraId="1069FF00" w14:textId="77777777" w:rsidR="00B102EF" w:rsidRPr="004A3E27" w:rsidRDefault="00B102E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1">
    <w:p w14:paraId="4D6861A4" w14:textId="77777777" w:rsidR="00B102EF" w:rsidRPr="004A3E27" w:rsidRDefault="00B102E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2">
    <w:p w14:paraId="3876A4B9" w14:textId="77777777" w:rsidR="00B102EF" w:rsidRPr="004A3E27" w:rsidRDefault="00B102E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3">
    <w:p w14:paraId="3A9A265F" w14:textId="622FDAFA" w:rsidR="00B102EF" w:rsidRPr="004A3E27" w:rsidRDefault="00B102E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4">
    <w:p w14:paraId="46BEEA32" w14:textId="77777777" w:rsidR="00B102EF" w:rsidRPr="004A3E27" w:rsidRDefault="00B102EF" w:rsidP="00BD5BBE">
      <w:pPr>
        <w:pStyle w:val="footnote"/>
      </w:pPr>
      <w:r w:rsidRPr="004A3E27">
        <w:rPr>
          <w:rStyle w:val="FootnoteReference"/>
        </w:rPr>
        <w:footnoteRef/>
      </w:r>
      <w:r w:rsidRPr="004A3E27">
        <w:t xml:space="preserve"> Mk. 15:29; Jn. 2:17; Rom. 15:3.</w:t>
      </w:r>
    </w:p>
  </w:footnote>
  <w:footnote w:id="335">
    <w:p w14:paraId="252B5848" w14:textId="77777777" w:rsidR="00B102EF" w:rsidRPr="004A3E27" w:rsidRDefault="00B102EF" w:rsidP="00BD5BBE">
      <w:pPr>
        <w:pStyle w:val="footnote"/>
      </w:pPr>
      <w:r w:rsidRPr="004A3E27">
        <w:rPr>
          <w:rStyle w:val="FootnoteReference"/>
        </w:rPr>
        <w:footnoteRef/>
      </w:r>
      <w:r w:rsidRPr="004A3E27">
        <w:t xml:space="preserve"> The elders and chief priests.</w:t>
      </w:r>
    </w:p>
  </w:footnote>
  <w:footnote w:id="336">
    <w:p w14:paraId="0AE68D03" w14:textId="77777777" w:rsidR="00B102EF" w:rsidRPr="004A3E27" w:rsidRDefault="00B102E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7">
    <w:p w14:paraId="49BC712C" w14:textId="77777777" w:rsidR="00B102EF" w:rsidRPr="004A3E27" w:rsidRDefault="00B102EF" w:rsidP="00BD5BBE">
      <w:pPr>
        <w:pStyle w:val="footnote"/>
      </w:pPr>
      <w:r w:rsidRPr="004A3E27">
        <w:rPr>
          <w:rStyle w:val="FootnoteReference"/>
        </w:rPr>
        <w:footnoteRef/>
      </w:r>
      <w:r w:rsidRPr="004A3E27">
        <w:t xml:space="preserve"> Mt. 16:21; Mk. 8:31.</w:t>
      </w:r>
    </w:p>
  </w:footnote>
  <w:footnote w:id="338">
    <w:p w14:paraId="5D4E90F4" w14:textId="77777777" w:rsidR="00B102EF" w:rsidRPr="004A3E27" w:rsidRDefault="00B102EF" w:rsidP="00BD5BBE">
      <w:pPr>
        <w:pStyle w:val="footnote"/>
      </w:pPr>
      <w:r w:rsidRPr="004A3E27">
        <w:rPr>
          <w:rStyle w:val="FootnoteReference"/>
        </w:rPr>
        <w:footnoteRef/>
      </w:r>
      <w:r w:rsidRPr="004A3E27">
        <w:t xml:space="preserve"> Mt. 27:34.</w:t>
      </w:r>
    </w:p>
  </w:footnote>
  <w:footnote w:id="339">
    <w:p w14:paraId="2A1BD707" w14:textId="2E0A380E" w:rsidR="00B102EF" w:rsidRPr="004A3E27" w:rsidRDefault="00B102EF" w:rsidP="00BD5BBE">
      <w:pPr>
        <w:pStyle w:val="footnote"/>
      </w:pPr>
      <w:r w:rsidRPr="004A3E27">
        <w:rPr>
          <w:rStyle w:val="FootnoteReference"/>
        </w:rPr>
        <w:footnoteRef/>
      </w:r>
      <w:r w:rsidRPr="004A3E27">
        <w:t xml:space="preserve"> </w:t>
      </w:r>
      <w:r>
        <w:t>Cf</w:t>
      </w:r>
      <w:r w:rsidRPr="004A3E27">
        <w:t>. Rom. 11:9,10.</w:t>
      </w:r>
    </w:p>
  </w:footnote>
  <w:footnote w:id="340">
    <w:p w14:paraId="09150116" w14:textId="70A37D6F" w:rsidR="00B102EF" w:rsidRPr="004A3E27" w:rsidRDefault="00B102E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1">
    <w:p w14:paraId="05D75ECB" w14:textId="77777777" w:rsidR="00B102EF" w:rsidRPr="004A3E27" w:rsidRDefault="00B102EF" w:rsidP="00BD5BBE">
      <w:pPr>
        <w:pStyle w:val="footnote"/>
      </w:pPr>
      <w:r w:rsidRPr="004A3E27">
        <w:rPr>
          <w:rStyle w:val="FootnoteReference"/>
        </w:rPr>
        <w:footnoteRef/>
      </w:r>
      <w:r w:rsidRPr="004A3E27">
        <w:t xml:space="preserve"> Ps. 69:3-7 differs only slightly from Ps. 39:15-18.</w:t>
      </w:r>
    </w:p>
  </w:footnote>
  <w:footnote w:id="342">
    <w:p w14:paraId="3C5E1D6F" w14:textId="58735F32" w:rsidR="00B102EF" w:rsidRDefault="00B102EF" w:rsidP="004F3DCD">
      <w:pPr>
        <w:pStyle w:val="footnote"/>
      </w:pPr>
      <w:r>
        <w:rPr>
          <w:rStyle w:val="FootnoteReference"/>
        </w:rPr>
        <w:footnoteRef/>
      </w:r>
      <w:r>
        <w:t xml:space="preserve"> [JS] “Good! Good!”, or “Aha! Aha!”, or “Well done! Well done!” what one says when they think they have beaten their opponent.</w:t>
      </w:r>
    </w:p>
  </w:footnote>
  <w:footnote w:id="343">
    <w:p w14:paraId="325C5542" w14:textId="77777777" w:rsidR="00B102EF" w:rsidRPr="004A3E27" w:rsidRDefault="00B102EF" w:rsidP="00BD5BBE">
      <w:pPr>
        <w:pStyle w:val="footnote"/>
      </w:pPr>
      <w:r w:rsidRPr="004A3E27">
        <w:rPr>
          <w:rStyle w:val="FootnoteReference"/>
        </w:rPr>
        <w:footnoteRef/>
      </w:r>
      <w:r w:rsidRPr="004A3E27">
        <w:t xml:space="preserve"> The first three lines of Psalms 70 and 30 are identical. See footnote there.</w:t>
      </w:r>
    </w:p>
  </w:footnote>
  <w:footnote w:id="344">
    <w:p w14:paraId="1B3F91B5" w14:textId="58F71B16" w:rsidR="00B102EF" w:rsidRPr="004A3E27" w:rsidRDefault="00B102E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5">
    <w:p w14:paraId="1479583A" w14:textId="0156B220" w:rsidR="00B102EF" w:rsidRDefault="00B102EF" w:rsidP="00C614C7">
      <w:pPr>
        <w:pStyle w:val="footnote"/>
      </w:pPr>
      <w:r>
        <w:rPr>
          <w:rStyle w:val="FootnoteReference"/>
        </w:rPr>
        <w:footnoteRef/>
      </w:r>
      <w:r>
        <w:t xml:space="preserve"> [JS] literally, “arm”.</w:t>
      </w:r>
    </w:p>
  </w:footnote>
  <w:footnote w:id="346">
    <w:p w14:paraId="523E76EA" w14:textId="77777777" w:rsidR="00B102EF" w:rsidRPr="004A3E27" w:rsidRDefault="00B102EF" w:rsidP="00C614C7">
      <w:pPr>
        <w:pStyle w:val="footnote"/>
      </w:pPr>
      <w:r w:rsidRPr="004A3E27">
        <w:rPr>
          <w:rStyle w:val="FootnoteReference"/>
        </w:rPr>
        <w:footnoteRef/>
      </w:r>
      <w:r w:rsidRPr="004A3E27">
        <w:t xml:space="preserve"> Ephes. 3:10; 4:8.</w:t>
      </w:r>
    </w:p>
  </w:footnote>
  <w:footnote w:id="347">
    <w:p w14:paraId="65732174" w14:textId="7AFAEA7C" w:rsidR="00B102EF" w:rsidRDefault="00B102EF" w:rsidP="00E269C1">
      <w:pPr>
        <w:pStyle w:val="footnote"/>
      </w:pPr>
      <w:r>
        <w:rPr>
          <w:rStyle w:val="FootnoteReference"/>
        </w:rPr>
        <w:footnoteRef/>
      </w:r>
      <w:r>
        <w:t xml:space="preserve"> [JS] or “praise Your” or “acknowledge You”, or “thankfully confess with praise [for Your]”</w:t>
      </w:r>
    </w:p>
  </w:footnote>
  <w:footnote w:id="348">
    <w:p w14:paraId="63D5291B" w14:textId="120CBC18" w:rsidR="00B102EF" w:rsidRPr="004A3E27" w:rsidRDefault="00B102E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9">
    <w:p w14:paraId="0396CA5A" w14:textId="2DEA52B7" w:rsidR="00B102EF" w:rsidRPr="004A3E27" w:rsidRDefault="00B102E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0">
    <w:p w14:paraId="145DE01A" w14:textId="6D6C89A5" w:rsidR="00B102EF" w:rsidRDefault="00B102EF" w:rsidP="00733705">
      <w:pPr>
        <w:pStyle w:val="footnote"/>
      </w:pPr>
      <w:r>
        <w:rPr>
          <w:rStyle w:val="FootnoteReference"/>
        </w:rPr>
        <w:footnoteRef/>
      </w:r>
      <w:r>
        <w:t xml:space="preserve"> [JS] literally “He will judge the poor of the people.”</w:t>
      </w:r>
    </w:p>
  </w:footnote>
  <w:footnote w:id="351">
    <w:p w14:paraId="4ADD947E" w14:textId="3381547D" w:rsidR="00B102EF" w:rsidRPr="004A3E27" w:rsidRDefault="00B102E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2">
    <w:p w14:paraId="31968FA6" w14:textId="77777777" w:rsidR="00B102EF" w:rsidRPr="004A3E27" w:rsidRDefault="00B102EF" w:rsidP="00BD5BBE">
      <w:pPr>
        <w:pStyle w:val="footnote"/>
      </w:pPr>
      <w:r w:rsidRPr="004A3E27">
        <w:rPr>
          <w:rStyle w:val="FootnoteReference"/>
        </w:rPr>
        <w:footnoteRef/>
      </w:r>
      <w:r w:rsidRPr="004A3E27">
        <w:t xml:space="preserve"> Rivers: Tigris and Euphrates.</w:t>
      </w:r>
    </w:p>
  </w:footnote>
  <w:footnote w:id="353">
    <w:p w14:paraId="7811A007" w14:textId="64EFDFFD" w:rsidR="00B102EF" w:rsidRPr="004A3E27" w:rsidRDefault="00B102EF" w:rsidP="00BD5BBE">
      <w:pPr>
        <w:pStyle w:val="footnote"/>
      </w:pPr>
      <w:r w:rsidRPr="004A3E27">
        <w:rPr>
          <w:rStyle w:val="FootnoteReference"/>
        </w:rPr>
        <w:footnoteRef/>
      </w:r>
      <w:r w:rsidRPr="004A3E27">
        <w:t xml:space="preserve"> </w:t>
      </w:r>
      <w:r>
        <w:t>Cf</w:t>
      </w:r>
      <w:r w:rsidRPr="004A3E27">
        <w:t>. Ps. 47:8.</w:t>
      </w:r>
    </w:p>
  </w:footnote>
  <w:footnote w:id="354">
    <w:p w14:paraId="34781B0F" w14:textId="1A0B612C" w:rsidR="00B102EF" w:rsidRDefault="00B102EF" w:rsidP="00E269C1">
      <w:pPr>
        <w:pStyle w:val="footnote"/>
      </w:pPr>
      <w:r>
        <w:rPr>
          <w:rStyle w:val="FootnoteReference"/>
        </w:rPr>
        <w:footnoteRef/>
      </w:r>
      <w:r>
        <w:t xml:space="preserve"> [JS] literally “do obeisance to”, i.e. the physical act of prostrating or bowing down.</w:t>
      </w:r>
    </w:p>
  </w:footnote>
  <w:footnote w:id="355">
    <w:p w14:paraId="57352CBF" w14:textId="0D12012F" w:rsidR="00B102EF" w:rsidRPr="004A3E27" w:rsidRDefault="00B102EF" w:rsidP="00BD5BBE">
      <w:pPr>
        <w:pStyle w:val="footnote"/>
      </w:pPr>
      <w:r w:rsidRPr="004A3E27">
        <w:rPr>
          <w:rStyle w:val="FootnoteReference"/>
        </w:rPr>
        <w:footnoteRef/>
      </w:r>
      <w:r w:rsidRPr="004A3E27">
        <w:t xml:space="preserve"> </w:t>
      </w:r>
      <w:r>
        <w:t>Cf</w:t>
      </w:r>
      <w:r w:rsidRPr="004A3E27">
        <w:t>. Rev. 1:18; Heb. 7:25; Num. 14:28.</w:t>
      </w:r>
    </w:p>
  </w:footnote>
  <w:footnote w:id="356">
    <w:p w14:paraId="2E026D23" w14:textId="77777777" w:rsidR="00B102EF" w:rsidRPr="004A3E27" w:rsidRDefault="00B102E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7">
    <w:p w14:paraId="550199CE" w14:textId="322C0FE5" w:rsidR="00B102EF" w:rsidRDefault="00B102EF" w:rsidP="005B5466">
      <w:pPr>
        <w:pStyle w:val="footnote"/>
      </w:pPr>
      <w:r>
        <w:rPr>
          <w:rStyle w:val="FootnoteReference"/>
        </w:rPr>
        <w:footnoteRef/>
      </w:r>
      <w:r>
        <w:t xml:space="preserve"> [JS] or, “So be it! So be it!”</w:t>
      </w:r>
    </w:p>
  </w:footnote>
  <w:footnote w:id="358">
    <w:p w14:paraId="2E2191B6" w14:textId="77777777" w:rsidR="00B102EF" w:rsidRPr="004A3E27" w:rsidRDefault="00B102E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9">
    <w:p w14:paraId="58DFBD38" w14:textId="77777777" w:rsidR="00B102EF" w:rsidRPr="004A3E27" w:rsidRDefault="00B102E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102EF" w:rsidRPr="004A3E27" w:rsidRDefault="00B102EF" w:rsidP="00BD5BBE">
      <w:pPr>
        <w:pStyle w:val="footnote"/>
      </w:pPr>
      <w:r w:rsidRPr="004A3E27">
        <w:tab/>
        <w:t>For them there are no pains;</w:t>
      </w:r>
    </w:p>
    <w:p w14:paraId="15E57D33" w14:textId="77777777" w:rsidR="00B102EF" w:rsidRPr="004A3E27" w:rsidRDefault="00B102EF" w:rsidP="00BD5BBE">
      <w:pPr>
        <w:pStyle w:val="footnote"/>
      </w:pPr>
      <w:r w:rsidRPr="004A3E27">
        <w:tab/>
        <w:t>fit and strong are their bodies.</w:t>
      </w:r>
    </w:p>
  </w:footnote>
  <w:footnote w:id="360">
    <w:p w14:paraId="2000D9CE" w14:textId="77777777" w:rsidR="00B102EF" w:rsidRPr="004A3E27" w:rsidRDefault="00B102EF" w:rsidP="00BD5BBE">
      <w:pPr>
        <w:pStyle w:val="footnote"/>
      </w:pPr>
      <w:r w:rsidRPr="004A3E27">
        <w:rPr>
          <w:rStyle w:val="FootnoteReference"/>
        </w:rPr>
        <w:footnoteRef/>
      </w:r>
      <w:r w:rsidRPr="004A3E27">
        <w:t xml:space="preserve"> The apparent success and prosperity of the godless is transitory and short-lived.</w:t>
      </w:r>
    </w:p>
  </w:footnote>
  <w:footnote w:id="361">
    <w:p w14:paraId="5BB08A3A" w14:textId="77777777" w:rsidR="00B102EF" w:rsidRPr="004A3E27" w:rsidRDefault="00B102E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2">
    <w:p w14:paraId="1EB3BD79" w14:textId="77777777" w:rsidR="00B102EF" w:rsidRPr="004A3E27" w:rsidRDefault="00B102E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3">
    <w:p w14:paraId="70787BBC" w14:textId="7DA1EC54" w:rsidR="00B102EF" w:rsidRPr="004A3E27" w:rsidRDefault="00B102E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4">
    <w:p w14:paraId="592FBEA7" w14:textId="77777777" w:rsidR="00B102EF" w:rsidRPr="004A3E27" w:rsidRDefault="00B102E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5">
    <w:p w14:paraId="17B1E11D" w14:textId="77777777" w:rsidR="00B102EF" w:rsidRPr="004A3E27" w:rsidRDefault="00B102E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6">
    <w:p w14:paraId="1E15E436" w14:textId="77777777" w:rsidR="00B102EF" w:rsidRPr="004A3E27" w:rsidRDefault="00B102E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7">
    <w:p w14:paraId="52B2065B" w14:textId="28E7781C" w:rsidR="00B102EF" w:rsidRDefault="00B102EF" w:rsidP="004B0577">
      <w:pPr>
        <w:pStyle w:val="footnote"/>
      </w:pPr>
      <w:r>
        <w:rPr>
          <w:rStyle w:val="FootnoteReference"/>
        </w:rPr>
        <w:footnoteRef/>
      </w:r>
      <w:r>
        <w:t xml:space="preserve"> [JS] holy places, could refer to a place, or people, i.e. “among Your saints”.</w:t>
      </w:r>
    </w:p>
  </w:footnote>
  <w:footnote w:id="368">
    <w:p w14:paraId="3D3DC9BD" w14:textId="4BA8FE39" w:rsidR="00B102EF" w:rsidRDefault="00B102EF" w:rsidP="004B0577">
      <w:pPr>
        <w:pStyle w:val="footnote"/>
      </w:pPr>
      <w:r>
        <w:rPr>
          <w:rStyle w:val="FootnoteReference"/>
        </w:rPr>
        <w:footnoteRef/>
      </w:r>
      <w:r>
        <w:t xml:space="preserve"> [JS] or emblems.</w:t>
      </w:r>
    </w:p>
  </w:footnote>
  <w:footnote w:id="369">
    <w:p w14:paraId="48E0BAD1" w14:textId="77777777" w:rsidR="00B102EF" w:rsidRPr="004A3E27" w:rsidRDefault="00B102EF" w:rsidP="00BD5BBE">
      <w:pPr>
        <w:pStyle w:val="footnote"/>
      </w:pPr>
      <w:r w:rsidRPr="004A3E27">
        <w:rPr>
          <w:rStyle w:val="FootnoteReference"/>
        </w:rPr>
        <w:footnoteRef/>
      </w:r>
      <w:r w:rsidRPr="004A3E27">
        <w:t xml:space="preserve"> Signs and miracles of God’s presence, protection and deliverance.</w:t>
      </w:r>
    </w:p>
  </w:footnote>
  <w:footnote w:id="370">
    <w:p w14:paraId="706BBD8A" w14:textId="77777777" w:rsidR="00B102EF" w:rsidRPr="004A3E27" w:rsidRDefault="00B102E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1">
    <w:p w14:paraId="70533A43" w14:textId="77777777" w:rsidR="00B102EF" w:rsidRPr="004A3E27" w:rsidRDefault="00B102E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2">
    <w:p w14:paraId="2451EBE5" w14:textId="284A8300" w:rsidR="00B102EF" w:rsidRDefault="00B102EF" w:rsidP="00E269C1">
      <w:pPr>
        <w:pStyle w:val="footnote"/>
      </w:pPr>
      <w:r>
        <w:rPr>
          <w:rStyle w:val="FootnoteReference"/>
        </w:rPr>
        <w:footnoteRef/>
      </w:r>
      <w:r>
        <w:t xml:space="preserve"> [JS] or “give thanks to You” or “thankfully confess you with praise”</w:t>
      </w:r>
    </w:p>
  </w:footnote>
  <w:footnote w:id="373">
    <w:p w14:paraId="13B7F9F8" w14:textId="32B2D2FD" w:rsidR="00B102EF" w:rsidRDefault="00B102EF" w:rsidP="00220BA1">
      <w:pPr>
        <w:pStyle w:val="footnote"/>
      </w:pPr>
      <w:r>
        <w:rPr>
          <w:rStyle w:val="FootnoteReference"/>
        </w:rPr>
        <w:footnoteRef/>
      </w:r>
      <w:r>
        <w:t xml:space="preserve"> [JS] literally “from egress nor from setting” (NETS). OSB has “from the sunrise nor the sunset.”</w:t>
      </w:r>
    </w:p>
  </w:footnote>
  <w:footnote w:id="374">
    <w:p w14:paraId="5A7D4EBB" w14:textId="6C2E1ACC" w:rsidR="00B102EF" w:rsidRDefault="00B102EF" w:rsidP="00220BA1">
      <w:pPr>
        <w:pStyle w:val="footnote"/>
      </w:pPr>
      <w:r>
        <w:rPr>
          <w:rStyle w:val="FootnoteReference"/>
        </w:rPr>
        <w:footnoteRef/>
      </w:r>
      <w:r>
        <w:t xml:space="preserve"> [JS] literally “horn”, here and below.</w:t>
      </w:r>
    </w:p>
  </w:footnote>
  <w:footnote w:id="375">
    <w:p w14:paraId="43EF022B" w14:textId="270DF778" w:rsidR="00B102EF" w:rsidRPr="004A3E27" w:rsidRDefault="00B102E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6">
    <w:p w14:paraId="4332FFC4" w14:textId="6C5875B6" w:rsidR="00B102EF" w:rsidRPr="004A3E27" w:rsidRDefault="00B102EF" w:rsidP="00BD5BBE">
      <w:pPr>
        <w:pStyle w:val="footnote"/>
      </w:pPr>
      <w:r w:rsidRPr="004A3E27">
        <w:rPr>
          <w:rStyle w:val="FootnoteReference"/>
        </w:rPr>
        <w:footnoteRef/>
      </w:r>
      <w:r w:rsidRPr="004A3E27">
        <w:t xml:space="preserve"> </w:t>
      </w:r>
      <w:r>
        <w:t>Cf</w:t>
      </w:r>
      <w:r w:rsidRPr="004A3E27">
        <w:t>. Ps. 45:10; Is. 2:4; 11:9; 65:25; Hos. 2:18; Zac. 9:10.</w:t>
      </w:r>
    </w:p>
  </w:footnote>
  <w:footnote w:id="377">
    <w:p w14:paraId="168ADB5F" w14:textId="77777777" w:rsidR="00B102EF" w:rsidRPr="004A3E27" w:rsidRDefault="00B102EF" w:rsidP="00BD5BBE">
      <w:pPr>
        <w:pStyle w:val="footnote"/>
      </w:pPr>
      <w:r w:rsidRPr="004A3E27">
        <w:rPr>
          <w:rStyle w:val="FootnoteReference"/>
        </w:rPr>
        <w:footnoteRef/>
      </w:r>
      <w:r w:rsidRPr="004A3E27">
        <w:t xml:space="preserve"> Sinai and Zion, Moses and Christ, the Law and the Gospel enlighten the earth.</w:t>
      </w:r>
    </w:p>
  </w:footnote>
  <w:footnote w:id="378">
    <w:p w14:paraId="680E84D4" w14:textId="296262B0" w:rsidR="00B102EF" w:rsidRPr="004A3E27" w:rsidRDefault="00B102E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9">
    <w:p w14:paraId="100AB77F" w14:textId="77777777" w:rsidR="00B102EF" w:rsidRPr="004A3E27" w:rsidRDefault="00B102E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0">
    <w:p w14:paraId="19D36410" w14:textId="52AB6CF1" w:rsidR="00B102EF" w:rsidRDefault="00B102E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1">
    <w:p w14:paraId="2AEE0DC8" w14:textId="2C9926C9" w:rsidR="00B102EF" w:rsidRDefault="00B102EF" w:rsidP="0077116C">
      <w:pPr>
        <w:pStyle w:val="footnote"/>
      </w:pPr>
      <w:r>
        <w:rPr>
          <w:rStyle w:val="FootnoteReference"/>
        </w:rPr>
        <w:footnoteRef/>
      </w:r>
      <w:r>
        <w:t xml:space="preserve"> [JS] literally, “their voice”</w:t>
      </w:r>
    </w:p>
  </w:footnote>
  <w:footnote w:id="382">
    <w:p w14:paraId="691BE305" w14:textId="638D6FB9" w:rsidR="00B102EF" w:rsidRDefault="00B102EF" w:rsidP="0077116C">
      <w:pPr>
        <w:pStyle w:val="footnote"/>
      </w:pPr>
      <w:r>
        <w:rPr>
          <w:rStyle w:val="FootnoteReference"/>
        </w:rPr>
        <w:footnoteRef/>
      </w:r>
      <w:r>
        <w:t xml:space="preserve"> [JS] literally, “arrows”</w:t>
      </w:r>
    </w:p>
  </w:footnote>
  <w:footnote w:id="383">
    <w:p w14:paraId="02B0A65D" w14:textId="5AC6E269" w:rsidR="00B102EF" w:rsidRDefault="00B102EF" w:rsidP="0077116C">
      <w:pPr>
        <w:pStyle w:val="footnote"/>
      </w:pPr>
      <w:r>
        <w:rPr>
          <w:rStyle w:val="FootnoteReference"/>
        </w:rPr>
        <w:footnoteRef/>
      </w:r>
      <w:r>
        <w:t xml:space="preserve"> [JS] literally, “voice”</w:t>
      </w:r>
    </w:p>
  </w:footnote>
  <w:footnote w:id="384">
    <w:p w14:paraId="062E4DFE" w14:textId="77777777" w:rsidR="00B102EF" w:rsidRDefault="00B102E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102EF" w:rsidRDefault="00B102EF" w:rsidP="00BD5BBE">
      <w:pPr>
        <w:pStyle w:val="footnote"/>
      </w:pPr>
      <w:r>
        <w:tab/>
        <w:t>‘I will speak My mind in parables,</w:t>
      </w:r>
    </w:p>
    <w:p w14:paraId="04636509" w14:textId="5081AB06" w:rsidR="00B102EF" w:rsidRDefault="00B102EF" w:rsidP="00BD5BBE">
      <w:pPr>
        <w:pStyle w:val="footnote"/>
      </w:pPr>
      <w:r>
        <w:tab/>
        <w:t>divulge secrets hidden since creation’ (cf. Rev. 3:14).</w:t>
      </w:r>
    </w:p>
  </w:footnote>
  <w:footnote w:id="385">
    <w:p w14:paraId="7427B3ED" w14:textId="77777777" w:rsidR="00B102EF" w:rsidRDefault="00B102E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6">
    <w:p w14:paraId="322E8B00" w14:textId="45C17DD9" w:rsidR="00B102EF" w:rsidRDefault="00B102EF" w:rsidP="00BD5BBE">
      <w:pPr>
        <w:pStyle w:val="footnote"/>
      </w:pPr>
      <w:r>
        <w:rPr>
          <w:rStyle w:val="FootnoteReference"/>
        </w:rPr>
        <w:footnoteRef/>
      </w:r>
      <w:r>
        <w:t xml:space="preserve"> Ephraim = Israel (cf. Hos. 7; Num. 14; 1 Sam. 4).</w:t>
      </w:r>
    </w:p>
  </w:footnote>
  <w:footnote w:id="387">
    <w:p w14:paraId="0E4A044E" w14:textId="4F6EBBCE" w:rsidR="00B102EF" w:rsidRDefault="00B102EF" w:rsidP="008A536F">
      <w:pPr>
        <w:pStyle w:val="footnote"/>
      </w:pPr>
      <w:r>
        <w:rPr>
          <w:rStyle w:val="FootnoteReference"/>
        </w:rPr>
        <w:footnoteRef/>
      </w:r>
      <w:r>
        <w:t xml:space="preserve"> [JS] literally, “a waterless land”</w:t>
      </w:r>
    </w:p>
  </w:footnote>
  <w:footnote w:id="388">
    <w:p w14:paraId="3E975B3D" w14:textId="77777777" w:rsidR="00B102EF" w:rsidRDefault="00B102EF" w:rsidP="00BD5BBE">
      <w:pPr>
        <w:pStyle w:val="footnote"/>
      </w:pPr>
      <w:r>
        <w:rPr>
          <w:rStyle w:val="FootnoteReference"/>
        </w:rPr>
        <w:footnoteRef/>
      </w:r>
      <w:r>
        <w:t xml:space="preserve"> He deferred giving them the promised food and the Promised Land.</w:t>
      </w:r>
    </w:p>
  </w:footnote>
  <w:footnote w:id="389">
    <w:p w14:paraId="0FFCC018" w14:textId="5FB43138" w:rsidR="00B102EF" w:rsidRDefault="00B102E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0">
    <w:p w14:paraId="7932D42F" w14:textId="0C4D29DA" w:rsidR="00B102EF" w:rsidRDefault="00B102EF" w:rsidP="00287CDE">
      <w:pPr>
        <w:pStyle w:val="footnote"/>
      </w:pPr>
      <w:r>
        <w:rPr>
          <w:rStyle w:val="FootnoteReference"/>
        </w:rPr>
        <w:footnoteRef/>
      </w:r>
      <w:r>
        <w:t xml:space="preserve"> [JS] Fr. Lazarus has “recovered from wine”</w:t>
      </w:r>
    </w:p>
  </w:footnote>
  <w:footnote w:id="391">
    <w:p w14:paraId="4F93FDA3" w14:textId="3D07B295" w:rsidR="00B102EF" w:rsidRDefault="00B102E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2">
    <w:p w14:paraId="7B76452E" w14:textId="635C6B00" w:rsidR="00B102EF" w:rsidRDefault="00B102EF" w:rsidP="00BD5BBE">
      <w:pPr>
        <w:pStyle w:val="footnote"/>
      </w:pPr>
      <w:r>
        <w:rPr>
          <w:rStyle w:val="FootnoteReference"/>
        </w:rPr>
        <w:footnoteRef/>
      </w:r>
      <w:r>
        <w:t xml:space="preserve"> sanctuary: </w:t>
      </w:r>
      <w:r w:rsidRPr="00636EF6">
        <w:rPr>
          <w:i/>
        </w:rPr>
        <w:t>lit</w:t>
      </w:r>
      <w:r>
        <w:t>. place. Cf. Psalm 131:5 and footnote there.</w:t>
      </w:r>
    </w:p>
  </w:footnote>
  <w:footnote w:id="393">
    <w:p w14:paraId="0348F64B" w14:textId="77777777" w:rsidR="00B102EF" w:rsidRDefault="00B102EF" w:rsidP="00BD5BBE">
      <w:pPr>
        <w:pStyle w:val="footnote"/>
      </w:pPr>
      <w:r>
        <w:rPr>
          <w:rStyle w:val="FootnoteReference"/>
        </w:rPr>
        <w:footnoteRef/>
      </w:r>
      <w:r>
        <w:t xml:space="preserve"> John 15.</w:t>
      </w:r>
    </w:p>
  </w:footnote>
  <w:footnote w:id="394">
    <w:p w14:paraId="211D4309" w14:textId="77777777" w:rsidR="00B102EF" w:rsidRDefault="00B102EF" w:rsidP="00BD5BBE">
      <w:pPr>
        <w:pStyle w:val="footnote"/>
      </w:pPr>
      <w:r>
        <w:rPr>
          <w:rStyle w:val="FootnoteReference"/>
        </w:rPr>
        <w:footnoteRef/>
      </w:r>
      <w:r>
        <w:t xml:space="preserve"> Joseph = Israel (Gen. 40:23; 48:15; Amos 6:6).</w:t>
      </w:r>
    </w:p>
  </w:footnote>
  <w:footnote w:id="395">
    <w:p w14:paraId="7AA1750E" w14:textId="77777777" w:rsidR="00B102EF" w:rsidRDefault="00B102EF" w:rsidP="00BD5BBE">
      <w:pPr>
        <w:pStyle w:val="footnote"/>
      </w:pPr>
      <w:r>
        <w:rPr>
          <w:rStyle w:val="FootnoteReference"/>
        </w:rPr>
        <w:footnoteRef/>
      </w:r>
      <w:r>
        <w:t xml:space="preserve"> 2 Sam. 6:2 (LXX).</w:t>
      </w:r>
    </w:p>
  </w:footnote>
  <w:footnote w:id="396">
    <w:p w14:paraId="4A2B3530" w14:textId="5B5CF4B9" w:rsidR="00B102EF" w:rsidRDefault="00B102EF" w:rsidP="006B0A9B">
      <w:pPr>
        <w:pStyle w:val="footnote"/>
      </w:pPr>
      <w:r>
        <w:rPr>
          <w:rStyle w:val="FootnoteReference"/>
        </w:rPr>
        <w:footnoteRef/>
      </w:r>
      <w:r>
        <w:t xml:space="preserve"> [JS] or “appear” or “reveal Yourself”</w:t>
      </w:r>
    </w:p>
  </w:footnote>
  <w:footnote w:id="397">
    <w:p w14:paraId="502F316B" w14:textId="0CF056C9" w:rsidR="00B102EF" w:rsidRDefault="00B102EF" w:rsidP="00542B9B">
      <w:pPr>
        <w:pStyle w:val="footnote"/>
      </w:pPr>
      <w:r>
        <w:rPr>
          <w:rStyle w:val="FootnoteReference"/>
        </w:rPr>
        <w:footnoteRef/>
      </w:r>
      <w:r>
        <w:t xml:space="preserve"> [JS] or “reveal Your face”.</w:t>
      </w:r>
    </w:p>
  </w:footnote>
  <w:footnote w:id="398">
    <w:p w14:paraId="1F148131" w14:textId="7C16470D" w:rsidR="00B102EF" w:rsidRDefault="00B102E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9">
    <w:p w14:paraId="70ACE5E0" w14:textId="77777777" w:rsidR="00B102EF" w:rsidRDefault="00B102EF" w:rsidP="00BD5BBE">
      <w:pPr>
        <w:pStyle w:val="footnote"/>
      </w:pPr>
      <w:r>
        <w:rPr>
          <w:rStyle w:val="FootnoteReference"/>
        </w:rPr>
        <w:footnoteRef/>
      </w:r>
      <w:r>
        <w:t xml:space="preserve"> ‘What tongue? The voice of God’ (St Athanasius).</w:t>
      </w:r>
    </w:p>
  </w:footnote>
  <w:footnote w:id="400">
    <w:p w14:paraId="33FBC19B" w14:textId="77777777" w:rsidR="00B102EF" w:rsidRDefault="00B102EF" w:rsidP="00BD5BBE">
      <w:pPr>
        <w:pStyle w:val="footnote"/>
      </w:pPr>
      <w:r>
        <w:rPr>
          <w:rStyle w:val="FootnoteReference"/>
        </w:rPr>
        <w:footnoteRef/>
      </w:r>
      <w:r>
        <w:t xml:space="preserve"> Exodus 9:23; 19:16.</w:t>
      </w:r>
    </w:p>
  </w:footnote>
  <w:footnote w:id="401">
    <w:p w14:paraId="5C3F1B44" w14:textId="608ECC60" w:rsidR="00B102EF" w:rsidRDefault="00B102EF" w:rsidP="00BD5BBE">
      <w:pPr>
        <w:pStyle w:val="footnote"/>
      </w:pPr>
      <w:r>
        <w:rPr>
          <w:rStyle w:val="FootnoteReference"/>
        </w:rPr>
        <w:footnoteRef/>
      </w:r>
      <w:r>
        <w:t xml:space="preserve"> ‘You have always been deaf to His voice, blind to the vision of Him’ (Jn. 5:37; cf. Deut. 18:16; Isaiah 48:18).</w:t>
      </w:r>
    </w:p>
  </w:footnote>
  <w:footnote w:id="402">
    <w:p w14:paraId="7C05F63D" w14:textId="2961204D" w:rsidR="00B102EF" w:rsidRDefault="00B102E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3">
    <w:p w14:paraId="0BC469A4" w14:textId="77777777" w:rsidR="00B102EF" w:rsidRDefault="00B102EF" w:rsidP="00BD5BBE">
      <w:pPr>
        <w:pStyle w:val="footnote"/>
      </w:pPr>
      <w:r>
        <w:rPr>
          <w:rStyle w:val="FootnoteReference"/>
        </w:rPr>
        <w:footnoteRef/>
      </w:r>
      <w:r>
        <w:t xml:space="preserve"> </w:t>
      </w:r>
      <w:r>
        <w:rPr>
          <w:i/>
        </w:rPr>
        <w:t>See the previous footnote</w:t>
      </w:r>
      <w:r>
        <w:t>.</w:t>
      </w:r>
    </w:p>
  </w:footnote>
  <w:footnote w:id="404">
    <w:p w14:paraId="09156637" w14:textId="44D0701B" w:rsidR="00B102EF" w:rsidRDefault="00B102EF" w:rsidP="00BD5BBE">
      <w:pPr>
        <w:pStyle w:val="footnote"/>
      </w:pPr>
      <w:r>
        <w:rPr>
          <w:rStyle w:val="FootnoteReference"/>
        </w:rPr>
        <w:footnoteRef/>
      </w:r>
      <w:r>
        <w:t xml:space="preserve"> Cf. Isaiah 36:6; 2 Chron. 32:8; 1 Tim. 6:17; Ps. 74:4; Gal. 2:9; 1 Sam. 2:8.</w:t>
      </w:r>
    </w:p>
  </w:footnote>
  <w:footnote w:id="405">
    <w:p w14:paraId="14FEF0D9" w14:textId="77777777" w:rsidR="00B102EF" w:rsidRDefault="00B102EF" w:rsidP="00BD5BBE">
      <w:pPr>
        <w:pStyle w:val="footnote"/>
      </w:pPr>
      <w:r>
        <w:rPr>
          <w:rStyle w:val="FootnoteReference"/>
        </w:rPr>
        <w:footnoteRef/>
      </w:r>
      <w:r>
        <w:t xml:space="preserve"> John 10:34-36.</w:t>
      </w:r>
    </w:p>
  </w:footnote>
  <w:footnote w:id="406">
    <w:p w14:paraId="136A7666" w14:textId="77777777" w:rsidR="00B102EF" w:rsidRDefault="00B102EF" w:rsidP="00BD5BBE">
      <w:pPr>
        <w:pStyle w:val="footnote"/>
      </w:pPr>
      <w:r>
        <w:rPr>
          <w:rStyle w:val="FootnoteReference"/>
        </w:rPr>
        <w:footnoteRef/>
      </w:r>
      <w:r>
        <w:t xml:space="preserve"> This prayer is already answered (John 3:18; 9:39; 12:31; Acts 17:31).</w:t>
      </w:r>
    </w:p>
  </w:footnote>
  <w:footnote w:id="407">
    <w:p w14:paraId="764CD80E" w14:textId="77777777" w:rsidR="00B102EF" w:rsidRDefault="00B102EF" w:rsidP="00BD5BBE">
      <w:pPr>
        <w:pStyle w:val="footnote"/>
      </w:pPr>
      <w:r>
        <w:rPr>
          <w:rStyle w:val="FootnoteReference"/>
        </w:rPr>
        <w:footnoteRef/>
      </w:r>
      <w:r>
        <w:t xml:space="preserve"> </w:t>
      </w:r>
      <w:r w:rsidRPr="003111C9">
        <w:rPr>
          <w:i/>
        </w:rPr>
        <w:t>Lit</w:t>
      </w:r>
      <w:r>
        <w:t>. ‘How beloved are Your dwellings.’</w:t>
      </w:r>
    </w:p>
  </w:footnote>
  <w:footnote w:id="408">
    <w:p w14:paraId="7D098958" w14:textId="77777777" w:rsidR="00B102EF" w:rsidRDefault="00B102EF" w:rsidP="00BD5BBE">
      <w:pPr>
        <w:pStyle w:val="footnote"/>
      </w:pPr>
      <w:r>
        <w:rPr>
          <w:rStyle w:val="FootnoteReference"/>
        </w:rPr>
        <w:footnoteRef/>
      </w:r>
      <w:r>
        <w:t xml:space="preserve"> Man has made a mess of the earth (Gen. 3; Isaiah 24:4-6 etc.)</w:t>
      </w:r>
    </w:p>
  </w:footnote>
  <w:footnote w:id="409">
    <w:p w14:paraId="65885EA4" w14:textId="7CFB9AA8" w:rsidR="00B102EF" w:rsidRDefault="00B102EF" w:rsidP="00C7094F">
      <w:pPr>
        <w:pStyle w:val="footnote"/>
      </w:pPr>
      <w:r>
        <w:rPr>
          <w:rStyle w:val="FootnoteReference"/>
        </w:rPr>
        <w:footnoteRef/>
      </w:r>
      <w:r>
        <w:t xml:space="preserve"> [JS] or “anointed”</w:t>
      </w:r>
    </w:p>
  </w:footnote>
  <w:footnote w:id="410">
    <w:p w14:paraId="71E6E356" w14:textId="3B6C4C62" w:rsidR="00B102EF" w:rsidRDefault="00B102EF" w:rsidP="00BD5BBE">
      <w:pPr>
        <w:pStyle w:val="footnote"/>
      </w:pPr>
      <w:r>
        <w:rPr>
          <w:rStyle w:val="FootnoteReference"/>
        </w:rPr>
        <w:footnoteRef/>
      </w:r>
      <w:r>
        <w:t xml:space="preserve"> Cf. Lk. 13:25; Mk. 4:11; Col. 4:5; Rev. 22:15.</w:t>
      </w:r>
    </w:p>
  </w:footnote>
  <w:footnote w:id="411">
    <w:p w14:paraId="39C94F4B" w14:textId="0B87A78E" w:rsidR="00B102EF" w:rsidRDefault="00B102EF" w:rsidP="006B0A9B">
      <w:pPr>
        <w:pStyle w:val="footnote"/>
      </w:pPr>
      <w:r>
        <w:rPr>
          <w:rStyle w:val="FootnoteReference"/>
        </w:rPr>
        <w:footnoteRef/>
      </w:r>
      <w:r>
        <w:t xml:space="preserve"> [JS] or “transgressions”</w:t>
      </w:r>
    </w:p>
  </w:footnote>
  <w:footnote w:id="412">
    <w:p w14:paraId="41AC4983" w14:textId="77777777" w:rsidR="00B102EF" w:rsidRDefault="00B102EF" w:rsidP="00BD5BBE">
      <w:pPr>
        <w:pStyle w:val="footnote"/>
      </w:pPr>
      <w:r>
        <w:rPr>
          <w:rStyle w:val="FootnoteReference"/>
        </w:rPr>
        <w:footnoteRef/>
      </w:r>
      <w:r>
        <w:t xml:space="preserve"> God is love. Love covers all sins (see 1 Jn. 4:16; 1 Pet. 4:8; Prov. 10:12; Jas. 5:20; Lk. 7:47).</w:t>
      </w:r>
    </w:p>
  </w:footnote>
  <w:footnote w:id="413">
    <w:p w14:paraId="3B0173D6" w14:textId="15DA3620" w:rsidR="00B102EF" w:rsidRDefault="00B102EF" w:rsidP="009745F6">
      <w:pPr>
        <w:pStyle w:val="footnote"/>
      </w:pPr>
      <w:r>
        <w:rPr>
          <w:rStyle w:val="FootnoteReference"/>
        </w:rPr>
        <w:footnoteRef/>
      </w:r>
      <w:r>
        <w:t xml:space="preserve"> [JS] Fr. Lazarus has, “convert us”</w:t>
      </w:r>
    </w:p>
  </w:footnote>
  <w:footnote w:id="414">
    <w:p w14:paraId="5359A239" w14:textId="2D06041F" w:rsidR="00B102EF" w:rsidRDefault="00B102EF" w:rsidP="009745F6">
      <w:pPr>
        <w:pStyle w:val="footnote"/>
      </w:pPr>
      <w:r>
        <w:rPr>
          <w:rStyle w:val="FootnoteReference"/>
        </w:rPr>
        <w:footnoteRef/>
      </w:r>
      <w:r>
        <w:t xml:space="preserve"> [JS] or “sprouted”</w:t>
      </w:r>
    </w:p>
  </w:footnote>
  <w:footnote w:id="415">
    <w:p w14:paraId="098CF664" w14:textId="4B2C526D" w:rsidR="00B102EF" w:rsidRDefault="00B102EF" w:rsidP="00BD5BBE">
      <w:pPr>
        <w:pStyle w:val="footnote"/>
      </w:pPr>
      <w:r>
        <w:rPr>
          <w:rStyle w:val="FootnoteReference"/>
        </w:rPr>
        <w:footnoteRef/>
      </w:r>
      <w:r>
        <w:t xml:space="preserve"> holy: cf. 1 Cor. 3:16,17; 6:15-19; Heb. 3:1; 12:10; 1 Pet. 1:15,16; 2 Pet. 1-4.</w:t>
      </w:r>
    </w:p>
  </w:footnote>
  <w:footnote w:id="416">
    <w:p w14:paraId="7FD51EF5" w14:textId="77777777" w:rsidR="00B102EF" w:rsidRDefault="00B102EF" w:rsidP="00BD5BBE">
      <w:pPr>
        <w:pStyle w:val="footnote"/>
      </w:pPr>
      <w:r>
        <w:rPr>
          <w:rStyle w:val="FootnoteReference"/>
        </w:rPr>
        <w:footnoteRef/>
      </w:r>
      <w:r>
        <w:t xml:space="preserve"> Powers of the soul are will, desire, intellect, understanding, memory, imagination.</w:t>
      </w:r>
    </w:p>
  </w:footnote>
  <w:footnote w:id="417">
    <w:p w14:paraId="5045F193" w14:textId="6C847ECE" w:rsidR="00B102EF" w:rsidRDefault="00B102EF" w:rsidP="00751701">
      <w:pPr>
        <w:pStyle w:val="footnote"/>
      </w:pPr>
      <w:r>
        <w:rPr>
          <w:rStyle w:val="FootnoteReference"/>
        </w:rPr>
        <w:footnoteRef/>
      </w:r>
      <w:r>
        <w:t xml:space="preserve"> [JS] literally, “voice”</w:t>
      </w:r>
    </w:p>
  </w:footnote>
  <w:footnote w:id="418">
    <w:p w14:paraId="3DAD2C70" w14:textId="080A36FD" w:rsidR="00B102EF" w:rsidRDefault="00B102EF" w:rsidP="00C32C04">
      <w:pPr>
        <w:pStyle w:val="footnote"/>
      </w:pPr>
      <w:r>
        <w:rPr>
          <w:rStyle w:val="FootnoteReference"/>
        </w:rPr>
        <w:footnoteRef/>
      </w:r>
      <w:r>
        <w:t xml:space="preserve"> [JS] Literally, “do obeisance”, i.e. physically bow down</w:t>
      </w:r>
    </w:p>
  </w:footnote>
  <w:footnote w:id="419">
    <w:p w14:paraId="2E11ABE5" w14:textId="77777777" w:rsidR="00B102EF" w:rsidRDefault="00B102EF" w:rsidP="00BD5BBE">
      <w:pPr>
        <w:pStyle w:val="footnote"/>
      </w:pPr>
      <w:r>
        <w:rPr>
          <w:rStyle w:val="FootnoteReference"/>
        </w:rPr>
        <w:footnoteRef/>
      </w:r>
      <w:r>
        <w:t xml:space="preserve"> ‘The song of the Lamb.’ (Rev. 15:3-5; John 12:32).</w:t>
      </w:r>
    </w:p>
  </w:footnote>
  <w:footnote w:id="420">
    <w:p w14:paraId="7112E84B" w14:textId="2D3BBD84" w:rsidR="00B102EF" w:rsidRDefault="00B102EF" w:rsidP="00C32C04">
      <w:pPr>
        <w:pStyle w:val="footnote"/>
      </w:pPr>
      <w:r>
        <w:rPr>
          <w:rStyle w:val="FootnoteReference"/>
        </w:rPr>
        <w:footnoteRef/>
      </w:r>
      <w:r>
        <w:t xml:space="preserve"> [JS] Or “I will give thanks to You,” or “I will thankfully confess You with praise”</w:t>
      </w:r>
    </w:p>
  </w:footnote>
  <w:footnote w:id="421">
    <w:p w14:paraId="108052F0" w14:textId="2ED40FDD" w:rsidR="00B102EF" w:rsidRDefault="00B102EF" w:rsidP="00C32C04">
      <w:pPr>
        <w:pStyle w:val="footnote"/>
      </w:pPr>
      <w:r>
        <w:rPr>
          <w:rStyle w:val="FootnoteReference"/>
        </w:rPr>
        <w:footnoteRef/>
      </w:r>
      <w:r>
        <w:t xml:space="preserve"> [JS] or “lawless”</w:t>
      </w:r>
    </w:p>
  </w:footnote>
  <w:footnote w:id="422">
    <w:p w14:paraId="76D459DC" w14:textId="1D5E39F2" w:rsidR="00B102EF" w:rsidRDefault="00B102EF" w:rsidP="004A5192">
      <w:pPr>
        <w:pStyle w:val="footnote"/>
      </w:pPr>
      <w:r>
        <w:rPr>
          <w:rStyle w:val="FootnoteReference"/>
        </w:rPr>
        <w:footnoteRef/>
      </w:r>
      <w:r>
        <w:t xml:space="preserve"> [JS] Or, “band”, “gathering”, or “synagogue”</w:t>
      </w:r>
    </w:p>
  </w:footnote>
  <w:footnote w:id="423">
    <w:p w14:paraId="664DD95E" w14:textId="08E445BA" w:rsidR="00B102EF" w:rsidRDefault="00B102EF" w:rsidP="004A5192">
      <w:pPr>
        <w:pStyle w:val="footnote"/>
      </w:pPr>
      <w:r>
        <w:rPr>
          <w:rStyle w:val="FootnoteReference"/>
        </w:rPr>
        <w:footnoteRef/>
      </w:r>
      <w:r>
        <w:t xml:space="preserve"> [JS] or “pitful”, or “full of pity”, but that has a different connotation in English today.</w:t>
      </w:r>
    </w:p>
  </w:footnote>
  <w:footnote w:id="424">
    <w:p w14:paraId="76FC32A6" w14:textId="12211DCE" w:rsidR="00B102EF" w:rsidRDefault="00B102E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5">
    <w:p w14:paraId="44300EEE" w14:textId="77777777" w:rsidR="00B102EF" w:rsidRDefault="00B102E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6">
    <w:p w14:paraId="585E74D4" w14:textId="33BA106A" w:rsidR="00B102EF" w:rsidRDefault="00B102EF" w:rsidP="00ED7AD3">
      <w:pPr>
        <w:pStyle w:val="footnote"/>
      </w:pPr>
      <w:r>
        <w:rPr>
          <w:rStyle w:val="FootnoteReference"/>
        </w:rPr>
        <w:footnoteRef/>
      </w:r>
      <w:r>
        <w:t xml:space="preserve"> [JS] or “Mother Zion will say,”</w:t>
      </w:r>
    </w:p>
  </w:footnote>
  <w:footnote w:id="427">
    <w:p w14:paraId="2178F99A" w14:textId="083F0AD6" w:rsidR="00B102EF" w:rsidRDefault="00B102EF" w:rsidP="00ED7AD3">
      <w:pPr>
        <w:pStyle w:val="footnote"/>
      </w:pPr>
      <w:r>
        <w:rPr>
          <w:rStyle w:val="FootnoteReference"/>
        </w:rPr>
        <w:footnoteRef/>
      </w:r>
      <w:r>
        <w:t xml:space="preserve"> [JS] Coptic has, “that a man and a man dwelt in her”</w:t>
      </w:r>
    </w:p>
  </w:footnote>
  <w:footnote w:id="428">
    <w:p w14:paraId="02B9876C" w14:textId="77777777" w:rsidR="00B102EF" w:rsidRDefault="00B102E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9">
    <w:p w14:paraId="6A0707A1" w14:textId="1AC8DF0B" w:rsidR="00B102EF" w:rsidRDefault="00B102EF" w:rsidP="004E2A9B">
      <w:pPr>
        <w:pStyle w:val="footnote"/>
      </w:pPr>
      <w:r>
        <w:rPr>
          <w:rStyle w:val="FootnoteReference"/>
        </w:rPr>
        <w:footnoteRef/>
      </w:r>
      <w:r>
        <w:t xml:space="preserve"> [JS] or, “corpses”</w:t>
      </w:r>
    </w:p>
  </w:footnote>
  <w:footnote w:id="430">
    <w:p w14:paraId="228CEE3D" w14:textId="77777777" w:rsidR="00B102EF" w:rsidRDefault="00B102E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1">
    <w:p w14:paraId="462F1208" w14:textId="4D992D60" w:rsidR="00B102EF" w:rsidRDefault="00B102EF" w:rsidP="004E2A9B">
      <w:pPr>
        <w:pStyle w:val="footnote"/>
      </w:pPr>
      <w:r>
        <w:rPr>
          <w:rStyle w:val="FootnoteReference"/>
        </w:rPr>
        <w:footnoteRef/>
      </w:r>
      <w:r>
        <w:t xml:space="preserve"> [JS] or “billows”</w:t>
      </w:r>
    </w:p>
  </w:footnote>
  <w:footnote w:id="432">
    <w:p w14:paraId="5ACFD856" w14:textId="14632015" w:rsidR="00B102EF" w:rsidRDefault="00B102EF" w:rsidP="00FF46D1">
      <w:pPr>
        <w:pStyle w:val="footnote"/>
      </w:pPr>
      <w:r>
        <w:rPr>
          <w:rStyle w:val="FootnoteReference"/>
        </w:rPr>
        <w:footnoteRef/>
      </w:r>
      <w:r>
        <w:t xml:space="preserve"> [JS] “they” refers to “the dead”, not to “physicians”</w:t>
      </w:r>
    </w:p>
  </w:footnote>
  <w:footnote w:id="433">
    <w:p w14:paraId="0E2F399B" w14:textId="26144FDB" w:rsidR="00B102EF" w:rsidRDefault="00B102EF" w:rsidP="00F06A9C">
      <w:pPr>
        <w:pStyle w:val="footnote"/>
      </w:pPr>
      <w:r>
        <w:rPr>
          <w:rStyle w:val="FootnoteReference"/>
        </w:rPr>
        <w:footnoteRef/>
      </w:r>
      <w:r>
        <w:t xml:space="preserve"> [JS] or “acknowledge You,” or “praise You,” or “thankfully confess You with praise”</w:t>
      </w:r>
    </w:p>
  </w:footnote>
  <w:footnote w:id="434">
    <w:p w14:paraId="73BB560B" w14:textId="3F96747B" w:rsidR="00B102EF" w:rsidRDefault="00B102EF" w:rsidP="00FF46D1">
      <w:pPr>
        <w:pStyle w:val="footnote"/>
      </w:pPr>
      <w:r>
        <w:rPr>
          <w:rStyle w:val="FootnoteReference"/>
        </w:rPr>
        <w:footnoteRef/>
      </w:r>
      <w:r>
        <w:t xml:space="preserve"> [JS] Fr. Lazarus has “the land of oblivion”. Being forgotten by God means death, being remembered by God means life.</w:t>
      </w:r>
    </w:p>
  </w:footnote>
  <w:footnote w:id="435">
    <w:p w14:paraId="139C4FE4" w14:textId="05D71ED0" w:rsidR="00B102EF" w:rsidRDefault="00B102EF" w:rsidP="00BD5BBE">
      <w:pPr>
        <w:pStyle w:val="footnote"/>
      </w:pPr>
      <w:r>
        <w:rPr>
          <w:rStyle w:val="FootnoteReference"/>
        </w:rPr>
        <w:footnoteRef/>
      </w:r>
      <w:r>
        <w:t xml:space="preserve"> ‘No eye has seen, no ear has heard... what God has planned for His lovers’ (1 Cor. 2:9).</w:t>
      </w:r>
    </w:p>
  </w:footnote>
  <w:footnote w:id="436">
    <w:p w14:paraId="6EB18B02" w14:textId="77777777" w:rsidR="00B102EF" w:rsidRDefault="00B102EF" w:rsidP="00BD5BBE">
      <w:pPr>
        <w:pStyle w:val="footnote"/>
      </w:pPr>
      <w:r>
        <w:rPr>
          <w:rStyle w:val="FootnoteReference"/>
        </w:rPr>
        <w:footnoteRef/>
      </w:r>
      <w:r>
        <w:t xml:space="preserve"> ‘God’s mercy is the salvation and grace granted by Christ’ (St. Athanasius).</w:t>
      </w:r>
    </w:p>
  </w:footnote>
  <w:footnote w:id="437">
    <w:p w14:paraId="2C2EB9DF" w14:textId="77777777" w:rsidR="00B102EF" w:rsidRDefault="00B102E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8">
    <w:p w14:paraId="0AA4687D" w14:textId="4D39510D" w:rsidR="00B102EF" w:rsidRDefault="00B102EF" w:rsidP="006D6CF8">
      <w:pPr>
        <w:pStyle w:val="footnote"/>
      </w:pPr>
      <w:r>
        <w:rPr>
          <w:rStyle w:val="FootnoteReference"/>
        </w:rPr>
        <w:footnoteRef/>
      </w:r>
      <w:r>
        <w:t xml:space="preserve"> [JS] Fr. Lazarus has, “for an eternal reign”</w:t>
      </w:r>
    </w:p>
  </w:footnote>
  <w:footnote w:id="439">
    <w:p w14:paraId="71813680" w14:textId="7D3BCF59" w:rsidR="00B102EF" w:rsidRDefault="00B102EF" w:rsidP="006D6CF8">
      <w:pPr>
        <w:pStyle w:val="footnote"/>
      </w:pPr>
      <w:r>
        <w:rPr>
          <w:rStyle w:val="FootnoteReference"/>
        </w:rPr>
        <w:footnoteRef/>
      </w:r>
      <w:r>
        <w:t xml:space="preserve"> [JS] Fr. Lazarus has, “for all generations.”</w:t>
      </w:r>
    </w:p>
  </w:footnote>
  <w:footnote w:id="440">
    <w:p w14:paraId="3E8CA221" w14:textId="7ED1052D" w:rsidR="00B102EF" w:rsidRDefault="00B102E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1">
    <w:p w14:paraId="033CDC5C" w14:textId="2A3450CF" w:rsidR="00B102EF" w:rsidRDefault="00B102EF" w:rsidP="006D6CF8">
      <w:pPr>
        <w:pStyle w:val="footnote"/>
      </w:pPr>
      <w:r>
        <w:rPr>
          <w:rStyle w:val="FootnoteReference"/>
        </w:rPr>
        <w:footnoteRef/>
      </w:r>
      <w:r>
        <w:t xml:space="preserve"> [JS] literally, “an assembly of holy ones”</w:t>
      </w:r>
    </w:p>
  </w:footnote>
  <w:footnote w:id="442">
    <w:p w14:paraId="179D7A74" w14:textId="04A38D47" w:rsidR="00B102EF" w:rsidRDefault="00B102E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3">
    <w:p w14:paraId="1EEEE9FB" w14:textId="52125690" w:rsidR="00B102EF" w:rsidRDefault="00B102EF" w:rsidP="001626CD">
      <w:pPr>
        <w:pStyle w:val="footnote"/>
      </w:pPr>
      <w:r>
        <w:rPr>
          <w:rStyle w:val="FootnoteReference"/>
        </w:rPr>
        <w:footnoteRef/>
      </w:r>
      <w:r>
        <w:t xml:space="preserve"> [JS] Fr. Lazarus has, “will pave the way for Your presence”</w:t>
      </w:r>
    </w:p>
  </w:footnote>
  <w:footnote w:id="444">
    <w:p w14:paraId="6DF491B9" w14:textId="2435757B" w:rsidR="00B102EF" w:rsidRDefault="00B102EF" w:rsidP="001626CD">
      <w:pPr>
        <w:pStyle w:val="footnote"/>
      </w:pPr>
      <w:r>
        <w:rPr>
          <w:rStyle w:val="FootnoteReference"/>
        </w:rPr>
        <w:footnoteRef/>
      </w:r>
      <w:r>
        <w:t xml:space="preserve"> [JS] or “face”</w:t>
      </w:r>
    </w:p>
  </w:footnote>
  <w:footnote w:id="445">
    <w:p w14:paraId="1815409B" w14:textId="50184218" w:rsidR="00B102EF" w:rsidRDefault="00B102EF" w:rsidP="00B5373A">
      <w:pPr>
        <w:pStyle w:val="footnote"/>
      </w:pPr>
      <w:r>
        <w:rPr>
          <w:rStyle w:val="FootnoteReference"/>
        </w:rPr>
        <w:footnoteRef/>
      </w:r>
      <w:r>
        <w:t xml:space="preserve"> [JS] Fr. Lazrus has “we are raised to power”</w:t>
      </w:r>
    </w:p>
  </w:footnote>
  <w:footnote w:id="446">
    <w:p w14:paraId="0F6F70D6" w14:textId="1994D705" w:rsidR="00B102EF" w:rsidRDefault="00B102EF" w:rsidP="00BD5BBE">
      <w:pPr>
        <w:pStyle w:val="footnote"/>
      </w:pPr>
      <w:r>
        <w:rPr>
          <w:rStyle w:val="FootnoteReference"/>
        </w:rPr>
        <w:footnoteRef/>
      </w:r>
      <w:r>
        <w:t xml:space="preserve"> Cf. 2 Samuel 7:4-17; 1 Chron. 17:3-14.</w:t>
      </w:r>
    </w:p>
  </w:footnote>
  <w:footnote w:id="447">
    <w:p w14:paraId="4FF1211C" w14:textId="57A861DB" w:rsidR="00B102EF" w:rsidRDefault="00B102EF" w:rsidP="00962B09">
      <w:pPr>
        <w:pStyle w:val="footnote"/>
      </w:pPr>
      <w:r>
        <w:rPr>
          <w:rStyle w:val="FootnoteReference"/>
        </w:rPr>
        <w:footnoteRef/>
      </w:r>
      <w:r>
        <w:t xml:space="preserve"> [JS] or “lawlessness,” or “transgression</w:t>
      </w:r>
    </w:p>
  </w:footnote>
  <w:footnote w:id="448">
    <w:p w14:paraId="5008AA97" w14:textId="7C635360" w:rsidR="00B102EF" w:rsidRDefault="00B102EF" w:rsidP="00B5373A">
      <w:pPr>
        <w:pStyle w:val="footnote"/>
      </w:pPr>
      <w:r>
        <w:rPr>
          <w:rStyle w:val="FootnoteReference"/>
        </w:rPr>
        <w:footnoteRef/>
      </w:r>
      <w:r>
        <w:t xml:space="preserve"> [JS] literally, “his horn will be exalted”</w:t>
      </w:r>
    </w:p>
  </w:footnote>
  <w:footnote w:id="449">
    <w:p w14:paraId="2D768480" w14:textId="725D7BB3" w:rsidR="00B102EF" w:rsidRDefault="00B102EF" w:rsidP="00B5373A">
      <w:pPr>
        <w:pStyle w:val="footnote"/>
      </w:pPr>
      <w:r>
        <w:rPr>
          <w:rStyle w:val="FootnoteReference"/>
        </w:rPr>
        <w:footnoteRef/>
      </w:r>
      <w:r>
        <w:t xml:space="preserve"> [JS] Fr. Lazarus has, “I will extend his power over the sea”</w:t>
      </w:r>
    </w:p>
  </w:footnote>
  <w:footnote w:id="450">
    <w:p w14:paraId="41487A2A" w14:textId="014FBA23" w:rsidR="00B102EF" w:rsidRDefault="00B102E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1">
    <w:p w14:paraId="73031B5F" w14:textId="4F21879A" w:rsidR="00B102EF" w:rsidRDefault="00B102EF" w:rsidP="00962B09">
      <w:pPr>
        <w:pStyle w:val="footnote"/>
      </w:pPr>
      <w:r>
        <w:rPr>
          <w:rStyle w:val="FootnoteReference"/>
        </w:rPr>
        <w:footnoteRef/>
      </w:r>
      <w:r>
        <w:t xml:space="preserve"> [JS] Fr. Lazarus renders this, “dynasty”</w:t>
      </w:r>
    </w:p>
  </w:footnote>
  <w:footnote w:id="452">
    <w:p w14:paraId="11323AA1" w14:textId="77777777" w:rsidR="00B102EF" w:rsidRDefault="00B102E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3">
    <w:p w14:paraId="1FBA801A" w14:textId="38FE3F54" w:rsidR="00B102EF" w:rsidRDefault="00B102EF" w:rsidP="00B5373A">
      <w:pPr>
        <w:pStyle w:val="footnote"/>
      </w:pPr>
      <w:r>
        <w:rPr>
          <w:rStyle w:val="FootnoteReference"/>
        </w:rPr>
        <w:footnoteRef/>
      </w:r>
      <w:r>
        <w:t xml:space="preserve"> [JS] or “in my holy place”</w:t>
      </w:r>
    </w:p>
  </w:footnote>
  <w:footnote w:id="454">
    <w:p w14:paraId="4C1D0FC5" w14:textId="77777777" w:rsidR="00B102EF" w:rsidRDefault="00B102EF" w:rsidP="00C544D6">
      <w:pPr>
        <w:pStyle w:val="footnote"/>
      </w:pPr>
      <w:r>
        <w:rPr>
          <w:rStyle w:val="FootnoteReference"/>
        </w:rPr>
        <w:footnoteRef/>
      </w:r>
      <w:r>
        <w:t xml:space="preserve"> Rev. 1:5; 3:14.</w:t>
      </w:r>
    </w:p>
  </w:footnote>
  <w:footnote w:id="455">
    <w:p w14:paraId="0B7D22CC" w14:textId="391FD3DE" w:rsidR="00B102EF" w:rsidRDefault="00B102EF" w:rsidP="00B5373A">
      <w:pPr>
        <w:pStyle w:val="footnote"/>
      </w:pPr>
      <w:r>
        <w:rPr>
          <w:rStyle w:val="FootnoteReference"/>
        </w:rPr>
        <w:footnoteRef/>
      </w:r>
      <w:r>
        <w:t xml:space="preserve"> [JS] “anointed”</w:t>
      </w:r>
    </w:p>
  </w:footnote>
  <w:footnote w:id="456">
    <w:p w14:paraId="2C6B21AE" w14:textId="0FBCD630" w:rsidR="00B102EF" w:rsidRDefault="00B102E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7">
    <w:p w14:paraId="5FCDABAE" w14:textId="06014163" w:rsidR="00B102EF" w:rsidRDefault="00B102EF" w:rsidP="00B5373A">
      <w:pPr>
        <w:pStyle w:val="footnote"/>
      </w:pPr>
      <w:r>
        <w:rPr>
          <w:rStyle w:val="FootnoteReference"/>
        </w:rPr>
        <w:footnoteRef/>
      </w:r>
      <w:r>
        <w:t xml:space="preserve"> [JS] “So be it! So be it!” or “May it be! May it be!”</w:t>
      </w:r>
    </w:p>
  </w:footnote>
  <w:footnote w:id="458">
    <w:p w14:paraId="33FEA89E" w14:textId="6A510F2C" w:rsidR="00B102EF" w:rsidRDefault="00B102EF" w:rsidP="006236CC">
      <w:pPr>
        <w:pStyle w:val="footnote"/>
      </w:pPr>
      <w:r>
        <w:rPr>
          <w:rStyle w:val="FootnoteReference"/>
        </w:rPr>
        <w:footnoteRef/>
      </w:r>
      <w:r>
        <w:t xml:space="preserve"> [JS] or “expired”</w:t>
      </w:r>
    </w:p>
  </w:footnote>
  <w:footnote w:id="459">
    <w:p w14:paraId="11F2D9AD" w14:textId="77777777" w:rsidR="00B102EF" w:rsidRDefault="00B102E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0">
    <w:p w14:paraId="7DBCCA76" w14:textId="0938027F" w:rsidR="00B102EF" w:rsidRDefault="00B102EF" w:rsidP="00DB082B">
      <w:pPr>
        <w:pStyle w:val="footnote"/>
      </w:pPr>
      <w:r>
        <w:rPr>
          <w:rStyle w:val="FootnoteReference"/>
        </w:rPr>
        <w:footnoteRef/>
      </w:r>
      <w:r>
        <w:t xml:space="preserve"> [JS] or “chastened”</w:t>
      </w:r>
    </w:p>
  </w:footnote>
  <w:footnote w:id="461">
    <w:p w14:paraId="2C9584E9" w14:textId="0BF57A67" w:rsidR="00B102EF" w:rsidRDefault="00B102E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2">
    <w:p w14:paraId="7F18A7EC" w14:textId="77777777" w:rsidR="00B102EF" w:rsidRDefault="00B102EF" w:rsidP="00C544D6">
      <w:pPr>
        <w:pStyle w:val="footnote"/>
      </w:pPr>
      <w:r>
        <w:rPr>
          <w:rStyle w:val="FootnoteReference"/>
        </w:rPr>
        <w:footnoteRef/>
      </w:r>
      <w:r>
        <w:t xml:space="preserve"> That is, in the Kingdom (1 Cor. 4:20).</w:t>
      </w:r>
    </w:p>
  </w:footnote>
  <w:footnote w:id="463">
    <w:p w14:paraId="6FEEFB4C" w14:textId="77777777" w:rsidR="00B102EF" w:rsidRDefault="00B102EF" w:rsidP="00C544D6">
      <w:pPr>
        <w:pStyle w:val="footnote"/>
      </w:pPr>
      <w:r>
        <w:rPr>
          <w:rStyle w:val="FootnoteReference"/>
        </w:rPr>
        <w:footnoteRef/>
      </w:r>
      <w:r>
        <w:t xml:space="preserve"> Verses 11 and 12 were quoted by Satan to tempt Christ (Matt. 4:6; Lk. 4:10).</w:t>
      </w:r>
    </w:p>
  </w:footnote>
  <w:footnote w:id="464">
    <w:p w14:paraId="3E2B8879" w14:textId="77777777" w:rsidR="00B102EF" w:rsidRDefault="00B102EF" w:rsidP="00C544D6">
      <w:pPr>
        <w:pStyle w:val="footnote"/>
      </w:pPr>
      <w:r>
        <w:rPr>
          <w:rStyle w:val="FootnoteReference"/>
        </w:rPr>
        <w:footnoteRef/>
      </w:r>
      <w:r>
        <w:t xml:space="preserve"> dragon: </w:t>
      </w:r>
      <w:r w:rsidRPr="0090411D">
        <w:rPr>
          <w:i/>
        </w:rPr>
        <w:t>or</w:t>
      </w:r>
      <w:r>
        <w:t xml:space="preserve"> serpent.</w:t>
      </w:r>
    </w:p>
  </w:footnote>
  <w:footnote w:id="465">
    <w:p w14:paraId="26EABD4D" w14:textId="6258FE51" w:rsidR="00B102EF" w:rsidRDefault="00B102EF" w:rsidP="003E7D85">
      <w:pPr>
        <w:pStyle w:val="footnote"/>
      </w:pPr>
      <w:r>
        <w:rPr>
          <w:rStyle w:val="FootnoteReference"/>
        </w:rPr>
        <w:footnoteRef/>
      </w:r>
      <w:r>
        <w:t xml:space="preserve"> [JS] or “to give thanks to the Lord,” or “to thankfully confess the Lord with praise”</w:t>
      </w:r>
    </w:p>
  </w:footnote>
  <w:footnote w:id="466">
    <w:p w14:paraId="0718D3EE" w14:textId="7B8EE1BA" w:rsidR="00B102EF" w:rsidRDefault="00B102EF" w:rsidP="00B74D74">
      <w:pPr>
        <w:pStyle w:val="footnote"/>
      </w:pPr>
      <w:r>
        <w:rPr>
          <w:rStyle w:val="FootnoteReference"/>
        </w:rPr>
        <w:footnoteRef/>
      </w:r>
      <w:r>
        <w:t xml:space="preserve"> [JS] Or “ode”</w:t>
      </w:r>
    </w:p>
  </w:footnote>
  <w:footnote w:id="467">
    <w:p w14:paraId="4C277098" w14:textId="02C8A24D" w:rsidR="00B102EF" w:rsidRDefault="00B102EF" w:rsidP="00B74D74">
      <w:pPr>
        <w:pStyle w:val="footnote"/>
      </w:pPr>
      <w:r>
        <w:rPr>
          <w:rStyle w:val="FootnoteReference"/>
        </w:rPr>
        <w:footnoteRef/>
      </w:r>
      <w:r>
        <w:t xml:space="preserve"> [JS] or “forever and ever.”</w:t>
      </w:r>
    </w:p>
  </w:footnote>
  <w:footnote w:id="468">
    <w:p w14:paraId="3BE1818B" w14:textId="556FC717" w:rsidR="00B102EF" w:rsidRDefault="00B102EF" w:rsidP="00B74D74">
      <w:pPr>
        <w:pStyle w:val="footnote"/>
      </w:pPr>
      <w:r>
        <w:rPr>
          <w:rStyle w:val="FootnoteReference"/>
        </w:rPr>
        <w:footnoteRef/>
      </w:r>
      <w:r>
        <w:t xml:space="preserve"> [JS] literally, “And my horn will be exalted like a unicorn’s”</w:t>
      </w:r>
    </w:p>
  </w:footnote>
  <w:footnote w:id="469">
    <w:p w14:paraId="0EA8E9DE" w14:textId="575E16F4" w:rsidR="00B102EF" w:rsidRDefault="00B102E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0">
    <w:p w14:paraId="271F5928" w14:textId="77777777" w:rsidR="00B102EF" w:rsidRDefault="00B102EF" w:rsidP="00C544D6">
      <w:pPr>
        <w:pStyle w:val="footnote"/>
      </w:pPr>
      <w:r>
        <w:rPr>
          <w:rStyle w:val="FootnoteReference"/>
        </w:rPr>
        <w:footnoteRef/>
      </w:r>
      <w:r>
        <w:t xml:space="preserve"> House—Home, Family, Church, Kingdom: where God’s will is done (1 Tim. 3:15; Heb. 3:2-6; Lk. 2:49; Mt. 6:10).</w:t>
      </w:r>
    </w:p>
  </w:footnote>
  <w:footnote w:id="471">
    <w:p w14:paraId="646109EB" w14:textId="4D40DAE6" w:rsidR="00B102EF" w:rsidRDefault="00B102EF" w:rsidP="00325B16">
      <w:pPr>
        <w:pStyle w:val="footnote"/>
      </w:pPr>
      <w:r>
        <w:rPr>
          <w:rStyle w:val="FootnoteReference"/>
        </w:rPr>
        <w:footnoteRef/>
      </w:r>
      <w:r>
        <w:t xml:space="preserve"> [JS] literally “still increase”</w:t>
      </w:r>
    </w:p>
  </w:footnote>
  <w:footnote w:id="472">
    <w:p w14:paraId="5C5C66FF" w14:textId="1F74D241" w:rsidR="00B102EF" w:rsidRDefault="00B102EF" w:rsidP="00325B16">
      <w:pPr>
        <w:pStyle w:val="footnote"/>
      </w:pPr>
      <w:r>
        <w:rPr>
          <w:rStyle w:val="FootnoteReference"/>
        </w:rPr>
        <w:footnoteRef/>
      </w:r>
      <w:r>
        <w:t xml:space="preserve"> [JS] literally, “rich” or “prosperous”</w:t>
      </w:r>
    </w:p>
  </w:footnote>
  <w:footnote w:id="473">
    <w:p w14:paraId="78AC2D24" w14:textId="77777777" w:rsidR="00B102EF" w:rsidRDefault="00B102EF" w:rsidP="00C544D6">
      <w:pPr>
        <w:pStyle w:val="footnote"/>
      </w:pPr>
      <w:r>
        <w:rPr>
          <w:rStyle w:val="FootnoteReference"/>
        </w:rPr>
        <w:footnoteRef/>
      </w:r>
      <w:r>
        <w:t xml:space="preserve"> John 7:38.</w:t>
      </w:r>
    </w:p>
  </w:footnote>
  <w:footnote w:id="474">
    <w:p w14:paraId="6ED6A617" w14:textId="771AAD68" w:rsidR="00B102EF" w:rsidRDefault="00B102EF" w:rsidP="00350BD4">
      <w:pPr>
        <w:pStyle w:val="footnote"/>
      </w:pPr>
      <w:r>
        <w:rPr>
          <w:rStyle w:val="FootnoteReference"/>
        </w:rPr>
        <w:footnoteRef/>
      </w:r>
      <w:r>
        <w:t xml:space="preserve"> [JS] or “forever”</w:t>
      </w:r>
    </w:p>
  </w:footnote>
  <w:footnote w:id="475">
    <w:p w14:paraId="004CC793" w14:textId="74A20F1B" w:rsidR="00B102EF" w:rsidRDefault="00B102E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6">
    <w:p w14:paraId="7B4C2DB0" w14:textId="39648656" w:rsidR="00B102EF" w:rsidRDefault="00B102EF" w:rsidP="0002098A">
      <w:pPr>
        <w:pStyle w:val="footnote"/>
      </w:pPr>
      <w:r>
        <w:rPr>
          <w:rStyle w:val="FootnoteReference"/>
        </w:rPr>
        <w:footnoteRef/>
      </w:r>
      <w:r>
        <w:t xml:space="preserve"> [JS] resident alien</w:t>
      </w:r>
    </w:p>
  </w:footnote>
  <w:footnote w:id="477">
    <w:p w14:paraId="1C9111DE" w14:textId="17A2009E" w:rsidR="00B102EF" w:rsidRDefault="00B102EF" w:rsidP="00C544D6">
      <w:pPr>
        <w:pStyle w:val="footnote"/>
      </w:pPr>
      <w:r>
        <w:rPr>
          <w:rStyle w:val="FootnoteReference"/>
        </w:rPr>
        <w:footnoteRef/>
      </w:r>
      <w:r>
        <w:t xml:space="preserve"> Cf. 1 Cor. 3:20, ‘The Lord knows the thoughts of the wise…’</w:t>
      </w:r>
    </w:p>
  </w:footnote>
  <w:footnote w:id="478">
    <w:p w14:paraId="63074263" w14:textId="3DCC4808" w:rsidR="00B102EF" w:rsidRDefault="00B102EF" w:rsidP="003E7D85">
      <w:pPr>
        <w:pStyle w:val="footnote"/>
      </w:pPr>
      <w:r>
        <w:rPr>
          <w:rStyle w:val="FootnoteReference"/>
        </w:rPr>
        <w:footnoteRef/>
      </w:r>
      <w:r>
        <w:t xml:space="preserve"> [JS] or “lawless,” or “the throne of iniquity”</w:t>
      </w:r>
    </w:p>
  </w:footnote>
  <w:footnote w:id="479">
    <w:p w14:paraId="31260F30" w14:textId="198F9DB4" w:rsidR="00B102EF" w:rsidRDefault="00B102EF" w:rsidP="000470D3">
      <w:pPr>
        <w:pStyle w:val="footnote"/>
      </w:pPr>
      <w:r>
        <w:rPr>
          <w:rStyle w:val="FootnoteReference"/>
        </w:rPr>
        <w:footnoteRef/>
      </w:r>
      <w:r>
        <w:t xml:space="preserve"> [JS] i.e. presence</w:t>
      </w:r>
    </w:p>
  </w:footnote>
  <w:footnote w:id="480">
    <w:p w14:paraId="3F261962" w14:textId="0A15CF5B" w:rsidR="00B102EF" w:rsidRDefault="00B102EF" w:rsidP="000470D3">
      <w:pPr>
        <w:pStyle w:val="footnote"/>
      </w:pPr>
      <w:r>
        <w:rPr>
          <w:rStyle w:val="FootnoteReference"/>
        </w:rPr>
        <w:footnoteRef/>
      </w:r>
      <w:r>
        <w:t xml:space="preserve"> [JS] or confession, as in “awknowldgment”. Perhaps, “let us enter His presence and thankfully confess Him,” or “praise”</w:t>
      </w:r>
    </w:p>
  </w:footnote>
  <w:footnote w:id="481">
    <w:p w14:paraId="27D55A36" w14:textId="056A9076" w:rsidR="00B102EF" w:rsidRDefault="00B102EF" w:rsidP="000470D3">
      <w:pPr>
        <w:pStyle w:val="footnote"/>
      </w:pPr>
      <w:r>
        <w:rPr>
          <w:rStyle w:val="FootnoteReference"/>
        </w:rPr>
        <w:footnoteRef/>
      </w:r>
      <w:r>
        <w:t xml:space="preserve"> [JS] or melody</w:t>
      </w:r>
    </w:p>
  </w:footnote>
  <w:footnote w:id="482">
    <w:p w14:paraId="6606F51D" w14:textId="294AC06E" w:rsidR="00B102EF" w:rsidRDefault="00B102EF" w:rsidP="002A2713">
      <w:pPr>
        <w:pStyle w:val="footnote"/>
      </w:pPr>
      <w:r>
        <w:rPr>
          <w:rStyle w:val="FootnoteReference"/>
        </w:rPr>
        <w:footnoteRef/>
      </w:r>
      <w:r>
        <w:t xml:space="preserve"> [JS] “do obeisance”</w:t>
      </w:r>
    </w:p>
  </w:footnote>
  <w:footnote w:id="483">
    <w:p w14:paraId="23B88AAA" w14:textId="4D5A6129" w:rsidR="00B102EF" w:rsidRDefault="00B102EF" w:rsidP="002A2713">
      <w:pPr>
        <w:pStyle w:val="footnote"/>
      </w:pPr>
      <w:r>
        <w:rPr>
          <w:rStyle w:val="FootnoteReference"/>
        </w:rPr>
        <w:footnoteRef/>
      </w:r>
      <w:r>
        <w:t xml:space="preserve"> [JS] “prostrate”</w:t>
      </w:r>
    </w:p>
  </w:footnote>
  <w:footnote w:id="484">
    <w:p w14:paraId="0242B10E" w14:textId="597B77DF" w:rsidR="00B102EF" w:rsidRDefault="00B102EF" w:rsidP="002A2713">
      <w:pPr>
        <w:pStyle w:val="footnote"/>
      </w:pPr>
      <w:r>
        <w:rPr>
          <w:rStyle w:val="FootnoteReference"/>
        </w:rPr>
        <w:footnoteRef/>
      </w:r>
      <w:r>
        <w:t xml:space="preserve"> [JS] OSB has, “Rebellion,” NETS has “embittering”</w:t>
      </w:r>
    </w:p>
  </w:footnote>
  <w:footnote w:id="485">
    <w:p w14:paraId="046745B9" w14:textId="77777777" w:rsidR="00B102EF" w:rsidRDefault="00B102EF" w:rsidP="00C544D6">
      <w:pPr>
        <w:pStyle w:val="footnote"/>
      </w:pPr>
      <w:r>
        <w:rPr>
          <w:rStyle w:val="FootnoteReference"/>
        </w:rPr>
        <w:footnoteRef/>
      </w:r>
      <w:r>
        <w:t xml:space="preserve"> Ex. 17:1-7.</w:t>
      </w:r>
    </w:p>
  </w:footnote>
  <w:footnote w:id="486">
    <w:p w14:paraId="64AAAD4A" w14:textId="25E6F9F0" w:rsidR="00B102EF" w:rsidRDefault="00B102EF" w:rsidP="002A2713">
      <w:pPr>
        <w:pStyle w:val="footnote"/>
      </w:pPr>
      <w:r>
        <w:rPr>
          <w:rStyle w:val="FootnoteReference"/>
        </w:rPr>
        <w:footnoteRef/>
      </w:r>
      <w:r>
        <w:t xml:space="preserve"> [JS] or “tempted”</w:t>
      </w:r>
    </w:p>
  </w:footnote>
  <w:footnote w:id="487">
    <w:p w14:paraId="08EA846E" w14:textId="77777777" w:rsidR="00B102EF" w:rsidRDefault="00B102EF" w:rsidP="00C544D6">
      <w:pPr>
        <w:pStyle w:val="footnote"/>
      </w:pPr>
      <w:r>
        <w:rPr>
          <w:rStyle w:val="FootnoteReference"/>
        </w:rPr>
        <w:footnoteRef/>
      </w:r>
      <w:r>
        <w:t xml:space="preserve"> Num. 14:32-34.</w:t>
      </w:r>
    </w:p>
  </w:footnote>
  <w:footnote w:id="488">
    <w:p w14:paraId="27E7289C" w14:textId="49B8D2B5" w:rsidR="00B102EF" w:rsidRDefault="00B102EF" w:rsidP="00C544D6">
      <w:pPr>
        <w:pStyle w:val="footnote"/>
      </w:pPr>
      <w:r>
        <w:rPr>
          <w:rStyle w:val="FootnoteReference"/>
        </w:rPr>
        <w:footnoteRef/>
      </w:r>
      <w:r>
        <w:t xml:space="preserve"> Cf. Heb.3:7-11; 4:10.</w:t>
      </w:r>
    </w:p>
  </w:footnote>
  <w:footnote w:id="489">
    <w:p w14:paraId="6A0DA86F" w14:textId="27B2622D" w:rsidR="00B102EF" w:rsidRDefault="00B102EF" w:rsidP="00C544D6">
      <w:pPr>
        <w:pStyle w:val="footnote"/>
      </w:pPr>
      <w:r>
        <w:rPr>
          <w:rStyle w:val="FootnoteReference"/>
        </w:rPr>
        <w:footnoteRef/>
      </w:r>
      <w:r>
        <w:t xml:space="preserve"> Cf. Deut. 32:17; 1 Cor. 10:20; Psalm 105:36-38; 1 Chron. 16:26.</w:t>
      </w:r>
    </w:p>
  </w:footnote>
  <w:footnote w:id="490">
    <w:p w14:paraId="20A46088" w14:textId="101D0C08" w:rsidR="00B102EF" w:rsidRDefault="00B102EF" w:rsidP="00363583">
      <w:pPr>
        <w:pStyle w:val="footnote"/>
      </w:pPr>
      <w:r>
        <w:rPr>
          <w:rStyle w:val="FootnoteReference"/>
        </w:rPr>
        <w:footnoteRef/>
      </w:r>
      <w:r>
        <w:t xml:space="preserve"> [JS] or “thanksgiving”, or “praise”. Really, “thankful confession with praise”.</w:t>
      </w:r>
    </w:p>
  </w:footnote>
  <w:footnote w:id="491">
    <w:p w14:paraId="4CE9E737" w14:textId="37ADED0C" w:rsidR="00B102EF" w:rsidRDefault="00B102EF" w:rsidP="00363583">
      <w:pPr>
        <w:pStyle w:val="footnote"/>
      </w:pPr>
      <w:r>
        <w:rPr>
          <w:rStyle w:val="FootnoteReference"/>
        </w:rPr>
        <w:footnoteRef/>
      </w:r>
      <w:r>
        <w:t xml:space="preserve"> [JS] literally, “holy place”</w:t>
      </w:r>
    </w:p>
  </w:footnote>
  <w:footnote w:id="492">
    <w:p w14:paraId="0D26CC38" w14:textId="563291CA" w:rsidR="00B102EF" w:rsidRDefault="00B102EF" w:rsidP="00363583">
      <w:pPr>
        <w:pStyle w:val="footnote"/>
      </w:pPr>
      <w:r>
        <w:rPr>
          <w:rStyle w:val="FootnoteReference"/>
        </w:rPr>
        <w:footnoteRef/>
      </w:r>
      <w:r>
        <w:t xml:space="preserve"> [JS] or, “sacrifices”</w:t>
      </w:r>
    </w:p>
  </w:footnote>
  <w:footnote w:id="493">
    <w:p w14:paraId="3B6D0020" w14:textId="12CB55F6" w:rsidR="00B102EF" w:rsidRDefault="00B102EF" w:rsidP="00363583">
      <w:pPr>
        <w:pStyle w:val="footnote"/>
      </w:pPr>
      <w:r>
        <w:rPr>
          <w:rStyle w:val="FootnoteReference"/>
        </w:rPr>
        <w:footnoteRef/>
      </w:r>
      <w:r>
        <w:t xml:space="preserve"> [JS] “do obeisance”</w:t>
      </w:r>
    </w:p>
  </w:footnote>
  <w:footnote w:id="494">
    <w:p w14:paraId="0223F21B" w14:textId="2545193C" w:rsidR="00B102EF" w:rsidRDefault="00B102E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5">
    <w:p w14:paraId="717DF0F4" w14:textId="601B218D" w:rsidR="00B102EF" w:rsidRDefault="00B102EF" w:rsidP="00445570">
      <w:pPr>
        <w:pStyle w:val="footnote"/>
      </w:pPr>
      <w:r>
        <w:rPr>
          <w:rStyle w:val="FootnoteReference"/>
        </w:rPr>
        <w:footnoteRef/>
      </w:r>
      <w:r>
        <w:t xml:space="preserve"> [JS] literally, “set right the world”.</w:t>
      </w:r>
    </w:p>
  </w:footnote>
  <w:footnote w:id="496">
    <w:p w14:paraId="29039A45" w14:textId="77777777" w:rsidR="00B102EF" w:rsidRDefault="00B102EF" w:rsidP="00C544D6">
      <w:pPr>
        <w:pStyle w:val="footnote"/>
      </w:pPr>
      <w:r>
        <w:rPr>
          <w:rStyle w:val="FootnoteReference"/>
        </w:rPr>
        <w:footnoteRef/>
      </w:r>
      <w:r>
        <w:t xml:space="preserve"> i.e. Let the sea dance and roar in thunderous applause as the King of Glory appears. (This line is identical with 97:7a).</w:t>
      </w:r>
    </w:p>
  </w:footnote>
  <w:footnote w:id="497">
    <w:p w14:paraId="0578D96E" w14:textId="3735D823" w:rsidR="00B102EF" w:rsidRDefault="00B102EF" w:rsidP="00445570">
      <w:pPr>
        <w:pStyle w:val="footnote"/>
      </w:pPr>
      <w:r>
        <w:rPr>
          <w:rStyle w:val="FootnoteReference"/>
        </w:rPr>
        <w:footnoteRef/>
      </w:r>
      <w:r>
        <w:t xml:space="preserve"> [JS] or “exult.”</w:t>
      </w:r>
    </w:p>
  </w:footnote>
  <w:footnote w:id="498">
    <w:p w14:paraId="027E6C5C" w14:textId="07849C22" w:rsidR="00B102EF" w:rsidRDefault="00B102EF" w:rsidP="00445570">
      <w:pPr>
        <w:pStyle w:val="footnote"/>
      </w:pPr>
      <w:r>
        <w:rPr>
          <w:rStyle w:val="FootnoteReference"/>
        </w:rPr>
        <w:footnoteRef/>
      </w:r>
      <w:r>
        <w:t xml:space="preserve"> [JS] i.e. “the the presence of the Lord”</w:t>
      </w:r>
    </w:p>
  </w:footnote>
  <w:footnote w:id="499">
    <w:p w14:paraId="502B0E29" w14:textId="19324D6F" w:rsidR="00B102EF" w:rsidRDefault="00B102EF" w:rsidP="00AF055B">
      <w:pPr>
        <w:pStyle w:val="footnote"/>
      </w:pPr>
      <w:r>
        <w:rPr>
          <w:rStyle w:val="FootnoteReference"/>
        </w:rPr>
        <w:footnoteRef/>
      </w:r>
      <w:r>
        <w:t xml:space="preserve"> [JS] or are the establishment/restoration of His throne.”</w:t>
      </w:r>
    </w:p>
  </w:footnote>
  <w:footnote w:id="500">
    <w:p w14:paraId="0A420AC8" w14:textId="0E9B7FA2" w:rsidR="00B102EF" w:rsidRDefault="00B102EF" w:rsidP="00C544D6">
      <w:pPr>
        <w:pStyle w:val="footnote"/>
      </w:pPr>
      <w:r>
        <w:rPr>
          <w:rStyle w:val="FootnoteReference"/>
        </w:rPr>
        <w:footnoteRef/>
      </w:r>
      <w:r>
        <w:t xml:space="preserve"> Cf. Pss. 32:5b; 84:10b. Rom. 1:19-21; 2 Cor. 4:6; Jn. 1:14; 6:40; 17:22-24.</w:t>
      </w:r>
    </w:p>
  </w:footnote>
  <w:footnote w:id="501">
    <w:p w14:paraId="7B92C494" w14:textId="3893728C" w:rsidR="00B102EF" w:rsidRDefault="00B102EF" w:rsidP="00AF055B">
      <w:pPr>
        <w:pStyle w:val="footnote"/>
      </w:pPr>
      <w:r>
        <w:rPr>
          <w:rStyle w:val="FootnoteReference"/>
        </w:rPr>
        <w:footnoteRef/>
      </w:r>
      <w:r>
        <w:t xml:space="preserve"> [JS] “do obeisance to”</w:t>
      </w:r>
    </w:p>
  </w:footnote>
  <w:footnote w:id="502">
    <w:p w14:paraId="3C69AEE3" w14:textId="2FCFF9DA" w:rsidR="00B102EF" w:rsidRDefault="00B102EF" w:rsidP="00AF055B">
      <w:pPr>
        <w:pStyle w:val="footnote"/>
      </w:pPr>
      <w:r>
        <w:rPr>
          <w:rStyle w:val="FootnoteReference"/>
        </w:rPr>
        <w:footnoteRef/>
      </w:r>
      <w:r>
        <w:t xml:space="preserve"> [JS] “do obeisance to”</w:t>
      </w:r>
    </w:p>
  </w:footnote>
  <w:footnote w:id="503">
    <w:p w14:paraId="7E0327B2" w14:textId="516E0233" w:rsidR="00B102EF" w:rsidRDefault="00B102EF" w:rsidP="00AF055B">
      <w:pPr>
        <w:pStyle w:val="footnote"/>
      </w:pPr>
      <w:r>
        <w:rPr>
          <w:rStyle w:val="FootnoteReference"/>
        </w:rPr>
        <w:footnoteRef/>
      </w:r>
      <w:r>
        <w:t xml:space="preserve"> [JS] Fr. Lazarus has “lives”</w:t>
      </w:r>
    </w:p>
  </w:footnote>
  <w:footnote w:id="504">
    <w:p w14:paraId="202D3E03" w14:textId="48C7AC7B" w:rsidR="00B102EF" w:rsidRDefault="00B102E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5">
    <w:p w14:paraId="22A45999" w14:textId="77777777" w:rsidR="00B102EF" w:rsidRDefault="00B102E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6">
    <w:p w14:paraId="160E0C3D" w14:textId="77777777" w:rsidR="00B102EF" w:rsidRDefault="00B102EF" w:rsidP="00C544D6">
      <w:pPr>
        <w:pStyle w:val="footnote"/>
      </w:pPr>
      <w:r>
        <w:rPr>
          <w:rStyle w:val="FootnoteReference"/>
        </w:rPr>
        <w:footnoteRef/>
      </w:r>
      <w:r>
        <w:t xml:space="preserve"> Rev. 4:6, Ezek. 1:5-10.</w:t>
      </w:r>
    </w:p>
  </w:footnote>
  <w:footnote w:id="507">
    <w:p w14:paraId="2C987C7D" w14:textId="7DA14E0E" w:rsidR="00B102EF" w:rsidRDefault="00B102EF" w:rsidP="006263C2">
      <w:pPr>
        <w:pStyle w:val="footnote"/>
      </w:pPr>
      <w:r>
        <w:rPr>
          <w:rStyle w:val="FootnoteReference"/>
        </w:rPr>
        <w:footnoteRef/>
      </w:r>
      <w:r>
        <w:t xml:space="preserve"> [JS] The word conveys both confessing Him and thanking or praising Him.</w:t>
      </w:r>
    </w:p>
  </w:footnote>
  <w:footnote w:id="508">
    <w:p w14:paraId="5846482D" w14:textId="3A662ECC" w:rsidR="00B102EF" w:rsidRDefault="00B102EF" w:rsidP="006263C2">
      <w:pPr>
        <w:pStyle w:val="footnote"/>
      </w:pPr>
      <w:r>
        <w:rPr>
          <w:rStyle w:val="FootnoteReference"/>
        </w:rPr>
        <w:footnoteRef/>
      </w:r>
      <w:r>
        <w:t xml:space="preserve"> [JS] Fr. Lazarus has “laws”</w:t>
      </w:r>
    </w:p>
  </w:footnote>
  <w:footnote w:id="509">
    <w:p w14:paraId="2FC019B3" w14:textId="70AAB5D0" w:rsidR="00B102EF" w:rsidRDefault="00B102EF" w:rsidP="006263C2">
      <w:pPr>
        <w:pStyle w:val="footnote"/>
      </w:pPr>
      <w:r>
        <w:rPr>
          <w:rStyle w:val="FootnoteReference"/>
        </w:rPr>
        <w:footnoteRef/>
      </w:r>
      <w:r>
        <w:t xml:space="preserve"> [JS] “do obeisance”, commonly rendered “worship”</w:t>
      </w:r>
    </w:p>
  </w:footnote>
  <w:footnote w:id="510">
    <w:p w14:paraId="7386C0B1" w14:textId="0080D811" w:rsidR="00B102EF" w:rsidRDefault="00B102EF" w:rsidP="004A1997">
      <w:pPr>
        <w:pStyle w:val="footnote"/>
      </w:pPr>
      <w:r>
        <w:rPr>
          <w:rStyle w:val="FootnoteReference"/>
        </w:rPr>
        <w:footnoteRef/>
      </w:r>
      <w:r>
        <w:t xml:space="preserve"> [JS] Fr. Lazarus has “correcting”</w:t>
      </w:r>
    </w:p>
  </w:footnote>
  <w:footnote w:id="511">
    <w:p w14:paraId="273EA178" w14:textId="4DFF2FD9" w:rsidR="00B102EF" w:rsidRDefault="00B102EF" w:rsidP="004A1997">
      <w:pPr>
        <w:pStyle w:val="footnote"/>
      </w:pPr>
      <w:r>
        <w:rPr>
          <w:rStyle w:val="FootnoteReference"/>
        </w:rPr>
        <w:footnoteRef/>
      </w:r>
      <w:r>
        <w:t xml:space="preserve"> [JS] “do obeisance” or “fall down”</w:t>
      </w:r>
    </w:p>
  </w:footnote>
  <w:footnote w:id="512">
    <w:p w14:paraId="6E38F9F7" w14:textId="307328EF" w:rsidR="00B102EF" w:rsidRDefault="00B102EF" w:rsidP="0016307C">
      <w:pPr>
        <w:pStyle w:val="footnote"/>
      </w:pPr>
      <w:r>
        <w:rPr>
          <w:rStyle w:val="FootnoteReference"/>
        </w:rPr>
        <w:footnoteRef/>
      </w:r>
      <w:r>
        <w:t xml:space="preserve"> [JS] as in “acknowledging”, or “thankfully confessing Him with praise”, not “confessing sins”</w:t>
      </w:r>
    </w:p>
  </w:footnote>
  <w:footnote w:id="513">
    <w:p w14:paraId="346D7C50" w14:textId="6DED6982" w:rsidR="00B102EF" w:rsidRDefault="00B102EF" w:rsidP="0016307C">
      <w:pPr>
        <w:pStyle w:val="footnote"/>
      </w:pPr>
      <w:r>
        <w:rPr>
          <w:rStyle w:val="FootnoteReference"/>
        </w:rPr>
        <w:footnoteRef/>
      </w:r>
      <w:r>
        <w:t xml:space="preserve"> [JS] or, “and not we Him”</w:t>
      </w:r>
    </w:p>
  </w:footnote>
  <w:footnote w:id="514">
    <w:p w14:paraId="14022FB6" w14:textId="4CE3B2A5" w:rsidR="00B102EF" w:rsidRDefault="00B102EF" w:rsidP="0016307C">
      <w:pPr>
        <w:pStyle w:val="footnote"/>
      </w:pPr>
      <w:r>
        <w:rPr>
          <w:rStyle w:val="FootnoteReference"/>
        </w:rPr>
        <w:footnoteRef/>
      </w:r>
      <w:r>
        <w:t xml:space="preserve"> [JS] not confession of sins, but confessing Him, with thanksgiving and praise.</w:t>
      </w:r>
    </w:p>
  </w:footnote>
  <w:footnote w:id="515">
    <w:p w14:paraId="74BE8AB4" w14:textId="15E7B0AD" w:rsidR="00B102EF" w:rsidRDefault="00B102EF" w:rsidP="00C050C7">
      <w:pPr>
        <w:pStyle w:val="footnote"/>
      </w:pPr>
      <w:r>
        <w:rPr>
          <w:rStyle w:val="FootnoteReference"/>
        </w:rPr>
        <w:footnoteRef/>
      </w:r>
      <w:r>
        <w:t xml:space="preserve"> [JS] or “do wrong,” or “the workers of iniquity”</w:t>
      </w:r>
    </w:p>
  </w:footnote>
  <w:footnote w:id="516">
    <w:p w14:paraId="4E28D6F6" w14:textId="75DDD646" w:rsidR="00B102EF" w:rsidRDefault="00B102EF" w:rsidP="00CD361B">
      <w:pPr>
        <w:pStyle w:val="footnote"/>
      </w:pPr>
      <w:r>
        <w:rPr>
          <w:rStyle w:val="FootnoteReference"/>
        </w:rPr>
        <w:footnoteRef/>
      </w:r>
      <w:r>
        <w:t xml:space="preserve"> [JS] or proud/haughty eyes.</w:t>
      </w:r>
    </w:p>
  </w:footnote>
  <w:footnote w:id="517">
    <w:p w14:paraId="33F848D7" w14:textId="77777777" w:rsidR="00B102EF" w:rsidRDefault="00B102EF" w:rsidP="00C544D6">
      <w:pPr>
        <w:pStyle w:val="footnote"/>
      </w:pPr>
      <w:r>
        <w:rPr>
          <w:rStyle w:val="FootnoteReference"/>
        </w:rPr>
        <w:footnoteRef/>
      </w:r>
      <w:r>
        <w:t xml:space="preserve"> Daily I pray for the lost. Sinners are slain by conversion into believers, saints, friends and lovers.</w:t>
      </w:r>
    </w:p>
  </w:footnote>
  <w:footnote w:id="518">
    <w:p w14:paraId="570F4149" w14:textId="77777777" w:rsidR="00B102EF" w:rsidRDefault="00B102EF" w:rsidP="00C544D6">
      <w:pPr>
        <w:pStyle w:val="footnote"/>
      </w:pPr>
      <w:r>
        <w:rPr>
          <w:rStyle w:val="FootnoteReference"/>
        </w:rPr>
        <w:footnoteRef/>
      </w:r>
      <w:r>
        <w:t xml:space="preserve"> Peter praised and confessed Christ, yet later he swore he did not know Him (Mt. 26:74; Mk. 14:71).</w:t>
      </w:r>
    </w:p>
  </w:footnote>
  <w:footnote w:id="519">
    <w:p w14:paraId="7F487DE9" w14:textId="1D877FA2" w:rsidR="00B102EF" w:rsidRDefault="00B102EF" w:rsidP="00C544D6">
      <w:pPr>
        <w:pStyle w:val="footnote"/>
      </w:pPr>
      <w:r>
        <w:rPr>
          <w:rStyle w:val="FootnoteReference"/>
        </w:rPr>
        <w:footnoteRef/>
      </w:r>
      <w:r>
        <w:t xml:space="preserve"> Cf. Ps. 38:7a.</w:t>
      </w:r>
    </w:p>
  </w:footnote>
  <w:footnote w:id="520">
    <w:p w14:paraId="1B133F2B" w14:textId="56FE4EC3" w:rsidR="00B102EF" w:rsidRDefault="00B102E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1">
    <w:p w14:paraId="4C6B2146" w14:textId="77777777" w:rsidR="00B102EF" w:rsidRDefault="00B102EF" w:rsidP="00C544D6">
      <w:pPr>
        <w:pStyle w:val="footnote"/>
      </w:pPr>
      <w:r>
        <w:rPr>
          <w:rStyle w:val="FootnoteReference"/>
        </w:rPr>
        <w:footnoteRef/>
      </w:r>
      <w:r>
        <w:t xml:space="preserve"> descendants: </w:t>
      </w:r>
      <w:r w:rsidRPr="00A80C80">
        <w:rPr>
          <w:i/>
        </w:rPr>
        <w:t>lit</w:t>
      </w:r>
      <w:r>
        <w:t>. seed. Verses 26-28 are quoted at Heb. 1:10-12; 13:8.</w:t>
      </w:r>
    </w:p>
  </w:footnote>
  <w:footnote w:id="522">
    <w:p w14:paraId="44E84D4D" w14:textId="77777777" w:rsidR="00B102EF" w:rsidRDefault="00B102EF" w:rsidP="00C544D6">
      <w:pPr>
        <w:pStyle w:val="footnote"/>
      </w:pPr>
      <w:r>
        <w:rPr>
          <w:rStyle w:val="FootnoteReference"/>
        </w:rPr>
        <w:footnoteRef/>
      </w:r>
      <w:r>
        <w:t xml:space="preserve"> ‘God is love’ (1 John 4:8,16).</w:t>
      </w:r>
    </w:p>
  </w:footnote>
  <w:footnote w:id="523">
    <w:p w14:paraId="169A7896" w14:textId="77777777" w:rsidR="00B102EF" w:rsidRDefault="00B102EF" w:rsidP="00C37403">
      <w:pPr>
        <w:pStyle w:val="footnote"/>
      </w:pPr>
      <w:r>
        <w:rPr>
          <w:rStyle w:val="FootnoteReference"/>
        </w:rPr>
        <w:footnoteRef/>
      </w:r>
      <w:r>
        <w:t xml:space="preserve"> [JS] NETS has “who is very conciliatory towards all your acts of lawlessness”</w:t>
      </w:r>
    </w:p>
  </w:footnote>
  <w:footnote w:id="524">
    <w:p w14:paraId="1EEA58C5" w14:textId="195647BB" w:rsidR="00B102EF" w:rsidRDefault="00B102EF" w:rsidP="00C544D6">
      <w:pPr>
        <w:pStyle w:val="footnote"/>
      </w:pPr>
      <w:r>
        <w:rPr>
          <w:rStyle w:val="FootnoteReference"/>
        </w:rPr>
        <w:footnoteRef/>
      </w:r>
      <w:r>
        <w:t xml:space="preserve"> Cf. Ps. 147:8.</w:t>
      </w:r>
    </w:p>
  </w:footnote>
  <w:footnote w:id="525">
    <w:p w14:paraId="3C4F2E7D" w14:textId="704C8BBC" w:rsidR="00B102EF" w:rsidRDefault="00B102EF" w:rsidP="001566BD">
      <w:pPr>
        <w:pStyle w:val="footnote"/>
      </w:pPr>
      <w:r>
        <w:rPr>
          <w:rStyle w:val="FootnoteReference"/>
        </w:rPr>
        <w:footnoteRef/>
      </w:r>
      <w:r>
        <w:t xml:space="preserve"> [JS] or “transgressions”</w:t>
      </w:r>
    </w:p>
  </w:footnote>
  <w:footnote w:id="526">
    <w:p w14:paraId="1F5C3038" w14:textId="77777777" w:rsidR="00B102EF" w:rsidRDefault="00B102EF" w:rsidP="00C544D6">
      <w:pPr>
        <w:pStyle w:val="footnote"/>
      </w:pPr>
      <w:r>
        <w:rPr>
          <w:rStyle w:val="FootnoteReference"/>
        </w:rPr>
        <w:footnoteRef/>
      </w:r>
      <w:r>
        <w:t xml:space="preserve"> East and West intersecting heaven and earth forms the Cross to which our sins were nailed (Col. 1:20; 2:14).</w:t>
      </w:r>
    </w:p>
  </w:footnote>
  <w:footnote w:id="527">
    <w:p w14:paraId="091111BB" w14:textId="79454437" w:rsidR="00B102EF" w:rsidRDefault="00B102EF" w:rsidP="00417F44">
      <w:pPr>
        <w:pStyle w:val="footnote"/>
      </w:pPr>
      <w:r>
        <w:rPr>
          <w:rStyle w:val="FootnoteReference"/>
        </w:rPr>
        <w:footnoteRef/>
      </w:r>
      <w:r>
        <w:t xml:space="preserve"> [JS] wind, or breath, spirit. The analogy is to “as the spirit passes from man, and he does not exist.”</w:t>
      </w:r>
    </w:p>
  </w:footnote>
  <w:footnote w:id="528">
    <w:p w14:paraId="2EB2A618" w14:textId="77777777" w:rsidR="00B102EF" w:rsidRDefault="00B102EF" w:rsidP="00C544D6">
      <w:pPr>
        <w:pStyle w:val="footnote"/>
      </w:pPr>
      <w:r>
        <w:rPr>
          <w:rStyle w:val="FootnoteReference"/>
        </w:rPr>
        <w:footnoteRef/>
      </w:r>
      <w:r>
        <w:t xml:space="preserve"> embraces all: </w:t>
      </w:r>
      <w:r w:rsidRPr="00A80C80">
        <w:rPr>
          <w:i/>
        </w:rPr>
        <w:t>or</w:t>
      </w:r>
      <w:r>
        <w:t>, ‘rules over all.’</w:t>
      </w:r>
    </w:p>
  </w:footnote>
  <w:footnote w:id="529">
    <w:p w14:paraId="74ECADBE" w14:textId="66332B8C" w:rsidR="00B102EF" w:rsidRDefault="00B102EF" w:rsidP="00342E73">
      <w:pPr>
        <w:pStyle w:val="footnote"/>
      </w:pPr>
      <w:r>
        <w:rPr>
          <w:rStyle w:val="FootnoteReference"/>
        </w:rPr>
        <w:footnoteRef/>
      </w:r>
      <w:r>
        <w:t xml:space="preserve"> [JS] Fr. Lazarus has “very great”</w:t>
      </w:r>
    </w:p>
  </w:footnote>
  <w:footnote w:id="530">
    <w:p w14:paraId="4F7FE92C" w14:textId="411FA40A" w:rsidR="00B102EF" w:rsidRDefault="00B102EF" w:rsidP="00342E73">
      <w:pPr>
        <w:pStyle w:val="footnote"/>
      </w:pPr>
      <w:r>
        <w:rPr>
          <w:rStyle w:val="FootnoteReference"/>
        </w:rPr>
        <w:footnoteRef/>
      </w:r>
      <w:r>
        <w:t xml:space="preserve"> [JS] or “thanksgiving,” or “thankful confession with praise”</w:t>
      </w:r>
    </w:p>
  </w:footnote>
  <w:footnote w:id="531">
    <w:p w14:paraId="169AA0B7" w14:textId="592F3FAF" w:rsidR="00B102EF" w:rsidRDefault="00B102E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2">
    <w:p w14:paraId="6BB1365A" w14:textId="27497F37" w:rsidR="00B102EF" w:rsidRDefault="00B102EF" w:rsidP="00342E73">
      <w:pPr>
        <w:pStyle w:val="footnote"/>
      </w:pPr>
      <w:r>
        <w:rPr>
          <w:rStyle w:val="FootnoteReference"/>
        </w:rPr>
        <w:footnoteRef/>
      </w:r>
      <w:r>
        <w:t xml:space="preserve"> [JS] or “makes the clouds His chariot”</w:t>
      </w:r>
    </w:p>
  </w:footnote>
  <w:footnote w:id="533">
    <w:p w14:paraId="62DF6E81" w14:textId="51054D24" w:rsidR="00B102EF" w:rsidRDefault="00B102EF" w:rsidP="00342E73">
      <w:pPr>
        <w:pStyle w:val="footnote"/>
      </w:pPr>
      <w:r>
        <w:rPr>
          <w:rStyle w:val="FootnoteReference"/>
        </w:rPr>
        <w:footnoteRef/>
      </w:r>
      <w:r>
        <w:t xml:space="preserve"> [JS] or “messengers”</w:t>
      </w:r>
    </w:p>
  </w:footnote>
  <w:footnote w:id="534">
    <w:p w14:paraId="168D3C90" w14:textId="7FDCEE0D" w:rsidR="00B102EF" w:rsidRDefault="00B102EF" w:rsidP="00342E73">
      <w:pPr>
        <w:pStyle w:val="footnote"/>
      </w:pPr>
      <w:r>
        <w:rPr>
          <w:rStyle w:val="FootnoteReference"/>
        </w:rPr>
        <w:footnoteRef/>
      </w:r>
      <w:r>
        <w:t xml:space="preserve"> [JS] Fr. Lazarus has “servants”</w:t>
      </w:r>
    </w:p>
  </w:footnote>
  <w:footnote w:id="535">
    <w:p w14:paraId="45145696" w14:textId="77777777" w:rsidR="00B102EF" w:rsidRDefault="00B102EF" w:rsidP="00C544D6">
      <w:pPr>
        <w:pStyle w:val="footnote"/>
      </w:pPr>
      <w:r>
        <w:rPr>
          <w:rStyle w:val="FootnoteReference"/>
        </w:rPr>
        <w:footnoteRef/>
      </w:r>
      <w:r>
        <w:t xml:space="preserve"> Heb. 1:7; Ezek. 1:14; 2 Esdras 8:22.</w:t>
      </w:r>
    </w:p>
  </w:footnote>
  <w:footnote w:id="536">
    <w:p w14:paraId="0185F645" w14:textId="47FC8356" w:rsidR="00B102EF" w:rsidRDefault="00B102EF" w:rsidP="00342E73">
      <w:pPr>
        <w:pStyle w:val="footnote"/>
      </w:pPr>
      <w:r>
        <w:rPr>
          <w:rStyle w:val="FootnoteReference"/>
        </w:rPr>
        <w:footnoteRef/>
      </w:r>
      <w:r>
        <w:t xml:space="preserve"> [JS] Fr. Lazarus has “axis”</w:t>
      </w:r>
    </w:p>
  </w:footnote>
  <w:footnote w:id="537">
    <w:p w14:paraId="62442F76" w14:textId="4CE61300" w:rsidR="00B102EF" w:rsidRDefault="00B102EF" w:rsidP="00342E73">
      <w:pPr>
        <w:pStyle w:val="footnote"/>
      </w:pPr>
      <w:r>
        <w:rPr>
          <w:rStyle w:val="FootnoteReference"/>
        </w:rPr>
        <w:footnoteRef/>
      </w:r>
      <w:r>
        <w:t xml:space="preserve"> [JS] Fr. Lazarus has “wander”. NETS has “be tilted”</w:t>
      </w:r>
    </w:p>
  </w:footnote>
  <w:footnote w:id="538">
    <w:p w14:paraId="1733D904" w14:textId="3B68C5C6" w:rsidR="00B102EF" w:rsidRDefault="00B102EF" w:rsidP="006A0F54">
      <w:pPr>
        <w:pStyle w:val="footnote"/>
      </w:pPr>
      <w:r>
        <w:rPr>
          <w:rStyle w:val="FootnoteReference"/>
        </w:rPr>
        <w:footnoteRef/>
      </w:r>
      <w:r>
        <w:t xml:space="preserve"> [JS] literally, “founded”</w:t>
      </w:r>
    </w:p>
  </w:footnote>
  <w:footnote w:id="539">
    <w:p w14:paraId="2075EA79" w14:textId="5E6B474F" w:rsidR="00B102EF" w:rsidRDefault="00B102EF" w:rsidP="006A0F54">
      <w:pPr>
        <w:pStyle w:val="footnote"/>
      </w:pPr>
      <w:r>
        <w:rPr>
          <w:rStyle w:val="FootnoteReference"/>
        </w:rPr>
        <w:footnoteRef/>
      </w:r>
      <w:r>
        <w:t xml:space="preserve"> [JS] or “takes the lead among them”</w:t>
      </w:r>
    </w:p>
  </w:footnote>
  <w:footnote w:id="540">
    <w:p w14:paraId="28E7BE34" w14:textId="16676F65" w:rsidR="00B102EF" w:rsidRDefault="00B102EF" w:rsidP="001566BD">
      <w:pPr>
        <w:pStyle w:val="footnote"/>
      </w:pPr>
      <w:r>
        <w:rPr>
          <w:rStyle w:val="FootnoteReference"/>
        </w:rPr>
        <w:footnoteRef/>
      </w:r>
      <w:r>
        <w:t xml:space="preserve"> [JS] or “serpent”</w:t>
      </w:r>
    </w:p>
  </w:footnote>
  <w:footnote w:id="541">
    <w:p w14:paraId="11DE9B53" w14:textId="0A5609C6" w:rsidR="00B102EF" w:rsidRDefault="00B102EF" w:rsidP="00915FD3">
      <w:pPr>
        <w:pStyle w:val="footnote"/>
      </w:pPr>
      <w:r>
        <w:rPr>
          <w:rStyle w:val="FootnoteReference"/>
        </w:rPr>
        <w:footnoteRef/>
      </w:r>
      <w:r>
        <w:t xml:space="preserve"> [JS] or, “the universe”</w:t>
      </w:r>
    </w:p>
  </w:footnote>
  <w:footnote w:id="542">
    <w:p w14:paraId="74093DC5" w14:textId="1E09F0AA" w:rsidR="00B102EF" w:rsidRDefault="00B102EF" w:rsidP="00915FD3">
      <w:pPr>
        <w:pStyle w:val="footnote"/>
      </w:pPr>
      <w:r>
        <w:rPr>
          <w:rStyle w:val="FootnoteReference"/>
        </w:rPr>
        <w:footnoteRef/>
      </w:r>
      <w:r>
        <w:t xml:space="preserve"> [JS] or, “breath”</w:t>
      </w:r>
    </w:p>
  </w:footnote>
  <w:footnote w:id="543">
    <w:p w14:paraId="7147B16E" w14:textId="621A8A9E" w:rsidR="00B102EF" w:rsidRDefault="00B102EF" w:rsidP="001566BD">
      <w:pPr>
        <w:pStyle w:val="footnote"/>
      </w:pPr>
      <w:r>
        <w:rPr>
          <w:rStyle w:val="FootnoteReference"/>
        </w:rPr>
        <w:footnoteRef/>
      </w:r>
      <w:r>
        <w:t xml:space="preserve"> [JS] Fr. Lazarus has, “meditation”</w:t>
      </w:r>
    </w:p>
  </w:footnote>
  <w:footnote w:id="544">
    <w:p w14:paraId="384A849F" w14:textId="641C79E3" w:rsidR="00B102EF" w:rsidRDefault="00B102EF" w:rsidP="00C544D6">
      <w:pPr>
        <w:pStyle w:val="footnote"/>
      </w:pPr>
      <w:r>
        <w:rPr>
          <w:rStyle w:val="FootnoteReference"/>
        </w:rPr>
        <w:footnoteRef/>
      </w:r>
      <w:r>
        <w:t xml:space="preserve"> Much of Psalm 104 occurs almost verbatim in 1 Chron. 16:8-22 (cf. vv. 7:36).</w:t>
      </w:r>
    </w:p>
  </w:footnote>
  <w:footnote w:id="545">
    <w:p w14:paraId="3905FF41" w14:textId="613F8D2E" w:rsidR="00B102EF" w:rsidRDefault="00B102EF" w:rsidP="00321F6F">
      <w:pPr>
        <w:pStyle w:val="footnote"/>
      </w:pPr>
      <w:r>
        <w:rPr>
          <w:rStyle w:val="FootnoteReference"/>
        </w:rPr>
        <w:footnoteRef/>
      </w:r>
      <w:r>
        <w:t xml:space="preserve"> [JS] or “give thanks to”. “Thankfully confess with praise”</w:t>
      </w:r>
    </w:p>
  </w:footnote>
  <w:footnote w:id="546">
    <w:p w14:paraId="01463307" w14:textId="64E551BC" w:rsidR="00B102EF" w:rsidRDefault="00B102EF" w:rsidP="00321F6F">
      <w:pPr>
        <w:pStyle w:val="footnote"/>
      </w:pPr>
      <w:r>
        <w:rPr>
          <w:rStyle w:val="FootnoteReference"/>
        </w:rPr>
        <w:footnoteRef/>
      </w:r>
      <w:r>
        <w:t xml:space="preserve"> [JS] or “make music to”</w:t>
      </w:r>
    </w:p>
  </w:footnote>
  <w:footnote w:id="547">
    <w:p w14:paraId="2B9E23B4" w14:textId="03FD2FE2" w:rsidR="00B102EF" w:rsidRDefault="00B102EF" w:rsidP="00321F6F">
      <w:pPr>
        <w:pStyle w:val="footnote"/>
      </w:pPr>
      <w:r>
        <w:rPr>
          <w:rStyle w:val="FootnoteReference"/>
        </w:rPr>
        <w:footnoteRef/>
      </w:r>
      <w:r>
        <w:t xml:space="preserve"> [JS] i.e. presence</w:t>
      </w:r>
    </w:p>
  </w:footnote>
  <w:footnote w:id="548">
    <w:p w14:paraId="661C891F" w14:textId="3A70284B" w:rsidR="00B102EF" w:rsidRDefault="00B102EF" w:rsidP="00321F6F">
      <w:pPr>
        <w:pStyle w:val="footnote"/>
      </w:pPr>
      <w:r>
        <w:rPr>
          <w:rStyle w:val="FootnoteReference"/>
        </w:rPr>
        <w:footnoteRef/>
      </w:r>
      <w:r>
        <w:t xml:space="preserve"> [JS] literally, “seed”</w:t>
      </w:r>
    </w:p>
  </w:footnote>
  <w:footnote w:id="549">
    <w:p w14:paraId="329D8569" w14:textId="5DC45E53" w:rsidR="00B102EF" w:rsidRDefault="00B102EF" w:rsidP="00321F6F">
      <w:pPr>
        <w:pStyle w:val="footnote"/>
      </w:pPr>
      <w:r>
        <w:rPr>
          <w:rStyle w:val="FootnoteReference"/>
        </w:rPr>
        <w:footnoteRef/>
      </w:r>
      <w:r>
        <w:t xml:space="preserve"> [JS] literally, “He remembered His covenant forever”</w:t>
      </w:r>
    </w:p>
  </w:footnote>
  <w:footnote w:id="550">
    <w:p w14:paraId="6010B733" w14:textId="6B64E095" w:rsidR="00B102EF" w:rsidRDefault="00B102EF" w:rsidP="00321F6F">
      <w:pPr>
        <w:pStyle w:val="footnote"/>
      </w:pPr>
      <w:r>
        <w:rPr>
          <w:rStyle w:val="FootnoteReference"/>
        </w:rPr>
        <w:footnoteRef/>
      </w:r>
      <w:r>
        <w:t xml:space="preserve"> [JS] i.e. the covenant</w:t>
      </w:r>
    </w:p>
  </w:footnote>
  <w:footnote w:id="551">
    <w:p w14:paraId="301BA381" w14:textId="3C68C9E1" w:rsidR="00B102EF" w:rsidRDefault="00B102EF" w:rsidP="00280E2D">
      <w:pPr>
        <w:pStyle w:val="footnote"/>
      </w:pPr>
      <w:r>
        <w:rPr>
          <w:rStyle w:val="FootnoteReference"/>
        </w:rPr>
        <w:footnoteRef/>
      </w:r>
      <w:r>
        <w:t xml:space="preserve"> [JS] or foreigners, resident aliens.</w:t>
      </w:r>
    </w:p>
  </w:footnote>
  <w:footnote w:id="552">
    <w:p w14:paraId="1DCE9038" w14:textId="77777777" w:rsidR="00B102EF" w:rsidRDefault="00B102E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3">
    <w:p w14:paraId="187F80A0" w14:textId="77777777" w:rsidR="00B102EF" w:rsidRDefault="00B102EF" w:rsidP="00C544D6">
      <w:pPr>
        <w:pStyle w:val="footnote"/>
      </w:pPr>
      <w:r>
        <w:rPr>
          <w:rStyle w:val="FootnoteReference"/>
        </w:rPr>
        <w:footnoteRef/>
      </w:r>
      <w:r>
        <w:t xml:space="preserve"> caterpillars: larva of the locust.</w:t>
      </w:r>
    </w:p>
  </w:footnote>
  <w:footnote w:id="554">
    <w:p w14:paraId="6E762A27" w14:textId="77777777" w:rsidR="00B102EF" w:rsidRDefault="00B102EF" w:rsidP="00C544D6">
      <w:pPr>
        <w:pStyle w:val="footnote"/>
      </w:pPr>
      <w:r>
        <w:rPr>
          <w:rStyle w:val="FootnoteReference"/>
        </w:rPr>
        <w:footnoteRef/>
      </w:r>
      <w:r>
        <w:t xml:space="preserve"> Ex. 16:12-15; Jn. 6:31-35.</w:t>
      </w:r>
    </w:p>
  </w:footnote>
  <w:footnote w:id="555">
    <w:p w14:paraId="49AE41C2" w14:textId="50246779" w:rsidR="00B102EF" w:rsidRDefault="00B102EF" w:rsidP="00E46516">
      <w:pPr>
        <w:pStyle w:val="footnote"/>
      </w:pPr>
      <w:r>
        <w:rPr>
          <w:rStyle w:val="FootnoteReference"/>
        </w:rPr>
        <w:footnoteRef/>
      </w:r>
      <w:r>
        <w:t xml:space="preserve"> [JS] or “promise”</w:t>
      </w:r>
    </w:p>
  </w:footnote>
  <w:footnote w:id="556">
    <w:p w14:paraId="463C0491" w14:textId="77777777" w:rsidR="00B102EF" w:rsidRDefault="00B102EF" w:rsidP="00C544D6">
      <w:pPr>
        <w:pStyle w:val="footnote"/>
      </w:pPr>
      <w:r>
        <w:rPr>
          <w:rStyle w:val="FootnoteReference"/>
        </w:rPr>
        <w:footnoteRef/>
      </w:r>
      <w:r>
        <w:t xml:space="preserve"> Gen. 15:14.</w:t>
      </w:r>
    </w:p>
  </w:footnote>
  <w:footnote w:id="557">
    <w:p w14:paraId="078805D2" w14:textId="5FA9820B" w:rsidR="00B102EF" w:rsidRDefault="00B102E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8">
    <w:p w14:paraId="6557E8C2" w14:textId="00E953DA" w:rsidR="00B102EF" w:rsidRDefault="00B102EF" w:rsidP="00854B91">
      <w:pPr>
        <w:pStyle w:val="footnote"/>
      </w:pPr>
      <w:r>
        <w:rPr>
          <w:rStyle w:val="FootnoteReference"/>
        </w:rPr>
        <w:footnoteRef/>
      </w:r>
      <w:r>
        <w:t xml:space="preserve"> [JS] or “give thanks to”. “Thankfully confess with praise”</w:t>
      </w:r>
    </w:p>
  </w:footnote>
  <w:footnote w:id="559">
    <w:p w14:paraId="08540649" w14:textId="77777777" w:rsidR="00B102EF" w:rsidRDefault="00B102EF" w:rsidP="00C544D6">
      <w:pPr>
        <w:pStyle w:val="footnote"/>
      </w:pPr>
      <w:r>
        <w:rPr>
          <w:rStyle w:val="FootnoteReference"/>
        </w:rPr>
        <w:footnoteRef/>
      </w:r>
      <w:r>
        <w:t xml:space="preserve"> mercy: </w:t>
      </w:r>
      <w:r w:rsidRPr="00B246C1">
        <w:rPr>
          <w:i/>
        </w:rPr>
        <w:t>or</w:t>
      </w:r>
      <w:r>
        <w:t xml:space="preserve"> love.</w:t>
      </w:r>
    </w:p>
  </w:footnote>
  <w:footnote w:id="560">
    <w:p w14:paraId="471071BF" w14:textId="61D7EC3C" w:rsidR="00B102EF" w:rsidRDefault="00B102EF" w:rsidP="00854B91">
      <w:pPr>
        <w:pStyle w:val="footnote"/>
      </w:pPr>
      <w:r>
        <w:rPr>
          <w:rStyle w:val="FootnoteReference"/>
        </w:rPr>
        <w:footnoteRef/>
      </w:r>
      <w:r>
        <w:t xml:space="preserve"> [JS] or “observe justice”</w:t>
      </w:r>
    </w:p>
  </w:footnote>
  <w:footnote w:id="561">
    <w:p w14:paraId="03E9E4DD" w14:textId="395B2D3C" w:rsidR="00B102EF" w:rsidRDefault="00B102EF" w:rsidP="00854B91">
      <w:pPr>
        <w:pStyle w:val="footnote"/>
      </w:pPr>
      <w:r>
        <w:rPr>
          <w:rStyle w:val="FootnoteReference"/>
        </w:rPr>
        <w:footnoteRef/>
      </w:r>
      <w:r>
        <w:t xml:space="preserve"> [JS] literally, “do”</w:t>
      </w:r>
    </w:p>
  </w:footnote>
  <w:footnote w:id="562">
    <w:p w14:paraId="5B7ACE2B" w14:textId="78E5BEF3" w:rsidR="00B102EF" w:rsidRDefault="00B102EF" w:rsidP="00854B91">
      <w:pPr>
        <w:pStyle w:val="footnote"/>
      </w:pPr>
      <w:r>
        <w:rPr>
          <w:rStyle w:val="FootnoteReference"/>
        </w:rPr>
        <w:footnoteRef/>
      </w:r>
      <w:r>
        <w:t xml:space="preserve"> [JS] or “because of the good will of Your people”</w:t>
      </w:r>
    </w:p>
  </w:footnote>
  <w:footnote w:id="563">
    <w:p w14:paraId="1A81CC74" w14:textId="6EC9F596" w:rsidR="00B102EF" w:rsidRDefault="00B102EF" w:rsidP="00C544D6">
      <w:pPr>
        <w:pStyle w:val="footnote"/>
      </w:pPr>
      <w:r>
        <w:rPr>
          <w:rStyle w:val="FootnoteReference"/>
        </w:rPr>
        <w:footnoteRef/>
      </w:r>
      <w:r>
        <w:t xml:space="preserve"> Cf. Mark 8:17-21; Matthew 16:9-12.</w:t>
      </w:r>
    </w:p>
  </w:footnote>
  <w:footnote w:id="564">
    <w:p w14:paraId="6D8403EE" w14:textId="7911CBB2" w:rsidR="00B102EF" w:rsidRDefault="00B102EF" w:rsidP="00FF4329">
      <w:pPr>
        <w:pStyle w:val="footnote"/>
      </w:pPr>
      <w:r>
        <w:rPr>
          <w:rStyle w:val="FootnoteReference"/>
        </w:rPr>
        <w:footnoteRef/>
      </w:r>
      <w:r>
        <w:t xml:space="preserve"> [JS] Fr. Lazarus has “will”</w:t>
      </w:r>
    </w:p>
  </w:footnote>
  <w:footnote w:id="565">
    <w:p w14:paraId="008D3EE2" w14:textId="77777777" w:rsidR="00B102EF" w:rsidRDefault="00B102EF" w:rsidP="00C544D6">
      <w:pPr>
        <w:pStyle w:val="footnote"/>
      </w:pPr>
      <w:r>
        <w:rPr>
          <w:rStyle w:val="FootnoteReference"/>
        </w:rPr>
        <w:footnoteRef/>
      </w:r>
      <w:r>
        <w:t xml:space="preserve"> Num. 11:34.</w:t>
      </w:r>
    </w:p>
  </w:footnote>
  <w:footnote w:id="566">
    <w:p w14:paraId="45B2152E" w14:textId="77777777" w:rsidR="00B102EF" w:rsidRDefault="00B102EF" w:rsidP="00C544D6">
      <w:pPr>
        <w:pStyle w:val="footnote"/>
      </w:pPr>
      <w:r>
        <w:rPr>
          <w:rStyle w:val="FootnoteReference"/>
        </w:rPr>
        <w:footnoteRef/>
      </w:r>
      <w:r>
        <w:t xml:space="preserve"> Num. 16:32.</w:t>
      </w:r>
    </w:p>
  </w:footnote>
  <w:footnote w:id="567">
    <w:p w14:paraId="4E447E07" w14:textId="714805BD" w:rsidR="00B102EF" w:rsidRDefault="00B102EF" w:rsidP="00FF4329">
      <w:pPr>
        <w:pStyle w:val="footnote"/>
      </w:pPr>
      <w:r>
        <w:rPr>
          <w:rStyle w:val="FootnoteReference"/>
        </w:rPr>
        <w:footnoteRef/>
      </w:r>
      <w:r>
        <w:t xml:space="preserve"> [JS] “did obeisance”. “bowed down to”.</w:t>
      </w:r>
    </w:p>
  </w:footnote>
  <w:footnote w:id="568">
    <w:p w14:paraId="74DDF551" w14:textId="7993EDFC" w:rsidR="00B102EF" w:rsidRDefault="00B102EF" w:rsidP="00FF4329">
      <w:pPr>
        <w:pStyle w:val="footnote"/>
      </w:pPr>
      <w:r>
        <w:rPr>
          <w:rStyle w:val="FootnoteReference"/>
        </w:rPr>
        <w:footnoteRef/>
      </w:r>
      <w:r>
        <w:t xml:space="preserve"> [JS] or fearful, terrible.</w:t>
      </w:r>
    </w:p>
  </w:footnote>
  <w:footnote w:id="569">
    <w:p w14:paraId="5BE35E93" w14:textId="77777777" w:rsidR="00B102EF" w:rsidRDefault="00B102EF" w:rsidP="00C544D6">
      <w:pPr>
        <w:pStyle w:val="footnote"/>
      </w:pPr>
      <w:r>
        <w:rPr>
          <w:rStyle w:val="FootnoteReference"/>
        </w:rPr>
        <w:footnoteRef/>
      </w:r>
      <w:r>
        <w:t xml:space="preserve"> children: </w:t>
      </w:r>
      <w:r w:rsidRPr="00B246C1">
        <w:rPr>
          <w:i/>
        </w:rPr>
        <w:t>lit</w:t>
      </w:r>
      <w:r>
        <w:t>. seed.</w:t>
      </w:r>
    </w:p>
  </w:footnote>
  <w:footnote w:id="570">
    <w:p w14:paraId="2898F4BB" w14:textId="7CD287CA" w:rsidR="00B102EF" w:rsidRDefault="00B102EF" w:rsidP="00335B68">
      <w:pPr>
        <w:pStyle w:val="footnote"/>
      </w:pPr>
      <w:r>
        <w:rPr>
          <w:rStyle w:val="FootnoteReference"/>
        </w:rPr>
        <w:footnoteRef/>
      </w:r>
      <w:r>
        <w:t xml:space="preserve"> [JS] or, “destruction”</w:t>
      </w:r>
    </w:p>
  </w:footnote>
  <w:footnote w:id="571">
    <w:p w14:paraId="6145EAB5" w14:textId="4C75086F" w:rsidR="00B102EF" w:rsidRDefault="00B102EF" w:rsidP="00335B68">
      <w:pPr>
        <w:pStyle w:val="footnote"/>
      </w:pPr>
      <w:r>
        <w:rPr>
          <w:rStyle w:val="FootnoteReference"/>
        </w:rPr>
        <w:footnoteRef/>
      </w:r>
      <w:r>
        <w:t xml:space="preserve"> [JS] or “the breach abated”</w:t>
      </w:r>
    </w:p>
  </w:footnote>
  <w:footnote w:id="572">
    <w:p w14:paraId="7BC84269" w14:textId="5FF802CF" w:rsidR="00B102EF" w:rsidRDefault="00B102EF" w:rsidP="00335B68">
      <w:pPr>
        <w:pStyle w:val="footnote"/>
      </w:pPr>
      <w:r>
        <w:rPr>
          <w:rStyle w:val="FootnoteReference"/>
        </w:rPr>
        <w:footnoteRef/>
      </w:r>
      <w:r>
        <w:t xml:space="preserve"> [JS] or “reckoned”</w:t>
      </w:r>
    </w:p>
  </w:footnote>
  <w:footnote w:id="573">
    <w:p w14:paraId="7C896B79" w14:textId="22421F6C" w:rsidR="00B102EF" w:rsidRDefault="00B102EF" w:rsidP="00335B68">
      <w:pPr>
        <w:pStyle w:val="footnote"/>
      </w:pPr>
      <w:r>
        <w:rPr>
          <w:rStyle w:val="FootnoteReference"/>
        </w:rPr>
        <w:footnoteRef/>
      </w:r>
      <w:r>
        <w:t xml:space="preserve"> [JS] literally “mingled” and “works”</w:t>
      </w:r>
    </w:p>
  </w:footnote>
  <w:footnote w:id="574">
    <w:p w14:paraId="642B0591" w14:textId="225C9085" w:rsidR="00B102EF" w:rsidRDefault="00B102EF" w:rsidP="00F208ED">
      <w:pPr>
        <w:pStyle w:val="footnote"/>
      </w:pPr>
      <w:r>
        <w:rPr>
          <w:rStyle w:val="FootnoteReference"/>
        </w:rPr>
        <w:footnoteRef/>
      </w:r>
      <w:r>
        <w:t xml:space="preserve"> [JS] or “give thanks to”, “thankfully confess with praise”</w:t>
      </w:r>
    </w:p>
  </w:footnote>
  <w:footnote w:id="575">
    <w:p w14:paraId="1D020CD0" w14:textId="190B32B1" w:rsidR="00B102EF" w:rsidRDefault="00B102EF" w:rsidP="00A87777">
      <w:pPr>
        <w:pStyle w:val="footnote"/>
      </w:pPr>
      <w:r>
        <w:rPr>
          <w:rStyle w:val="FootnoteReference"/>
        </w:rPr>
        <w:footnoteRef/>
      </w:r>
      <w:r>
        <w:t xml:space="preserve"> [JS] or “age to age”</w:t>
      </w:r>
    </w:p>
  </w:footnote>
  <w:footnote w:id="576">
    <w:p w14:paraId="0B2ABDB6" w14:textId="66F5B000" w:rsidR="00B102EF" w:rsidRDefault="00B102EF" w:rsidP="00F208ED">
      <w:pPr>
        <w:pStyle w:val="footnote"/>
      </w:pPr>
      <w:r>
        <w:rPr>
          <w:rStyle w:val="FootnoteReference"/>
        </w:rPr>
        <w:footnoteRef/>
      </w:r>
      <w:r>
        <w:t xml:space="preserve"> [JS] or “May it be! May it be” or “So be it! So be it!”</w:t>
      </w:r>
    </w:p>
  </w:footnote>
  <w:footnote w:id="577">
    <w:p w14:paraId="04C140F9" w14:textId="166D1F53" w:rsidR="00B102EF" w:rsidRDefault="00B102EF" w:rsidP="005843FD">
      <w:pPr>
        <w:pStyle w:val="footnote"/>
      </w:pPr>
      <w:r>
        <w:rPr>
          <w:rStyle w:val="FootnoteReference"/>
        </w:rPr>
        <w:footnoteRef/>
      </w:r>
      <w:r>
        <w:t xml:space="preserve"> [JS] or “give thanks to”, “thankfully confess with praise”</w:t>
      </w:r>
    </w:p>
  </w:footnote>
  <w:footnote w:id="578">
    <w:p w14:paraId="338DEC03" w14:textId="41CA3C59" w:rsidR="00B102EF" w:rsidRDefault="00B102EF" w:rsidP="005843FD">
      <w:pPr>
        <w:pStyle w:val="footnote"/>
      </w:pPr>
      <w:r>
        <w:rPr>
          <w:rStyle w:val="FootnoteReference"/>
        </w:rPr>
        <w:footnoteRef/>
      </w:r>
      <w:r>
        <w:t xml:space="preserve"> [JS] NETS and Fr. Lazarus have “sea” in place of “south”</w:t>
      </w:r>
    </w:p>
  </w:footnote>
  <w:footnote w:id="579">
    <w:p w14:paraId="6197905E" w14:textId="37F1FE6C" w:rsidR="00B102EF" w:rsidRDefault="00B102EF" w:rsidP="005843FD">
      <w:pPr>
        <w:pStyle w:val="footnote"/>
      </w:pPr>
      <w:r>
        <w:rPr>
          <w:rStyle w:val="FootnoteReference"/>
        </w:rPr>
        <w:footnoteRef/>
      </w:r>
      <w:r>
        <w:t xml:space="preserve"> [JS] or “praise and thank”, “thankfully confess with praise”</w:t>
      </w:r>
    </w:p>
  </w:footnote>
  <w:footnote w:id="580">
    <w:p w14:paraId="2927C9DC" w14:textId="30BA0C90" w:rsidR="00B102EF" w:rsidRDefault="00B102EF" w:rsidP="008B5FD0">
      <w:pPr>
        <w:pStyle w:val="footnote"/>
      </w:pPr>
      <w:r>
        <w:rPr>
          <w:rStyle w:val="FootnoteReference"/>
        </w:rPr>
        <w:footnoteRef/>
      </w:r>
      <w:r>
        <w:t xml:space="preserve"> [JS] or “praise and thank”, “thankfully confess with praise.”</w:t>
      </w:r>
    </w:p>
  </w:footnote>
  <w:footnote w:id="581">
    <w:p w14:paraId="6B4B3E8B" w14:textId="1A47DD82" w:rsidR="00B102EF" w:rsidRDefault="00B102EF" w:rsidP="005D0282">
      <w:pPr>
        <w:pStyle w:val="footnote"/>
      </w:pPr>
      <w:r>
        <w:rPr>
          <w:rStyle w:val="FootnoteReference"/>
        </w:rPr>
        <w:footnoteRef/>
      </w:r>
      <w:r>
        <w:t xml:space="preserve"> [JS] or “He helped them out of the way of their iniquity”</w:t>
      </w:r>
    </w:p>
  </w:footnote>
  <w:footnote w:id="582">
    <w:p w14:paraId="3CB0230A" w14:textId="77777777" w:rsidR="00B102EF" w:rsidRDefault="00B102E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3">
    <w:p w14:paraId="4C3C4DC6" w14:textId="4D9A8A9A" w:rsidR="00B102EF" w:rsidRDefault="00B102EF" w:rsidP="008B5FD0">
      <w:pPr>
        <w:pStyle w:val="footnote"/>
      </w:pPr>
      <w:r>
        <w:rPr>
          <w:rStyle w:val="FootnoteReference"/>
        </w:rPr>
        <w:footnoteRef/>
      </w:r>
      <w:r>
        <w:t xml:space="preserve"> [JS] or “praise and thank”, “thankfully confess with praise”</w:t>
      </w:r>
    </w:p>
  </w:footnote>
  <w:footnote w:id="584">
    <w:p w14:paraId="678ED315" w14:textId="00F5D3AB" w:rsidR="00B102EF" w:rsidRDefault="00B102EF" w:rsidP="0048178C">
      <w:pPr>
        <w:pStyle w:val="footnote"/>
      </w:pPr>
      <w:r>
        <w:rPr>
          <w:rStyle w:val="FootnoteReference"/>
        </w:rPr>
        <w:footnoteRef/>
      </w:r>
      <w:r>
        <w:t xml:space="preserve"> [JS] Fr. Lazarus has “all their skill was scuttled.”</w:t>
      </w:r>
    </w:p>
  </w:footnote>
  <w:footnote w:id="585">
    <w:p w14:paraId="34CCA381" w14:textId="4D43FBED" w:rsidR="00B102EF" w:rsidRDefault="00B102EF" w:rsidP="0048178C">
      <w:pPr>
        <w:pStyle w:val="footnote"/>
      </w:pPr>
      <w:r>
        <w:rPr>
          <w:rStyle w:val="FootnoteReference"/>
        </w:rPr>
        <w:footnoteRef/>
      </w:r>
      <w:r>
        <w:t xml:space="preserve"> [JS] or “praise and thank”, “thankfully confess with praise”</w:t>
      </w:r>
    </w:p>
  </w:footnote>
  <w:footnote w:id="586">
    <w:p w14:paraId="4C3D1737" w14:textId="77777777" w:rsidR="00B102EF" w:rsidRDefault="00B102EF" w:rsidP="00C544D6">
      <w:pPr>
        <w:pStyle w:val="footnote"/>
      </w:pPr>
      <w:r>
        <w:rPr>
          <w:rStyle w:val="FootnoteReference"/>
        </w:rPr>
        <w:footnoteRef/>
      </w:r>
      <w:r>
        <w:t xml:space="preserve"> ‘mercies of the Lord’: </w:t>
      </w:r>
      <w:r w:rsidRPr="00B246C1">
        <w:rPr>
          <w:i/>
        </w:rPr>
        <w:t>or</w:t>
      </w:r>
      <w:r>
        <w:t>, the Lord’s love.</w:t>
      </w:r>
    </w:p>
  </w:footnote>
  <w:footnote w:id="587">
    <w:p w14:paraId="0ED7A10C" w14:textId="45E3CDC2" w:rsidR="00B102EF" w:rsidRDefault="00B102EF" w:rsidP="00F56D7A">
      <w:pPr>
        <w:pStyle w:val="footnote"/>
      </w:pPr>
      <w:r>
        <w:rPr>
          <w:rStyle w:val="FootnoteReference"/>
        </w:rPr>
        <w:footnoteRef/>
      </w:r>
      <w:r>
        <w:t xml:space="preserve"> [JS] NETS has, “make music”, OSB, “give praise”</w:t>
      </w:r>
    </w:p>
  </w:footnote>
  <w:footnote w:id="588">
    <w:p w14:paraId="004CF885" w14:textId="714969FE" w:rsidR="00B102EF" w:rsidRDefault="00B102EF" w:rsidP="00F56D7A">
      <w:pPr>
        <w:pStyle w:val="footnote"/>
      </w:pPr>
      <w:r>
        <w:rPr>
          <w:rStyle w:val="FootnoteReference"/>
        </w:rPr>
        <w:footnoteRef/>
      </w:r>
      <w:r>
        <w:t xml:space="preserve"> [JS] “thankfully confess You with praise”</w:t>
      </w:r>
    </w:p>
  </w:footnote>
  <w:footnote w:id="589">
    <w:p w14:paraId="5EB077FD" w14:textId="77777777" w:rsidR="00B102EF" w:rsidRDefault="00B102E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0">
    <w:p w14:paraId="56236551" w14:textId="3FD3F8AE" w:rsidR="00B102EF" w:rsidRDefault="00B102EF" w:rsidP="00F56D7A">
      <w:pPr>
        <w:pStyle w:val="footnote"/>
      </w:pPr>
      <w:r>
        <w:rPr>
          <w:rStyle w:val="FootnoteReference"/>
        </w:rPr>
        <w:footnoteRef/>
      </w:r>
      <w:r>
        <w:t xml:space="preserve"> [JS] “holy place.”</w:t>
      </w:r>
    </w:p>
  </w:footnote>
  <w:footnote w:id="591">
    <w:p w14:paraId="32F80B0A" w14:textId="77777777" w:rsidR="00B102EF" w:rsidRDefault="00B102EF" w:rsidP="00C544D6">
      <w:pPr>
        <w:pStyle w:val="footnote"/>
      </w:pPr>
      <w:r>
        <w:rPr>
          <w:rStyle w:val="FootnoteReference"/>
        </w:rPr>
        <w:footnoteRef/>
      </w:r>
      <w:r>
        <w:t xml:space="preserve"> See Psalm 59:10 and footnote.</w:t>
      </w:r>
    </w:p>
  </w:footnote>
  <w:footnote w:id="592">
    <w:p w14:paraId="70CC4836" w14:textId="77777777" w:rsidR="00B102EF" w:rsidRDefault="00B102E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3">
    <w:p w14:paraId="38EEC6DA" w14:textId="0ACCF4C3" w:rsidR="00B102EF" w:rsidRDefault="00B102EF" w:rsidP="00814FC4">
      <w:pPr>
        <w:pStyle w:val="footnote"/>
      </w:pPr>
      <w:r>
        <w:rPr>
          <w:rStyle w:val="FootnoteReference"/>
        </w:rPr>
        <w:footnoteRef/>
      </w:r>
      <w:r>
        <w:t xml:space="preserve"> [JS] or “lawlessness”</w:t>
      </w:r>
    </w:p>
  </w:footnote>
  <w:footnote w:id="594">
    <w:p w14:paraId="67FB27B1" w14:textId="3F7103C4" w:rsidR="00B102EF" w:rsidRDefault="00B102EF" w:rsidP="00C544D6">
      <w:pPr>
        <w:pStyle w:val="footnote"/>
      </w:pPr>
      <w:r>
        <w:rPr>
          <w:rStyle w:val="FootnoteReference"/>
        </w:rPr>
        <w:footnoteRef/>
      </w:r>
      <w:r>
        <w:t xml:space="preserve"> Cf. Num. 5:22.</w:t>
      </w:r>
    </w:p>
  </w:footnote>
  <w:footnote w:id="595">
    <w:p w14:paraId="292E96AE" w14:textId="77777777" w:rsidR="00B102EF" w:rsidRDefault="00B102EF" w:rsidP="00C544D6">
      <w:pPr>
        <w:pStyle w:val="footnote"/>
      </w:pPr>
      <w:r>
        <w:rPr>
          <w:rStyle w:val="FootnoteReference"/>
        </w:rPr>
        <w:footnoteRef/>
      </w:r>
      <w:r>
        <w:t xml:space="preserve"> Mt. 27:39.</w:t>
      </w:r>
    </w:p>
  </w:footnote>
  <w:footnote w:id="596">
    <w:p w14:paraId="151268C5" w14:textId="656FFD88" w:rsidR="00B102EF" w:rsidRDefault="00B102EF" w:rsidP="003A31BD">
      <w:pPr>
        <w:pStyle w:val="footnote"/>
      </w:pPr>
      <w:r>
        <w:rPr>
          <w:rStyle w:val="FootnoteReference"/>
        </w:rPr>
        <w:footnoteRef/>
      </w:r>
      <w:r>
        <w:t xml:space="preserve"> [JS] or “give thanks to”. “thankfully confess with praise”</w:t>
      </w:r>
    </w:p>
  </w:footnote>
  <w:footnote w:id="597">
    <w:p w14:paraId="7B5761D5" w14:textId="1159D032" w:rsidR="00B102EF" w:rsidRDefault="00B102E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8">
    <w:p w14:paraId="6251134D" w14:textId="77777777" w:rsidR="00B102EF" w:rsidRDefault="00B102E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9">
    <w:p w14:paraId="09E5E6C1" w14:textId="13B68B37" w:rsidR="00B102EF" w:rsidRDefault="00B102EF" w:rsidP="00AB05E1">
      <w:pPr>
        <w:pStyle w:val="footnote"/>
      </w:pPr>
      <w:r>
        <w:rPr>
          <w:rStyle w:val="FootnoteReference"/>
        </w:rPr>
        <w:footnoteRef/>
      </w:r>
      <w:r>
        <w:t xml:space="preserve"> [JS] “with You is the dominion/rule in the day of Your power”</w:t>
      </w:r>
    </w:p>
  </w:footnote>
  <w:footnote w:id="600">
    <w:p w14:paraId="5B5E529A" w14:textId="5149157C" w:rsidR="00B102EF" w:rsidRDefault="00B102EF" w:rsidP="00C544D6">
      <w:pPr>
        <w:pStyle w:val="footnote"/>
      </w:pPr>
      <w:r>
        <w:rPr>
          <w:rStyle w:val="FootnoteReference"/>
        </w:rPr>
        <w:footnoteRef/>
      </w:r>
      <w:r>
        <w:t xml:space="preserve"> Cf. 1 Cor. 15:41-43.</w:t>
      </w:r>
    </w:p>
  </w:footnote>
  <w:footnote w:id="601">
    <w:p w14:paraId="58BF3DF2" w14:textId="33BF2504" w:rsidR="00B102EF" w:rsidRDefault="00B102EF" w:rsidP="00AB05E1">
      <w:pPr>
        <w:pStyle w:val="footnote"/>
      </w:pPr>
      <w:r>
        <w:rPr>
          <w:rStyle w:val="FootnoteReference"/>
        </w:rPr>
        <w:footnoteRef/>
      </w:r>
      <w:r>
        <w:t xml:space="preserve"> [JS] literally “morning star”</w:t>
      </w:r>
    </w:p>
  </w:footnote>
  <w:footnote w:id="602">
    <w:p w14:paraId="4C93D1C9" w14:textId="77777777" w:rsidR="00B102EF" w:rsidRDefault="00B102E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3">
    <w:p w14:paraId="1E1E10F2" w14:textId="52211208" w:rsidR="00B102EF" w:rsidRDefault="00B102EF" w:rsidP="00AB05E1">
      <w:pPr>
        <w:pStyle w:val="footnote"/>
      </w:pPr>
      <w:r>
        <w:rPr>
          <w:rStyle w:val="FootnoteReference"/>
        </w:rPr>
        <w:footnoteRef/>
      </w:r>
      <w:r>
        <w:t xml:space="preserve"> [JS] Fr. Lazarus renders “repent” as “change His mind”</w:t>
      </w:r>
    </w:p>
  </w:footnote>
  <w:footnote w:id="604">
    <w:p w14:paraId="5DE3DED0" w14:textId="77777777" w:rsidR="00B102EF" w:rsidRDefault="00B102EF" w:rsidP="00C544D6">
      <w:pPr>
        <w:pStyle w:val="footnote"/>
      </w:pPr>
      <w:r>
        <w:rPr>
          <w:rStyle w:val="FootnoteReference"/>
        </w:rPr>
        <w:footnoteRef/>
      </w:r>
      <w:r>
        <w:t xml:space="preserve"> Heb. 7:21.</w:t>
      </w:r>
    </w:p>
  </w:footnote>
  <w:footnote w:id="605">
    <w:p w14:paraId="09E7C6C1" w14:textId="5A2E3633" w:rsidR="00B102EF" w:rsidRDefault="00B102E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6">
    <w:p w14:paraId="5F67B7A9" w14:textId="253D54A9" w:rsidR="00B102EF" w:rsidRDefault="00B102EF" w:rsidP="003C200D">
      <w:pPr>
        <w:pStyle w:val="footnote"/>
      </w:pPr>
      <w:r>
        <w:rPr>
          <w:rStyle w:val="FootnoteReference"/>
        </w:rPr>
        <w:footnoteRef/>
      </w:r>
      <w:r>
        <w:t xml:space="preserve"> [JS] or “give thanks,” or “thankfully confess with praise”</w:t>
      </w:r>
    </w:p>
  </w:footnote>
  <w:footnote w:id="607">
    <w:p w14:paraId="71D97FF3" w14:textId="5ADB40B3" w:rsidR="00B102EF" w:rsidRDefault="00B102EF" w:rsidP="00680987">
      <w:pPr>
        <w:pStyle w:val="footnote"/>
      </w:pPr>
      <w:r>
        <w:rPr>
          <w:rStyle w:val="FootnoteReference"/>
        </w:rPr>
        <w:footnoteRef/>
      </w:r>
      <w:r>
        <w:t xml:space="preserve"> [JS] or “assembly”</w:t>
      </w:r>
    </w:p>
  </w:footnote>
  <w:footnote w:id="608">
    <w:p w14:paraId="794D19AF" w14:textId="3FB23375" w:rsidR="00B102EF" w:rsidRDefault="00B102EF" w:rsidP="00680987">
      <w:pPr>
        <w:pStyle w:val="footnote"/>
      </w:pPr>
      <w:r>
        <w:rPr>
          <w:rStyle w:val="FootnoteReference"/>
        </w:rPr>
        <w:footnoteRef/>
      </w:r>
      <w:r>
        <w:t xml:space="preserve"> [JS] or “sought out in all things according to His will.”</w:t>
      </w:r>
    </w:p>
  </w:footnote>
  <w:footnote w:id="609">
    <w:p w14:paraId="20B5E251" w14:textId="0958B144" w:rsidR="00B102EF" w:rsidRDefault="00B102EF" w:rsidP="003C200D">
      <w:pPr>
        <w:pStyle w:val="footnote"/>
      </w:pPr>
      <w:r>
        <w:rPr>
          <w:rStyle w:val="FootnoteReference"/>
        </w:rPr>
        <w:footnoteRef/>
      </w:r>
      <w:r>
        <w:t xml:space="preserve"> [JS] or “thanksgiving,” or “thankful confession with praise”</w:t>
      </w:r>
    </w:p>
  </w:footnote>
  <w:footnote w:id="610">
    <w:p w14:paraId="1BC090E3" w14:textId="77777777" w:rsidR="00B102EF" w:rsidRDefault="00B102E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1">
    <w:p w14:paraId="458325D6" w14:textId="77777777" w:rsidR="00B102EF" w:rsidRDefault="00B102EF" w:rsidP="00C544D6">
      <w:pPr>
        <w:pStyle w:val="footnote"/>
      </w:pPr>
      <w:r>
        <w:rPr>
          <w:rStyle w:val="FootnoteReference"/>
        </w:rPr>
        <w:footnoteRef/>
      </w:r>
      <w:r>
        <w:t xml:space="preserve"> Gen. 6:18; 9:9f; 15; 17; Ex. 19:5; Mk. 14:24; Lk. 22:20,29,30.</w:t>
      </w:r>
    </w:p>
  </w:footnote>
  <w:footnote w:id="612">
    <w:p w14:paraId="37902716" w14:textId="6DF49123" w:rsidR="00B102EF" w:rsidRDefault="00B102EF" w:rsidP="001F0BA8">
      <w:pPr>
        <w:pStyle w:val="footnote"/>
      </w:pPr>
      <w:r>
        <w:rPr>
          <w:rStyle w:val="FootnoteReference"/>
        </w:rPr>
        <w:footnoteRef/>
      </w:r>
      <w:r>
        <w:t xml:space="preserve"> [JS] or “awesome”, “terrible”</w:t>
      </w:r>
    </w:p>
  </w:footnote>
  <w:footnote w:id="613">
    <w:p w14:paraId="534F669F" w14:textId="77777777" w:rsidR="00B102EF" w:rsidRDefault="00B102E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4">
    <w:p w14:paraId="2820C079" w14:textId="019C661F" w:rsidR="00B102EF" w:rsidRDefault="00B102EF" w:rsidP="00C544D6">
      <w:pPr>
        <w:pStyle w:val="footnote"/>
      </w:pPr>
      <w:r>
        <w:rPr>
          <w:rStyle w:val="FootnoteReference"/>
        </w:rPr>
        <w:footnoteRef/>
      </w:r>
      <w:r>
        <w:t xml:space="preserve"> To cultivate this fear is to practice living in the presence of God, which is the height of wisdom and understanding.</w:t>
      </w:r>
    </w:p>
  </w:footnote>
  <w:footnote w:id="615">
    <w:p w14:paraId="4EC2A81B" w14:textId="24C25CFD" w:rsidR="00B102EF" w:rsidRDefault="00B102EF" w:rsidP="009717D4">
      <w:pPr>
        <w:pStyle w:val="footnote"/>
      </w:pPr>
      <w:r>
        <w:rPr>
          <w:rStyle w:val="FootnoteReference"/>
        </w:rPr>
        <w:footnoteRef/>
      </w:r>
      <w:r>
        <w:t xml:space="preserve"> [JS] or “endures forever and ever”</w:t>
      </w:r>
    </w:p>
  </w:footnote>
  <w:footnote w:id="616">
    <w:p w14:paraId="6ED31546" w14:textId="32850D5D" w:rsidR="00B102EF" w:rsidRDefault="00B102EF" w:rsidP="00081087">
      <w:pPr>
        <w:pStyle w:val="footnote"/>
      </w:pPr>
      <w:r>
        <w:rPr>
          <w:rStyle w:val="FootnoteReference"/>
        </w:rPr>
        <w:footnoteRef/>
      </w:r>
      <w:r>
        <w:t xml:space="preserve"> [JS] or “dawned”</w:t>
      </w:r>
    </w:p>
  </w:footnote>
  <w:footnote w:id="617">
    <w:p w14:paraId="56F05B01" w14:textId="70E648CE" w:rsidR="00B102EF" w:rsidRDefault="00B102EF" w:rsidP="00081087">
      <w:pPr>
        <w:pStyle w:val="footnote"/>
      </w:pPr>
      <w:r>
        <w:rPr>
          <w:rStyle w:val="FootnoteReference"/>
        </w:rPr>
        <w:footnoteRef/>
      </w:r>
      <w:r>
        <w:t xml:space="preserve"> [JS] NETS interprets this as “He scattered [His enemies]”</w:t>
      </w:r>
    </w:p>
  </w:footnote>
  <w:footnote w:id="618">
    <w:p w14:paraId="246FBDEA" w14:textId="2D78AE51" w:rsidR="00B102EF" w:rsidRDefault="00B102EF" w:rsidP="00081087">
      <w:pPr>
        <w:pStyle w:val="footnote"/>
      </w:pPr>
      <w:r>
        <w:rPr>
          <w:rStyle w:val="FootnoteReference"/>
        </w:rPr>
        <w:footnoteRef/>
      </w:r>
      <w:r>
        <w:t xml:space="preserve"> [JS] or “contines forever and ever”</w:t>
      </w:r>
    </w:p>
  </w:footnote>
  <w:footnote w:id="619">
    <w:p w14:paraId="58019E44" w14:textId="02459B25" w:rsidR="00B102EF" w:rsidRDefault="00B102EF" w:rsidP="00081087">
      <w:pPr>
        <w:pStyle w:val="footnote"/>
      </w:pPr>
      <w:r>
        <w:rPr>
          <w:rStyle w:val="FootnoteReference"/>
        </w:rPr>
        <w:footnoteRef/>
      </w:r>
      <w:r>
        <w:t xml:space="preserve"> [JS] or “he will be raised to power and glory.”</w:t>
      </w:r>
    </w:p>
  </w:footnote>
  <w:footnote w:id="620">
    <w:p w14:paraId="0B84AC37" w14:textId="74BB2C6D" w:rsidR="00B102EF" w:rsidRDefault="00B102EF" w:rsidP="00C544D6">
      <w:pPr>
        <w:pStyle w:val="footnote"/>
      </w:pPr>
      <w:r>
        <w:rPr>
          <w:rStyle w:val="FootnoteReference"/>
        </w:rPr>
        <w:footnoteRef/>
      </w:r>
      <w:r>
        <w:t xml:space="preserve"> ‘The world is passing away, and the desire for it; but anyone who does the will of God lives forever’ (1 Jn. 2:17).</w:t>
      </w:r>
    </w:p>
  </w:footnote>
  <w:footnote w:id="621">
    <w:p w14:paraId="7BCF6DAD" w14:textId="145C36D2" w:rsidR="00B102EF" w:rsidRDefault="00B102E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2">
    <w:p w14:paraId="5B7D718A" w14:textId="55E58CE6" w:rsidR="00B102EF" w:rsidRDefault="00B102EF" w:rsidP="00694704">
      <w:pPr>
        <w:pStyle w:val="footnote"/>
      </w:pPr>
      <w:r>
        <w:rPr>
          <w:rStyle w:val="FootnoteReference"/>
        </w:rPr>
        <w:footnoteRef/>
      </w:r>
      <w:r>
        <w:t xml:space="preserve"> [JS] all others have “servants”, but Fr. Athanasius from the Coptic has “children”, which Fr. Lazarus has as well.</w:t>
      </w:r>
    </w:p>
  </w:footnote>
  <w:footnote w:id="623">
    <w:p w14:paraId="5FAF92C9" w14:textId="77777777" w:rsidR="00B102EF" w:rsidRDefault="00B102EF" w:rsidP="00C544D6">
      <w:pPr>
        <w:pStyle w:val="footnote"/>
      </w:pPr>
      <w:r>
        <w:rPr>
          <w:rStyle w:val="FootnoteReference"/>
        </w:rPr>
        <w:footnoteRef/>
      </w:r>
      <w:r>
        <w:t xml:space="preserve"> Ex. 19:6; 29:43-46; Deut. 27:9; Is. 63:18,19; Jer. 2:3; 2 Cor. 6:16.</w:t>
      </w:r>
    </w:p>
  </w:footnote>
  <w:footnote w:id="624">
    <w:p w14:paraId="6D9F1C7B" w14:textId="0AA2BDBF" w:rsidR="00B102EF" w:rsidRDefault="00B102E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5">
    <w:p w14:paraId="0C14975E" w14:textId="016BE0A8" w:rsidR="00B102EF" w:rsidRDefault="00B102EF" w:rsidP="00C544D6">
      <w:pPr>
        <w:pStyle w:val="footnote"/>
      </w:pPr>
      <w:r>
        <w:rPr>
          <w:rStyle w:val="FootnoteReference"/>
        </w:rPr>
        <w:footnoteRef/>
      </w:r>
      <w:r>
        <w:t xml:space="preserve"> Earth rocked and rolled in travail at the birth of a nation (cf. Jn. 16:20-22).</w:t>
      </w:r>
    </w:p>
  </w:footnote>
  <w:footnote w:id="626">
    <w:p w14:paraId="57A4E776" w14:textId="40FC4D7E" w:rsidR="00B102EF" w:rsidRDefault="00B102EF" w:rsidP="004446FE">
      <w:pPr>
        <w:pStyle w:val="footnote"/>
      </w:pPr>
      <w:r>
        <w:rPr>
          <w:rStyle w:val="FootnoteReference"/>
        </w:rPr>
        <w:footnoteRef/>
      </w:r>
      <w:r>
        <w:t xml:space="preserve"> [JS] or “presence”</w:t>
      </w:r>
    </w:p>
  </w:footnote>
  <w:footnote w:id="627">
    <w:p w14:paraId="0CFFAE38" w14:textId="5E3C02BC" w:rsidR="00B102EF" w:rsidRDefault="00B102EF" w:rsidP="00C544D6">
      <w:pPr>
        <w:pStyle w:val="footnote"/>
      </w:pPr>
      <w:r>
        <w:rPr>
          <w:rStyle w:val="FootnoteReference"/>
        </w:rPr>
        <w:footnoteRef/>
      </w:r>
      <w:r>
        <w:t xml:space="preserve"> Cf. John 1:18; 3:13; Wisdom 18:16.</w:t>
      </w:r>
    </w:p>
  </w:footnote>
  <w:footnote w:id="628">
    <w:p w14:paraId="47CB4F3E" w14:textId="77777777" w:rsidR="00B102EF" w:rsidRDefault="00B102E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9">
    <w:p w14:paraId="30F48768" w14:textId="75F7FA85" w:rsidR="00B102EF" w:rsidRDefault="00B102EF" w:rsidP="00BD138C">
      <w:pPr>
        <w:pStyle w:val="footnote"/>
      </w:pPr>
      <w:r>
        <w:rPr>
          <w:rStyle w:val="FootnoteReference"/>
        </w:rPr>
        <w:footnoteRef/>
      </w:r>
      <w:r>
        <w:t xml:space="preserve"> [JS] or “from now and forevermore.”</w:t>
      </w:r>
    </w:p>
  </w:footnote>
  <w:footnote w:id="630">
    <w:p w14:paraId="5DABE081" w14:textId="210E3418" w:rsidR="00B102EF" w:rsidRDefault="00B102E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1">
    <w:p w14:paraId="4FB65011" w14:textId="5A457A03" w:rsidR="00B102EF" w:rsidRDefault="00B102EF" w:rsidP="00D27B1F">
      <w:pPr>
        <w:pStyle w:val="footnote"/>
      </w:pPr>
      <w:r>
        <w:rPr>
          <w:rStyle w:val="FootnoteReference"/>
        </w:rPr>
        <w:footnoteRef/>
      </w:r>
      <w:r>
        <w:t xml:space="preserve"> [JS] or “cry”</w:t>
      </w:r>
    </w:p>
  </w:footnote>
  <w:footnote w:id="632">
    <w:p w14:paraId="181149B5" w14:textId="32524C88" w:rsidR="00B102EF" w:rsidRDefault="00B102EF" w:rsidP="00D27B1F">
      <w:pPr>
        <w:pStyle w:val="footnote"/>
      </w:pPr>
      <w:r>
        <w:rPr>
          <w:rStyle w:val="FootnoteReference"/>
        </w:rPr>
        <w:footnoteRef/>
      </w:r>
      <w:r>
        <w:t xml:space="preserve"> [JS] or “rescue”, i.e. “O Lord, rescue me!”</w:t>
      </w:r>
    </w:p>
  </w:footnote>
  <w:footnote w:id="633">
    <w:p w14:paraId="25D08CAE" w14:textId="420582EC" w:rsidR="00B102EF" w:rsidRDefault="00B102EF" w:rsidP="00C544D6">
      <w:pPr>
        <w:pStyle w:val="footnote"/>
      </w:pPr>
      <w:r>
        <w:rPr>
          <w:rStyle w:val="FootnoteReference"/>
        </w:rPr>
        <w:footnoteRef/>
      </w:r>
      <w:r>
        <w:t xml:space="preserve"> cf. Heb. 4:10; Phil. 2:12; Mt. 11:28,29; Jer. 6:16.</w:t>
      </w:r>
    </w:p>
  </w:footnote>
  <w:footnote w:id="634">
    <w:p w14:paraId="05F0C10B" w14:textId="6BC266D9" w:rsidR="00B102EF" w:rsidRDefault="00B102EF" w:rsidP="0099246B">
      <w:pPr>
        <w:pStyle w:val="footnote"/>
      </w:pPr>
      <w:r>
        <w:rPr>
          <w:rStyle w:val="FootnoteReference"/>
        </w:rPr>
        <w:footnoteRef/>
      </w:r>
      <w:r>
        <w:t xml:space="preserve"> [JS] Fr. Lazarus has, “I will live to please the Lord”</w:t>
      </w:r>
    </w:p>
  </w:footnote>
  <w:footnote w:id="635">
    <w:p w14:paraId="4CB1C48E" w14:textId="77777777" w:rsidR="00B102EF" w:rsidRDefault="00B102EF" w:rsidP="00C544D6">
      <w:pPr>
        <w:pStyle w:val="footnote"/>
      </w:pPr>
      <w:r>
        <w:rPr>
          <w:rStyle w:val="FootnoteReference"/>
        </w:rPr>
        <w:footnoteRef/>
      </w:r>
      <w:r>
        <w:t xml:space="preserve"> 2 Cor. 4:13.</w:t>
      </w:r>
    </w:p>
  </w:footnote>
  <w:footnote w:id="636">
    <w:p w14:paraId="3BB26747" w14:textId="6DF70EDA" w:rsidR="00B102EF" w:rsidRDefault="00B102EF" w:rsidP="00040C56">
      <w:pPr>
        <w:pStyle w:val="footnote"/>
      </w:pPr>
      <w:r>
        <w:rPr>
          <w:rStyle w:val="FootnoteReference"/>
        </w:rPr>
        <w:footnoteRef/>
      </w:r>
      <w:r>
        <w:t xml:space="preserve"> [JS] or “brought very low”</w:t>
      </w:r>
    </w:p>
  </w:footnote>
  <w:footnote w:id="637">
    <w:p w14:paraId="14C69153" w14:textId="7E1050DE" w:rsidR="00B102EF" w:rsidRDefault="00B102EF" w:rsidP="00B403A1">
      <w:pPr>
        <w:pStyle w:val="footnote"/>
      </w:pPr>
      <w:r>
        <w:rPr>
          <w:rStyle w:val="FootnoteReference"/>
        </w:rPr>
        <w:footnoteRef/>
      </w:r>
      <w:r>
        <w:t xml:space="preserve"> [JS] OSB has, “ecstasy,” Fr. Lazarus has “madness,” Brenton has “amazement.”</w:t>
      </w:r>
    </w:p>
  </w:footnote>
  <w:footnote w:id="638">
    <w:p w14:paraId="01F55DAD" w14:textId="6E588482" w:rsidR="00B102EF" w:rsidRDefault="00B102EF" w:rsidP="00B403A1">
      <w:pPr>
        <w:pStyle w:val="footnote"/>
      </w:pPr>
      <w:r>
        <w:rPr>
          <w:rStyle w:val="FootnoteReference"/>
        </w:rPr>
        <w:footnoteRef/>
      </w:r>
      <w:r>
        <w:t xml:space="preserve"> [JS] NETS and OSB omit vs. 5.</w:t>
      </w:r>
    </w:p>
  </w:footnote>
  <w:footnote w:id="639">
    <w:p w14:paraId="0273528E" w14:textId="77777777" w:rsidR="00B102EF" w:rsidRDefault="00B102EF" w:rsidP="00F01C0B">
      <w:pPr>
        <w:pStyle w:val="footnote"/>
      </w:pPr>
      <w:r>
        <w:rPr>
          <w:rStyle w:val="FootnoteReference"/>
        </w:rPr>
        <w:footnoteRef/>
      </w:r>
      <w:r>
        <w:t xml:space="preserve"> [JS] literally, “holy ones.”</w:t>
      </w:r>
    </w:p>
  </w:footnote>
  <w:footnote w:id="640">
    <w:p w14:paraId="536B616C" w14:textId="77777777" w:rsidR="00B102EF" w:rsidRDefault="00B102EF" w:rsidP="00F01C0B">
      <w:pPr>
        <w:pStyle w:val="footnote"/>
      </w:pPr>
      <w:r>
        <w:rPr>
          <w:rStyle w:val="FootnoteReference"/>
        </w:rPr>
        <w:footnoteRef/>
      </w:r>
      <w:r>
        <w:t xml:space="preserve"> </w:t>
      </w:r>
      <w:r w:rsidRPr="00DC02D9">
        <w:rPr>
          <w:i/>
        </w:rPr>
        <w:t>Or:</w:t>
      </w:r>
      <w:r>
        <w:t xml:space="preserve"> costly (Wisdom 1:13-16).</w:t>
      </w:r>
    </w:p>
  </w:footnote>
  <w:footnote w:id="641">
    <w:p w14:paraId="6DE0E1BC" w14:textId="28145809" w:rsidR="00B102EF" w:rsidRDefault="00B102EF" w:rsidP="00B403A1">
      <w:pPr>
        <w:pStyle w:val="footnote"/>
      </w:pPr>
      <w:r>
        <w:rPr>
          <w:rStyle w:val="FootnoteReference"/>
        </w:rPr>
        <w:footnoteRef/>
      </w:r>
      <w:r>
        <w:t xml:space="preserve"> [JS] litearlly, “slave”.</w:t>
      </w:r>
    </w:p>
  </w:footnote>
  <w:footnote w:id="642">
    <w:p w14:paraId="74CEF705" w14:textId="6A24290B" w:rsidR="00B102EF" w:rsidRDefault="00B102EF" w:rsidP="00B403A1">
      <w:pPr>
        <w:pStyle w:val="footnote"/>
      </w:pPr>
      <w:r>
        <w:rPr>
          <w:rStyle w:val="FootnoteReference"/>
        </w:rPr>
        <w:footnoteRef/>
      </w:r>
      <w:r>
        <w:t xml:space="preserve"> [JS] [] lacking in NETS and OSB.</w:t>
      </w:r>
    </w:p>
  </w:footnote>
  <w:footnote w:id="643">
    <w:p w14:paraId="380C2FA4" w14:textId="77777777" w:rsidR="00B102EF" w:rsidRDefault="00B102EF" w:rsidP="00C544D6">
      <w:pPr>
        <w:pStyle w:val="footnote"/>
      </w:pPr>
      <w:r>
        <w:rPr>
          <w:rStyle w:val="FootnoteReference"/>
        </w:rPr>
        <w:footnoteRef/>
      </w:r>
      <w:r>
        <w:t xml:space="preserve"> Rom. 15:11.</w:t>
      </w:r>
    </w:p>
  </w:footnote>
  <w:footnote w:id="644">
    <w:p w14:paraId="62277668" w14:textId="3F273B69" w:rsidR="00B102EF" w:rsidRDefault="00B102EF" w:rsidP="00A63B10">
      <w:pPr>
        <w:pStyle w:val="footnote"/>
      </w:pPr>
      <w:r>
        <w:rPr>
          <w:rStyle w:val="FootnoteReference"/>
        </w:rPr>
        <w:footnoteRef/>
      </w:r>
      <w:r>
        <w:t xml:space="preserve"> [JS] Fr. Lazarus has “is strong” NETS has “became strong towards us,” OSB has “rules over us.”</w:t>
      </w:r>
    </w:p>
  </w:footnote>
  <w:footnote w:id="645">
    <w:p w14:paraId="5730A607" w14:textId="6F7B9D5F" w:rsidR="00B102EF" w:rsidRDefault="00B102EF" w:rsidP="00407DA2">
      <w:pPr>
        <w:pStyle w:val="footnote"/>
      </w:pPr>
      <w:r>
        <w:rPr>
          <w:rStyle w:val="FootnoteReference"/>
        </w:rPr>
        <w:footnoteRef/>
      </w:r>
      <w:r>
        <w:t xml:space="preserve"> [JS] “thankfully confess the Lord with praise,” here and throughout</w:t>
      </w:r>
    </w:p>
  </w:footnote>
  <w:footnote w:id="646">
    <w:p w14:paraId="468C84B0" w14:textId="77777777" w:rsidR="00B102EF" w:rsidRDefault="00B102EF" w:rsidP="00C544D6">
      <w:pPr>
        <w:pStyle w:val="footnote"/>
      </w:pPr>
      <w:r>
        <w:rPr>
          <w:rStyle w:val="FootnoteReference"/>
        </w:rPr>
        <w:footnoteRef/>
      </w:r>
      <w:r>
        <w:t xml:space="preserve"> Mercy </w:t>
      </w:r>
      <w:r w:rsidRPr="00DC02D9">
        <w:rPr>
          <w:i/>
        </w:rPr>
        <w:t>or</w:t>
      </w:r>
      <w:r>
        <w:t xml:space="preserve"> love.</w:t>
      </w:r>
    </w:p>
  </w:footnote>
  <w:footnote w:id="647">
    <w:p w14:paraId="17CB332D" w14:textId="77777777" w:rsidR="00B102EF" w:rsidRPr="00C544D6" w:rsidRDefault="00B102EF" w:rsidP="00C544D6">
      <w:pPr>
        <w:pStyle w:val="footnote"/>
      </w:pPr>
      <w:r w:rsidRPr="00C544D6">
        <w:rPr>
          <w:rStyle w:val="FootnoteReference"/>
          <w:vertAlign w:val="baseline"/>
        </w:rPr>
        <w:footnoteRef/>
      </w:r>
      <w:r w:rsidRPr="00C544D6">
        <w:t xml:space="preserve"> Heb. 13:6.</w:t>
      </w:r>
    </w:p>
  </w:footnote>
  <w:footnote w:id="648">
    <w:p w14:paraId="0D5076CD" w14:textId="11027FF0" w:rsidR="00B102EF" w:rsidRDefault="00B102EF" w:rsidP="00C13781">
      <w:pPr>
        <w:pStyle w:val="footnote"/>
      </w:pPr>
      <w:r>
        <w:rPr>
          <w:rStyle w:val="FootnoteReference"/>
        </w:rPr>
        <w:footnoteRef/>
      </w:r>
      <w:r>
        <w:t xml:space="preserve"> [JS] Fr. Lazarus has “see the fall of”</w:t>
      </w:r>
    </w:p>
  </w:footnote>
  <w:footnote w:id="649">
    <w:p w14:paraId="6976F3A7" w14:textId="5D43CA43" w:rsidR="00B102EF" w:rsidRDefault="00B102E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0">
    <w:p w14:paraId="54F1DDA3" w14:textId="7FA1559F" w:rsidR="00B102EF" w:rsidRDefault="00B102EF" w:rsidP="00283E41">
      <w:pPr>
        <w:pStyle w:val="footnote"/>
      </w:pPr>
      <w:r>
        <w:rPr>
          <w:rStyle w:val="FootnoteReference"/>
        </w:rPr>
        <w:footnoteRef/>
      </w:r>
      <w:r>
        <w:t xml:space="preserve"> [JS] or “give thanks to”, “thankfully confess with praise”</w:t>
      </w:r>
    </w:p>
  </w:footnote>
  <w:footnote w:id="651">
    <w:p w14:paraId="6FF61961" w14:textId="48C00F3F" w:rsidR="00B102EF" w:rsidRDefault="00B102EF" w:rsidP="00283E41">
      <w:pPr>
        <w:pStyle w:val="footnote"/>
      </w:pPr>
      <w:r>
        <w:rPr>
          <w:rStyle w:val="FootnoteReference"/>
        </w:rPr>
        <w:footnoteRef/>
      </w:r>
      <w:r>
        <w:t xml:space="preserve"> [JS] or “praise and thank,” “thankfully confess with praise”</w:t>
      </w:r>
    </w:p>
  </w:footnote>
  <w:footnote w:id="652">
    <w:p w14:paraId="136E3140" w14:textId="77777777" w:rsidR="00B102EF" w:rsidRDefault="00B102E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3">
    <w:p w14:paraId="130CB8A8" w14:textId="3314BD86" w:rsidR="00B102EF" w:rsidRDefault="00B102EF" w:rsidP="00283E41">
      <w:pPr>
        <w:pStyle w:val="footnote"/>
      </w:pPr>
      <w:r>
        <w:rPr>
          <w:rStyle w:val="FootnoteReference"/>
        </w:rPr>
        <w:footnoteRef/>
      </w:r>
      <w:r>
        <w:t xml:space="preserve"> [JS] or “prosper us”</w:t>
      </w:r>
    </w:p>
  </w:footnote>
  <w:footnote w:id="654">
    <w:p w14:paraId="7A2D9627" w14:textId="49D0AACD" w:rsidR="00B102EF" w:rsidRDefault="00B102EF" w:rsidP="00407DA2">
      <w:pPr>
        <w:pStyle w:val="footnote"/>
      </w:pPr>
      <w:r>
        <w:rPr>
          <w:rStyle w:val="FootnoteReference"/>
        </w:rPr>
        <w:footnoteRef/>
      </w:r>
      <w:r>
        <w:t xml:space="preserve"> [JS] or “revealed Himself to us”</w:t>
      </w:r>
    </w:p>
  </w:footnote>
  <w:footnote w:id="655">
    <w:p w14:paraId="05642717" w14:textId="78CE3F15" w:rsidR="00B102EF" w:rsidRDefault="00B102E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6">
    <w:p w14:paraId="27685407" w14:textId="50DBBE13" w:rsidR="00B102EF" w:rsidRDefault="00B102E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7">
    <w:p w14:paraId="10B6A538" w14:textId="218D14D9" w:rsidR="00B102EF" w:rsidRDefault="00B102EF" w:rsidP="00407DA2">
      <w:pPr>
        <w:pStyle w:val="footnote"/>
      </w:pPr>
      <w:r>
        <w:rPr>
          <w:rStyle w:val="FootnoteReference"/>
        </w:rPr>
        <w:footnoteRef/>
      </w:r>
      <w:r>
        <w:t xml:space="preserve"> [JS] “thankfully confess You with praise”</w:t>
      </w:r>
    </w:p>
  </w:footnote>
  <w:footnote w:id="658">
    <w:p w14:paraId="327B2E03" w14:textId="17966534" w:rsidR="00B102EF" w:rsidRDefault="00B102EF" w:rsidP="00407DA2">
      <w:pPr>
        <w:pStyle w:val="footnote"/>
      </w:pPr>
      <w:r>
        <w:rPr>
          <w:rStyle w:val="FootnoteReference"/>
        </w:rPr>
        <w:footnoteRef/>
      </w:r>
      <w:r>
        <w:t xml:space="preserve"> [JS] “thankfully confess You with praise”</w:t>
      </w:r>
    </w:p>
  </w:footnote>
  <w:footnote w:id="659">
    <w:p w14:paraId="6E3C51BA" w14:textId="77777777" w:rsidR="00B102EF" w:rsidRDefault="00B102E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0">
    <w:p w14:paraId="1B184B80" w14:textId="77777777" w:rsidR="00B102EF" w:rsidRDefault="00B102EF" w:rsidP="00C544D6">
      <w:pPr>
        <w:pStyle w:val="footnote"/>
      </w:pPr>
      <w:r>
        <w:rPr>
          <w:rStyle w:val="FootnoteReference"/>
        </w:rPr>
        <w:footnoteRef/>
      </w:r>
      <w:r>
        <w:t xml:space="preserve"> Rom. 10:5; Gal. 3:12; Lev. 18:5; Luke 10:25-28.</w:t>
      </w:r>
    </w:p>
  </w:footnote>
  <w:footnote w:id="661">
    <w:p w14:paraId="0E153BF4" w14:textId="77777777" w:rsidR="00B102EF" w:rsidRDefault="00B102E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2">
    <w:p w14:paraId="5FA9B9EF" w14:textId="77777777" w:rsidR="00B102EF" w:rsidRDefault="00B102E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3">
    <w:p w14:paraId="253864F1" w14:textId="16AD5912" w:rsidR="00B102EF" w:rsidRDefault="00B102EF" w:rsidP="00E869A6">
      <w:pPr>
        <w:pStyle w:val="footnote"/>
      </w:pPr>
      <w:r>
        <w:rPr>
          <w:rStyle w:val="FootnoteReference"/>
        </w:rPr>
        <w:footnoteRef/>
      </w:r>
      <w:r>
        <w:t xml:space="preserve"> [JS] or “ordinances”. Fr. Athanasius has, “truths”. Literally something engraved or inscribed.</w:t>
      </w:r>
    </w:p>
  </w:footnote>
  <w:footnote w:id="664">
    <w:p w14:paraId="18017E7A" w14:textId="699B3F0B" w:rsidR="00B102EF" w:rsidRDefault="00B102EF" w:rsidP="00E869A6">
      <w:pPr>
        <w:pStyle w:val="footnote"/>
      </w:pPr>
      <w:r>
        <w:rPr>
          <w:rStyle w:val="FootnoteReference"/>
        </w:rPr>
        <w:footnoteRef/>
      </w:r>
      <w:r>
        <w:t xml:space="preserve"> [JS] Fr. Lazarus has “praise and thank”. Could be rendered, “thankfully confess You with praise”.</w:t>
      </w:r>
    </w:p>
  </w:footnote>
  <w:footnote w:id="665">
    <w:p w14:paraId="6175A855" w14:textId="57690D3E" w:rsidR="00B102EF" w:rsidRDefault="00B102EF" w:rsidP="00C57482">
      <w:pPr>
        <w:pStyle w:val="footnote"/>
      </w:pPr>
      <w:r>
        <w:rPr>
          <w:rStyle w:val="FootnoteReference"/>
        </w:rPr>
        <w:footnoteRef/>
      </w:r>
      <w:r>
        <w:t xml:space="preserve"> [JS] or “sayings,” or “teachings”</w:t>
      </w:r>
    </w:p>
  </w:footnote>
  <w:footnote w:id="666">
    <w:p w14:paraId="798DF7BE" w14:textId="68962B07" w:rsidR="00B102EF" w:rsidRDefault="00B102EF" w:rsidP="00BE75D2">
      <w:pPr>
        <w:pStyle w:val="footnote"/>
      </w:pPr>
      <w:r>
        <w:rPr>
          <w:rStyle w:val="FootnoteReference"/>
        </w:rPr>
        <w:footnoteRef/>
      </w:r>
      <w:r>
        <w:t xml:space="preserve"> [JS] Fr. Athanasius has, “repaly,” Brenton has “recompense”</w:t>
      </w:r>
    </w:p>
  </w:footnote>
  <w:footnote w:id="667">
    <w:p w14:paraId="0D4EEBCE" w14:textId="0AC85059" w:rsidR="00B102EF" w:rsidRDefault="00B102E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8">
    <w:p w14:paraId="27B8F97B" w14:textId="77777777" w:rsidR="00B102EF" w:rsidRDefault="00B102E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9">
    <w:p w14:paraId="7E47ADA2" w14:textId="77777777" w:rsidR="00B102EF" w:rsidRDefault="00B102E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0">
    <w:p w14:paraId="1EDD2AC5" w14:textId="77777777" w:rsidR="00B102EF" w:rsidRDefault="00B102EF" w:rsidP="00C544D6">
      <w:pPr>
        <w:pStyle w:val="footnote"/>
      </w:pPr>
      <w:r>
        <w:rPr>
          <w:rStyle w:val="FootnoteReference"/>
        </w:rPr>
        <w:footnoteRef/>
      </w:r>
      <w:r>
        <w:t xml:space="preserve"> sloth: </w:t>
      </w:r>
      <w:r w:rsidRPr="0002544A">
        <w:rPr>
          <w:i/>
        </w:rPr>
        <w:t>or:</w:t>
      </w:r>
      <w:r>
        <w:t xml:space="preserve"> accidie.</w:t>
      </w:r>
    </w:p>
  </w:footnote>
  <w:footnote w:id="671">
    <w:p w14:paraId="35335E72" w14:textId="703A0471" w:rsidR="00B102EF" w:rsidRDefault="00B102EF" w:rsidP="005E7419">
      <w:pPr>
        <w:pStyle w:val="footnote"/>
      </w:pPr>
      <w:r>
        <w:rPr>
          <w:rStyle w:val="FootnoteReference"/>
        </w:rPr>
        <w:footnoteRef/>
      </w:r>
      <w:r>
        <w:t xml:space="preserve"> [JS] or “establish,” “confirm”</w:t>
      </w:r>
    </w:p>
  </w:footnote>
  <w:footnote w:id="672">
    <w:p w14:paraId="2E991C7E" w14:textId="4933BF85" w:rsidR="00B102EF" w:rsidRDefault="00B102EF" w:rsidP="00B5676D">
      <w:pPr>
        <w:pStyle w:val="footnote"/>
      </w:pPr>
      <w:r>
        <w:rPr>
          <w:rStyle w:val="FootnoteReference"/>
        </w:rPr>
        <w:footnoteRef/>
      </w:r>
      <w:r>
        <w:t xml:space="preserve"> [JS] or “covetousness”</w:t>
      </w:r>
    </w:p>
  </w:footnote>
  <w:footnote w:id="673">
    <w:p w14:paraId="25BE986A" w14:textId="2129563B" w:rsidR="00B102EF" w:rsidRDefault="00B102E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4">
    <w:p w14:paraId="1BE9F3FA" w14:textId="704CDB82" w:rsidR="00B102EF" w:rsidRDefault="00B102EF" w:rsidP="00C544D6">
      <w:pPr>
        <w:pStyle w:val="footnote"/>
      </w:pPr>
      <w:r>
        <w:rPr>
          <w:rStyle w:val="FootnoteReference"/>
        </w:rPr>
        <w:footnoteRef/>
      </w:r>
      <w:r>
        <w:t xml:space="preserve"> Christ is our way and our righteousness (cf. Jn. 14:6; 1 Cor 1:30; Ephes. 2:5-7).</w:t>
      </w:r>
    </w:p>
  </w:footnote>
  <w:footnote w:id="675">
    <w:p w14:paraId="79416CA6" w14:textId="027AF494" w:rsidR="00B102EF" w:rsidRDefault="00B102EF" w:rsidP="00C544D6">
      <w:pPr>
        <w:pStyle w:val="footnote"/>
      </w:pPr>
      <w:r>
        <w:rPr>
          <w:rStyle w:val="FootnoteReference"/>
        </w:rPr>
        <w:footnoteRef/>
      </w:r>
      <w:r>
        <w:t xml:space="preserve"> The house of wisdom can be built only if the fear of God is rooted deeply in the soul (cf. St Ambrose).</w:t>
      </w:r>
    </w:p>
  </w:footnote>
  <w:footnote w:id="676">
    <w:p w14:paraId="5DF20A4C" w14:textId="42D6EF77" w:rsidR="00B102EF" w:rsidRDefault="00B102EF" w:rsidP="00C544D6">
      <w:pPr>
        <w:pStyle w:val="footnote"/>
      </w:pPr>
      <w:r>
        <w:rPr>
          <w:rStyle w:val="FootnoteReference"/>
        </w:rPr>
        <w:footnoteRef/>
      </w:r>
      <w:r>
        <w:t xml:space="preserve"> Christ is our way and our righteousness (cf. Jn. 14:6; 1 Cor 1:30; Ephes. 2:5-7). &lt;see 2 footnotes above&gt;</w:t>
      </w:r>
    </w:p>
  </w:footnote>
  <w:footnote w:id="677">
    <w:p w14:paraId="2981F854" w14:textId="7B631D2E" w:rsidR="00B102EF" w:rsidRDefault="00B102EF" w:rsidP="00C544D6">
      <w:pPr>
        <w:pStyle w:val="footnote"/>
      </w:pPr>
      <w:r>
        <w:rPr>
          <w:rStyle w:val="FootnoteReference"/>
        </w:rPr>
        <w:footnoteRef/>
      </w:r>
      <w:r>
        <w:t xml:space="preserve"> </w:t>
      </w:r>
      <w:r w:rsidRPr="0002544A">
        <w:rPr>
          <w:i/>
        </w:rPr>
        <w:t>Lit</w:t>
      </w:r>
      <w:r>
        <w:t>. Face: a Hebraism for ‘favor’. (Cf. Psalm 44:13).</w:t>
      </w:r>
    </w:p>
  </w:footnote>
  <w:footnote w:id="678">
    <w:p w14:paraId="38605490" w14:textId="30AFC73A" w:rsidR="00B102EF" w:rsidRDefault="00B102EF" w:rsidP="00D305E3">
      <w:pPr>
        <w:pStyle w:val="footnote"/>
      </w:pPr>
      <w:r>
        <w:rPr>
          <w:rStyle w:val="FootnoteReference"/>
        </w:rPr>
        <w:footnoteRef/>
      </w:r>
      <w:r>
        <w:t xml:space="preserve"> [JS] or “thank,” “thankfully confess You with praise”</w:t>
      </w:r>
    </w:p>
  </w:footnote>
  <w:footnote w:id="679">
    <w:p w14:paraId="7A206583" w14:textId="77777777" w:rsidR="00B102EF" w:rsidRDefault="00B102E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0">
    <w:p w14:paraId="47E338DE" w14:textId="77777777" w:rsidR="00B102EF" w:rsidRDefault="00B102EF" w:rsidP="00C544D6">
      <w:pPr>
        <w:pStyle w:val="footnote"/>
      </w:pPr>
      <w:r>
        <w:rPr>
          <w:rStyle w:val="FootnoteReference"/>
        </w:rPr>
        <w:footnoteRef/>
      </w:r>
      <w:r>
        <w:t xml:space="preserve"> Curdled with scorn, anger and fear.</w:t>
      </w:r>
    </w:p>
  </w:footnote>
  <w:footnote w:id="681">
    <w:p w14:paraId="7309743D" w14:textId="0EE8ABB9" w:rsidR="00B102EF" w:rsidRDefault="00B102EF" w:rsidP="00C544D6">
      <w:pPr>
        <w:pStyle w:val="footnote"/>
      </w:pPr>
      <w:r>
        <w:rPr>
          <w:rStyle w:val="FootnoteReference"/>
        </w:rPr>
        <w:footnoteRef/>
      </w:r>
      <w:r>
        <w:t xml:space="preserve"> Was St. Peter poor when he had no gold and silver for the cripple? They are not currency in Canaan (cf. St. Chrysostom).</w:t>
      </w:r>
    </w:p>
  </w:footnote>
  <w:footnote w:id="682">
    <w:p w14:paraId="093B35A7" w14:textId="6379C8CD" w:rsidR="00B102EF" w:rsidRDefault="00B102E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3">
    <w:p w14:paraId="66EEA7F3" w14:textId="2655C0E8" w:rsidR="00B102EF" w:rsidRDefault="00B102EF" w:rsidP="00C936FC">
      <w:pPr>
        <w:pStyle w:val="footnote"/>
      </w:pPr>
      <w:r>
        <w:rPr>
          <w:rStyle w:val="FootnoteReference"/>
        </w:rPr>
        <w:footnoteRef/>
      </w:r>
      <w:r>
        <w:t xml:space="preserve"> [JS] i.e. my eyes were straigned looking for your word.</w:t>
      </w:r>
    </w:p>
  </w:footnote>
  <w:footnote w:id="684">
    <w:p w14:paraId="4CBD2EF6" w14:textId="212825E8" w:rsidR="00B102EF" w:rsidRDefault="00B102E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5">
    <w:p w14:paraId="10BF754D" w14:textId="77777777" w:rsidR="00B102EF" w:rsidRDefault="00B102EF" w:rsidP="00C544D6">
      <w:pPr>
        <w:pStyle w:val="footnote"/>
      </w:pPr>
      <w:r>
        <w:rPr>
          <w:rStyle w:val="FootnoteReference"/>
        </w:rPr>
        <w:footnoteRef/>
      </w:r>
      <w:r>
        <w:t xml:space="preserve"> Sprinkled with hoar-frost, a wineskin is like the greying head of an old man.</w:t>
      </w:r>
    </w:p>
  </w:footnote>
  <w:footnote w:id="686">
    <w:p w14:paraId="297C1D16" w14:textId="55FFB7CB" w:rsidR="00B102EF" w:rsidRDefault="00B102EF" w:rsidP="00D9575C">
      <w:pPr>
        <w:pStyle w:val="footnote"/>
      </w:pPr>
      <w:r>
        <w:rPr>
          <w:rStyle w:val="FootnoteReference"/>
        </w:rPr>
        <w:footnoteRef/>
      </w:r>
      <w:r>
        <w:t xml:space="preserve"> [JS] revive, “give me life”</w:t>
      </w:r>
    </w:p>
  </w:footnote>
  <w:footnote w:id="687">
    <w:p w14:paraId="43860D7B" w14:textId="0D5C0E48" w:rsidR="00B102EF" w:rsidRDefault="00B102EF" w:rsidP="00D9575C">
      <w:pPr>
        <w:pStyle w:val="footnote"/>
      </w:pPr>
      <w:r>
        <w:rPr>
          <w:rStyle w:val="FootnoteReference"/>
        </w:rPr>
        <w:footnoteRef/>
      </w:r>
      <w:r>
        <w:t xml:space="preserve"> [JS] “all things together”, i.e. “all the universe”</w:t>
      </w:r>
    </w:p>
  </w:footnote>
  <w:footnote w:id="688">
    <w:p w14:paraId="1C03CDF6" w14:textId="6210968E" w:rsidR="00B102EF" w:rsidRDefault="00B102E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9">
    <w:p w14:paraId="590118AD" w14:textId="77777777" w:rsidR="00B102EF" w:rsidRDefault="00B102EF" w:rsidP="00C544D6">
      <w:pPr>
        <w:pStyle w:val="footnote"/>
      </w:pPr>
      <w:r>
        <w:rPr>
          <w:rStyle w:val="FootnoteReference"/>
        </w:rPr>
        <w:footnoteRef/>
      </w:r>
      <w:r>
        <w:t xml:space="preserve"> hear: </w:t>
      </w:r>
      <w:r w:rsidRPr="0002544A">
        <w:rPr>
          <w:i/>
        </w:rPr>
        <w:t>lit</w:t>
      </w:r>
      <w:r>
        <w:t>. gullet, throat, larynx.</w:t>
      </w:r>
    </w:p>
  </w:footnote>
  <w:footnote w:id="690">
    <w:p w14:paraId="1A1C9B89" w14:textId="77777777" w:rsidR="00B102EF" w:rsidRDefault="00B102E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1">
    <w:p w14:paraId="608F88F3" w14:textId="5EEF24C6" w:rsidR="00B102EF" w:rsidRDefault="00B102EF" w:rsidP="004D36A2">
      <w:pPr>
        <w:pStyle w:val="footnote"/>
      </w:pPr>
      <w:r>
        <w:rPr>
          <w:rStyle w:val="FootnoteReference"/>
        </w:rPr>
        <w:footnoteRef/>
      </w:r>
      <w:r>
        <w:t xml:space="preserve"> [JS] probably “forever for a reward”, rather than “for an eternal reward”</w:t>
      </w:r>
    </w:p>
  </w:footnote>
  <w:footnote w:id="692">
    <w:p w14:paraId="5687A5D1" w14:textId="12E6D97D" w:rsidR="00B102EF" w:rsidRDefault="00B102E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3">
    <w:p w14:paraId="2CF134F8" w14:textId="13011A8D" w:rsidR="00B102EF" w:rsidRDefault="00B102E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4">
    <w:p w14:paraId="3C89D31A" w14:textId="188553A2" w:rsidR="00B102EF" w:rsidRDefault="00B102E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5">
    <w:p w14:paraId="0E747174" w14:textId="77777777" w:rsidR="00B102EF" w:rsidRDefault="00B102EF" w:rsidP="00C544D6">
      <w:pPr>
        <w:pStyle w:val="footnote"/>
      </w:pPr>
      <w:r>
        <w:rPr>
          <w:rStyle w:val="FootnoteReference"/>
        </w:rPr>
        <w:footnoteRef/>
      </w:r>
      <w:r>
        <w:t xml:space="preserve"> These words are repeated by the deacon at the beginning of the Divine Liturgy.</w:t>
      </w:r>
    </w:p>
  </w:footnote>
  <w:footnote w:id="696">
    <w:p w14:paraId="24311CED" w14:textId="1E1A85CD" w:rsidR="00B102EF" w:rsidRDefault="00B102E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7">
    <w:p w14:paraId="31DA08D1" w14:textId="75A07B30" w:rsidR="00B102EF" w:rsidRDefault="00B102EF" w:rsidP="00027E51">
      <w:pPr>
        <w:pStyle w:val="footnote"/>
      </w:pPr>
      <w:r>
        <w:rPr>
          <w:rStyle w:val="FootnoteReference"/>
        </w:rPr>
        <w:footnoteRef/>
      </w:r>
      <w:r>
        <w:t xml:space="preserve"> [JS] or “I directed myself towards”</w:t>
      </w:r>
    </w:p>
  </w:footnote>
  <w:footnote w:id="698">
    <w:p w14:paraId="0B2F62E7" w14:textId="0CF252B5" w:rsidR="00B102EF" w:rsidRDefault="00B102EF" w:rsidP="00C544D6">
      <w:pPr>
        <w:pStyle w:val="footnote"/>
      </w:pPr>
      <w:r>
        <w:rPr>
          <w:rStyle w:val="FootnoteReference"/>
        </w:rPr>
        <w:footnoteRef/>
      </w:r>
      <w:r>
        <w:t xml:space="preserve"> Cf. Lk. 24:27,32,45.</w:t>
      </w:r>
    </w:p>
  </w:footnote>
  <w:footnote w:id="699">
    <w:p w14:paraId="081BE299" w14:textId="0DC86D26" w:rsidR="00B102EF" w:rsidRDefault="00B102EF" w:rsidP="00027E51">
      <w:pPr>
        <w:pStyle w:val="footnote"/>
      </w:pPr>
      <w:r>
        <w:rPr>
          <w:rStyle w:val="FootnoteReference"/>
        </w:rPr>
        <w:footnoteRef/>
      </w:r>
      <w:r>
        <w:t xml:space="preserve"> [JS] Fr. Lazarus and Fr. Athanasius interpret this as “the Spirit” or “a Spirit”, (breath and spirit being the same word)</w:t>
      </w:r>
    </w:p>
  </w:footnote>
  <w:footnote w:id="700">
    <w:p w14:paraId="33F1F13D" w14:textId="77777777" w:rsidR="00B102EF" w:rsidRDefault="00B102EF" w:rsidP="00C544D6">
      <w:pPr>
        <w:pStyle w:val="footnote"/>
      </w:pPr>
      <w:r>
        <w:rPr>
          <w:rStyle w:val="FootnoteReference"/>
        </w:rPr>
        <w:footnoteRef/>
      </w:r>
      <w:r>
        <w:t xml:space="preserve"> Just as we who claim to love God judge it right to show mercy, so we can expect the divine mercy (Mt. 5:7).</w:t>
      </w:r>
    </w:p>
  </w:footnote>
  <w:footnote w:id="701">
    <w:p w14:paraId="63C08946" w14:textId="7EC52CFB" w:rsidR="00B102EF" w:rsidRDefault="00B102EF" w:rsidP="00C544D6">
      <w:pPr>
        <w:pStyle w:val="footnote"/>
      </w:pPr>
      <w:r>
        <w:rPr>
          <w:rStyle w:val="FootnoteReference"/>
        </w:rPr>
        <w:footnoteRef/>
      </w:r>
      <w:r>
        <w:t xml:space="preserve"> pure: </w:t>
      </w:r>
      <w:r w:rsidRPr="007B4ADE">
        <w:rPr>
          <w:i/>
        </w:rPr>
        <w:t>lit</w:t>
      </w:r>
      <w:r>
        <w:t>. burnt, fired: hence refined and pure (cf. Psalm 11:7).</w:t>
      </w:r>
    </w:p>
  </w:footnote>
  <w:footnote w:id="702">
    <w:p w14:paraId="6C5F33A5" w14:textId="77777777" w:rsidR="00B102EF" w:rsidRDefault="00B102E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3">
    <w:p w14:paraId="1B4D2C64" w14:textId="77376B3B" w:rsidR="00B102EF" w:rsidRDefault="00B102E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4">
    <w:p w14:paraId="7AACBE15" w14:textId="544AAC0D" w:rsidR="00B102EF" w:rsidRDefault="00B102E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5">
    <w:p w14:paraId="316360CF" w14:textId="52D1E6E8" w:rsidR="00B102EF" w:rsidRDefault="00B102EF" w:rsidP="00330381">
      <w:pPr>
        <w:pStyle w:val="footnote"/>
      </w:pPr>
      <w:r>
        <w:rPr>
          <w:rStyle w:val="FootnoteReference"/>
        </w:rPr>
        <w:footnoteRef/>
      </w:r>
      <w:r>
        <w:t xml:space="preserve"> [JS] or “wickedness”</w:t>
      </w:r>
    </w:p>
  </w:footnote>
  <w:footnote w:id="706">
    <w:p w14:paraId="50052FF4" w14:textId="1790CFD6" w:rsidR="00B102EF" w:rsidRDefault="00B102EF" w:rsidP="00C544D6">
      <w:pPr>
        <w:pStyle w:val="footnote"/>
      </w:pPr>
      <w:r>
        <w:rPr>
          <w:rStyle w:val="FootnoteReference"/>
        </w:rPr>
        <w:footnoteRef/>
      </w:r>
      <w:r>
        <w:t xml:space="preserve"> Cf. Ps. 110:10.</w:t>
      </w:r>
    </w:p>
  </w:footnote>
  <w:footnote w:id="707">
    <w:p w14:paraId="720D7516" w14:textId="1A9EC268" w:rsidR="00B102EF" w:rsidRDefault="00B102E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8">
    <w:p w14:paraId="7BCCBEE9" w14:textId="2E070483" w:rsidR="00B102EF" w:rsidRDefault="00B102EF" w:rsidP="00922B79">
      <w:pPr>
        <w:pStyle w:val="footnote"/>
      </w:pPr>
      <w:r>
        <w:rPr>
          <w:rStyle w:val="FootnoteReference"/>
        </w:rPr>
        <w:footnoteRef/>
      </w:r>
      <w:r>
        <w:t xml:space="preserve"> [JS] Coptic has, “Name”.</w:t>
      </w:r>
    </w:p>
  </w:footnote>
  <w:footnote w:id="709">
    <w:p w14:paraId="6758F0AB" w14:textId="1B97FFBE" w:rsidR="00B102EF" w:rsidRDefault="00B102EF" w:rsidP="00922B79">
      <w:pPr>
        <w:pStyle w:val="footnote"/>
      </w:pPr>
      <w:r>
        <w:rPr>
          <w:rStyle w:val="FootnoteReference"/>
        </w:rPr>
        <w:footnoteRef/>
      </w:r>
      <w:r>
        <w:t xml:space="preserve"> [JS] or “word,” or “teachings</w:t>
      </w:r>
    </w:p>
  </w:footnote>
  <w:footnote w:id="710">
    <w:p w14:paraId="6F9983BE" w14:textId="25FEB91F" w:rsidR="00B102EF" w:rsidRDefault="00B102EF" w:rsidP="00881117">
      <w:pPr>
        <w:pStyle w:val="footnote"/>
      </w:pPr>
      <w:r>
        <w:rPr>
          <w:rStyle w:val="FootnoteReference"/>
        </w:rPr>
        <w:footnoteRef/>
      </w:r>
      <w:r>
        <w:t xml:space="preserve"> [JS] Fr. Athanaius has “or what shall be added unto you, by a deceitful ltongue?”</w:t>
      </w:r>
    </w:p>
  </w:footnote>
  <w:footnote w:id="711">
    <w:p w14:paraId="0951B7D8" w14:textId="2424F68A" w:rsidR="00B102EF" w:rsidRDefault="00B102EF" w:rsidP="00C544D6">
      <w:pPr>
        <w:pStyle w:val="footnote"/>
      </w:pPr>
      <w:r>
        <w:rPr>
          <w:rStyle w:val="FootnoteReference"/>
        </w:rPr>
        <w:footnoteRef/>
      </w:r>
      <w:r>
        <w:t xml:space="preserve"> Cf. Psalm 139:11; Rom. 12:20. ‘Coals of hell’. For desolation as the equivalent of hell, see Mark 13:14.</w:t>
      </w:r>
    </w:p>
  </w:footnote>
  <w:footnote w:id="712">
    <w:p w14:paraId="1F068DD9" w14:textId="40950119" w:rsidR="00B102EF" w:rsidRDefault="00B102EF" w:rsidP="00C544D6">
      <w:pPr>
        <w:pStyle w:val="footnote"/>
      </w:pPr>
      <w:r>
        <w:rPr>
          <w:rStyle w:val="FootnoteReference"/>
        </w:rPr>
        <w:footnoteRef/>
      </w:r>
      <w:r>
        <w:t xml:space="preserve"> Cf. Jeremiah 3:23. I look through the hills to their unseen Maker.</w:t>
      </w:r>
    </w:p>
  </w:footnote>
  <w:footnote w:id="713">
    <w:p w14:paraId="597C7008" w14:textId="630EBDA2" w:rsidR="00B102EF" w:rsidRDefault="00B102E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4">
    <w:p w14:paraId="17B7D2D5" w14:textId="062D6F27" w:rsidR="00B102EF" w:rsidRDefault="00B102EF" w:rsidP="00CE55B0">
      <w:pPr>
        <w:pStyle w:val="footnote"/>
      </w:pPr>
      <w:r>
        <w:rPr>
          <w:rStyle w:val="FootnoteReference"/>
        </w:rPr>
        <w:footnoteRef/>
      </w:r>
      <w:r>
        <w:t xml:space="preserve"> [JS] Fr. Athanasius has, “Jerusalem is built as a city: her good pleasure is in this and that:”</w:t>
      </w:r>
    </w:p>
  </w:footnote>
  <w:footnote w:id="715">
    <w:p w14:paraId="15E2D793" w14:textId="77777777" w:rsidR="00B102EF" w:rsidRDefault="00B102E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6">
    <w:p w14:paraId="15A2BE54" w14:textId="760CD576" w:rsidR="00B102EF" w:rsidRDefault="00B102EF" w:rsidP="00CE55B0">
      <w:pPr>
        <w:pStyle w:val="footnote"/>
      </w:pPr>
      <w:r>
        <w:rPr>
          <w:rStyle w:val="FootnoteReference"/>
        </w:rPr>
        <w:footnoteRef/>
      </w:r>
      <w:r>
        <w:t xml:space="preserve"> [JS] or “thank and praise”, “thankfully confess with praise”</w:t>
      </w:r>
    </w:p>
  </w:footnote>
  <w:footnote w:id="717">
    <w:p w14:paraId="351045EF" w14:textId="461615AB" w:rsidR="00B102EF" w:rsidRDefault="00B102EF" w:rsidP="0033276B">
      <w:pPr>
        <w:pStyle w:val="footnote"/>
      </w:pPr>
      <w:r>
        <w:rPr>
          <w:rStyle w:val="FootnoteReference"/>
        </w:rPr>
        <w:footnoteRef/>
      </w:r>
      <w:r>
        <w:t xml:space="preserve"> [JS] or “pray” or “ask after” “that which pertains to the pace of Jesrusalem”</w:t>
      </w:r>
    </w:p>
  </w:footnote>
  <w:footnote w:id="718">
    <w:p w14:paraId="3A74CEC3" w14:textId="7502B3A2" w:rsidR="00B102EF" w:rsidRDefault="00B102E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9">
    <w:p w14:paraId="2E2CD6B3" w14:textId="77777777" w:rsidR="00B102EF" w:rsidRDefault="00B102EF" w:rsidP="00C544D6">
      <w:pPr>
        <w:pStyle w:val="footnote"/>
      </w:pPr>
      <w:r>
        <w:rPr>
          <w:rStyle w:val="FootnoteReference"/>
        </w:rPr>
        <w:footnoteRef/>
      </w:r>
      <w:r>
        <w:t xml:space="preserve"> Hebrews 11:26; 13:13.</w:t>
      </w:r>
    </w:p>
  </w:footnote>
  <w:footnote w:id="720">
    <w:p w14:paraId="09354BED" w14:textId="77777777" w:rsidR="00B102EF" w:rsidRDefault="00B102EF" w:rsidP="00C544D6">
      <w:pPr>
        <w:pStyle w:val="footnote"/>
      </w:pPr>
      <w:r>
        <w:rPr>
          <w:rStyle w:val="FootnoteReference"/>
        </w:rPr>
        <w:footnoteRef/>
      </w:r>
      <w:r>
        <w:t xml:space="preserve"> Heaven is here (Mt. 4:17; Lk. 17:21; Prov. 17:24).</w:t>
      </w:r>
    </w:p>
  </w:footnote>
  <w:footnote w:id="721">
    <w:p w14:paraId="70E4A917" w14:textId="510327E2" w:rsidR="00B102EF" w:rsidRDefault="00B102EF" w:rsidP="0017251E">
      <w:pPr>
        <w:pStyle w:val="footnote"/>
      </w:pPr>
      <w:r>
        <w:rPr>
          <w:rStyle w:val="FootnoteReference"/>
        </w:rPr>
        <w:footnoteRef/>
      </w:r>
      <w:r>
        <w:t xml:space="preserve"> [JS] Fr. Lazarus and NETS have “irresistible”, OSB has “overwhelming”</w:t>
      </w:r>
    </w:p>
  </w:footnote>
  <w:footnote w:id="722">
    <w:p w14:paraId="045830C0" w14:textId="3777C1FD" w:rsidR="00B102EF" w:rsidRDefault="00B102EF" w:rsidP="00330381">
      <w:pPr>
        <w:pStyle w:val="footnote"/>
      </w:pPr>
      <w:r>
        <w:rPr>
          <w:rStyle w:val="FootnoteReference"/>
        </w:rPr>
        <w:footnoteRef/>
      </w:r>
      <w:r>
        <w:t xml:space="preserve"> [JS] or “evildoers”</w:t>
      </w:r>
    </w:p>
  </w:footnote>
  <w:footnote w:id="723">
    <w:p w14:paraId="09C30AE4" w14:textId="6C02AB51" w:rsidR="00B102EF" w:rsidRDefault="00B102EF" w:rsidP="00511459">
      <w:pPr>
        <w:pStyle w:val="footnote"/>
      </w:pPr>
      <w:r>
        <w:rPr>
          <w:rStyle w:val="FootnoteReference"/>
        </w:rPr>
        <w:footnoteRef/>
      </w:r>
      <w:r>
        <w:t xml:space="preserve"> [JS] Fr. Athanasius has, “the Lord has magnified His doings with them.”</w:t>
      </w:r>
    </w:p>
  </w:footnote>
  <w:footnote w:id="724">
    <w:p w14:paraId="5CAE6DBB" w14:textId="77777777" w:rsidR="00B102EF" w:rsidRDefault="00B102E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5">
    <w:p w14:paraId="2AB48656" w14:textId="77777777" w:rsidR="00B102EF" w:rsidRDefault="00B102E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6">
    <w:p w14:paraId="7602D33B" w14:textId="34E014EA" w:rsidR="00B102EF" w:rsidRDefault="00B102EF" w:rsidP="003169DD">
      <w:pPr>
        <w:pStyle w:val="footnote"/>
      </w:pPr>
      <w:r>
        <w:rPr>
          <w:rStyle w:val="FootnoteReference"/>
        </w:rPr>
        <w:footnoteRef/>
      </w:r>
      <w:r>
        <w:t xml:space="preserve"> [JS] “from your rest”, literally, “after sitting”</w:t>
      </w:r>
    </w:p>
  </w:footnote>
  <w:footnote w:id="727">
    <w:p w14:paraId="2EF38BE0" w14:textId="36D5D79C" w:rsidR="00B102EF" w:rsidRDefault="00B102EF" w:rsidP="003169DD">
      <w:pPr>
        <w:pStyle w:val="footnote"/>
      </w:pPr>
      <w:r>
        <w:rPr>
          <w:rStyle w:val="FootnoteReference"/>
        </w:rPr>
        <w:footnoteRef/>
      </w:r>
      <w:r>
        <w:t xml:space="preserve"> [JS] Fr. Athanasius has, “the children of those who have been awakened.”</w:t>
      </w:r>
    </w:p>
  </w:footnote>
  <w:footnote w:id="728">
    <w:p w14:paraId="40FE15BF" w14:textId="13C73A63" w:rsidR="00B102EF" w:rsidRDefault="00B102EF" w:rsidP="008D24A6">
      <w:pPr>
        <w:pStyle w:val="footnote"/>
      </w:pPr>
      <w:r>
        <w:rPr>
          <w:rStyle w:val="FootnoteReference"/>
        </w:rPr>
        <w:footnoteRef/>
      </w:r>
      <w:r>
        <w:t xml:space="preserve"> [JS] Fr. Lazarus has, “such exiles”</w:t>
      </w:r>
    </w:p>
  </w:footnote>
  <w:footnote w:id="729">
    <w:p w14:paraId="48D4D6D3" w14:textId="3C1F801B" w:rsidR="00B102EF" w:rsidRDefault="00B102EF" w:rsidP="00087D9B">
      <w:pPr>
        <w:pStyle w:val="footnote"/>
      </w:pPr>
      <w:r>
        <w:rPr>
          <w:rStyle w:val="FootnoteReference"/>
        </w:rPr>
        <w:footnoteRef/>
      </w:r>
      <w:r>
        <w:t xml:space="preserve"> [JS] Fr. Athanasius has, “You will be blessed”</w:t>
      </w:r>
    </w:p>
  </w:footnote>
  <w:footnote w:id="730">
    <w:p w14:paraId="7A7A17DB" w14:textId="31683221" w:rsidR="00B102EF" w:rsidRDefault="00B102EF" w:rsidP="00087D9B">
      <w:pPr>
        <w:pStyle w:val="footnote"/>
      </w:pPr>
      <w:r>
        <w:rPr>
          <w:rStyle w:val="FootnoteReference"/>
        </w:rPr>
        <w:footnoteRef/>
      </w:r>
      <w:r>
        <w:t xml:space="preserve"> [JS]. Fr. Athanasius has, “you will,” instead of “may you”, throughout these last two vs. Lit. “sonss’ sons”</w:t>
      </w:r>
    </w:p>
  </w:footnote>
  <w:footnote w:id="731">
    <w:p w14:paraId="60A69A9F" w14:textId="2E477841" w:rsidR="00B102EF" w:rsidRDefault="00B102EF" w:rsidP="0061464A">
      <w:pPr>
        <w:pStyle w:val="footnote"/>
      </w:pPr>
      <w:r>
        <w:rPr>
          <w:rStyle w:val="FootnoteReference"/>
        </w:rPr>
        <w:footnoteRef/>
      </w:r>
      <w:r>
        <w:t xml:space="preserve"> [JS] OSB has “schemed behind my back,” NETS has, “On my back the sinners were practicing hteir skill”</w:t>
      </w:r>
    </w:p>
  </w:footnote>
  <w:footnote w:id="732">
    <w:p w14:paraId="74FF21CF" w14:textId="3FFF46C5" w:rsidR="00B102EF" w:rsidRDefault="00B102EF" w:rsidP="0061464A">
      <w:pPr>
        <w:pStyle w:val="footnote"/>
      </w:pPr>
      <w:r>
        <w:rPr>
          <w:rStyle w:val="FootnoteReference"/>
        </w:rPr>
        <w:footnoteRef/>
      </w:r>
      <w:r>
        <w:t xml:space="preserve"> [JS] or “lawlessness”</w:t>
      </w:r>
    </w:p>
  </w:footnote>
  <w:footnote w:id="733">
    <w:p w14:paraId="6A925E31" w14:textId="50F1CD8D" w:rsidR="00B102EF" w:rsidRDefault="00B102E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4">
    <w:p w14:paraId="0FC01CF2" w14:textId="3C79D2D9" w:rsidR="00B102EF" w:rsidRDefault="00B102EF" w:rsidP="00714F88">
      <w:pPr>
        <w:pStyle w:val="footnote"/>
      </w:pPr>
      <w:r>
        <w:rPr>
          <w:rStyle w:val="FootnoteReference"/>
        </w:rPr>
        <w:footnoteRef/>
      </w:r>
      <w:r>
        <w:t xml:space="preserve"> [JS] or “transgressions” or “acts of lawlessness”, throughout.</w:t>
      </w:r>
    </w:p>
  </w:footnote>
  <w:footnote w:id="735">
    <w:p w14:paraId="0461F9AD" w14:textId="6F28CA37" w:rsidR="00B102EF" w:rsidRDefault="00B102EF" w:rsidP="00714F88">
      <w:pPr>
        <w:pStyle w:val="footnote"/>
      </w:pPr>
      <w:r>
        <w:rPr>
          <w:rStyle w:val="FootnoteReference"/>
        </w:rPr>
        <w:footnoteRef/>
      </w:r>
      <w:r>
        <w:t xml:space="preserve"> [JS] or “forgiveness”</w:t>
      </w:r>
    </w:p>
  </w:footnote>
  <w:footnote w:id="736">
    <w:p w14:paraId="0C346C8C" w14:textId="77777777" w:rsidR="00B102EF" w:rsidRDefault="00B102E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7">
    <w:p w14:paraId="5234FC2B" w14:textId="0EBBDCE3" w:rsidR="00B102EF" w:rsidRDefault="00B102EF" w:rsidP="00C544D6">
      <w:pPr>
        <w:pStyle w:val="footnote"/>
      </w:pPr>
      <w:r>
        <w:rPr>
          <w:rStyle w:val="FootnoteReference"/>
        </w:rPr>
        <w:footnoteRef/>
      </w:r>
      <w:r>
        <w:t xml:space="preserve"> Cf. Titus 2:14.</w:t>
      </w:r>
    </w:p>
  </w:footnote>
  <w:footnote w:id="738">
    <w:p w14:paraId="55BAD822" w14:textId="77777777" w:rsidR="00B102EF" w:rsidRDefault="00B102EF" w:rsidP="00C544D6">
      <w:pPr>
        <w:pStyle w:val="footnote"/>
      </w:pPr>
      <w:r>
        <w:rPr>
          <w:rStyle w:val="FootnoteReference"/>
        </w:rPr>
        <w:footnoteRef/>
      </w:r>
      <w:r>
        <w:t xml:space="preserve"> Prov. 29:1; 2 Kings 17:14; Neh. 9:16; Dt. 9:6.</w:t>
      </w:r>
    </w:p>
  </w:footnote>
  <w:footnote w:id="739">
    <w:p w14:paraId="4E2F71A4" w14:textId="2CCCE707" w:rsidR="00B102EF" w:rsidRDefault="00B102EF" w:rsidP="00C0758B">
      <w:pPr>
        <w:pStyle w:val="footnote"/>
      </w:pPr>
      <w:r>
        <w:rPr>
          <w:rStyle w:val="FootnoteReference"/>
        </w:rPr>
        <w:footnoteRef/>
      </w:r>
      <w:r>
        <w:t xml:space="preserve"> [JS] literally “the tabernacle of my house”</w:t>
      </w:r>
    </w:p>
  </w:footnote>
  <w:footnote w:id="740">
    <w:p w14:paraId="7C027A5F" w14:textId="25B43E29" w:rsidR="00B102EF" w:rsidRDefault="00B102E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1">
    <w:p w14:paraId="061D8F8B" w14:textId="29FA4A55" w:rsidR="00B102EF" w:rsidRDefault="00B102EF" w:rsidP="00C544D6">
      <w:pPr>
        <w:pStyle w:val="footnote"/>
      </w:pPr>
      <w:r>
        <w:rPr>
          <w:rStyle w:val="FootnoteReference"/>
        </w:rPr>
        <w:footnoteRef/>
      </w:r>
      <w:r>
        <w:t xml:space="preserve"> Cf. 1 Kings 6:21 (1 Sam. 6:21).</w:t>
      </w:r>
    </w:p>
  </w:footnote>
  <w:footnote w:id="742">
    <w:p w14:paraId="7A5052C0" w14:textId="161D9B7D" w:rsidR="00B102EF" w:rsidRDefault="00B102EF" w:rsidP="00023B09">
      <w:pPr>
        <w:pStyle w:val="footnote"/>
      </w:pPr>
      <w:r>
        <w:rPr>
          <w:rStyle w:val="FootnoteReference"/>
        </w:rPr>
        <w:footnoteRef/>
      </w:r>
      <w:r>
        <w:t xml:space="preserve"> [JS] “do obeisance”, i.e. literally “bow down”</w:t>
      </w:r>
    </w:p>
  </w:footnote>
  <w:footnote w:id="743">
    <w:p w14:paraId="7B1B3D1C" w14:textId="1A224FFE" w:rsidR="00B102EF" w:rsidRDefault="00B102EF" w:rsidP="00023B09">
      <w:pPr>
        <w:pStyle w:val="footnote"/>
      </w:pPr>
      <w:r>
        <w:rPr>
          <w:rStyle w:val="FootnoteReference"/>
        </w:rPr>
        <w:footnoteRef/>
      </w:r>
      <w:r>
        <w:t xml:space="preserve"> [JS] Fr. Lazarus has “resting-place”</w:t>
      </w:r>
    </w:p>
  </w:footnote>
  <w:footnote w:id="744">
    <w:p w14:paraId="57742C2B" w14:textId="024D8554" w:rsidR="00B102EF" w:rsidRDefault="00B102EF" w:rsidP="00023B09">
      <w:pPr>
        <w:pStyle w:val="footnote"/>
      </w:pPr>
      <w:r>
        <w:rPr>
          <w:rStyle w:val="FootnoteReference"/>
        </w:rPr>
        <w:footnoteRef/>
      </w:r>
      <w:r>
        <w:t xml:space="preserve"> [JS] or “the ark of Your holiness”</w:t>
      </w:r>
    </w:p>
  </w:footnote>
  <w:footnote w:id="745">
    <w:p w14:paraId="371872E1" w14:textId="77777777" w:rsidR="00B102EF" w:rsidRDefault="00B102EF" w:rsidP="00C544D6">
      <w:pPr>
        <w:pStyle w:val="footnote"/>
      </w:pPr>
      <w:r>
        <w:rPr>
          <w:rStyle w:val="FootnoteReference"/>
        </w:rPr>
        <w:footnoteRef/>
      </w:r>
      <w:r>
        <w:t xml:space="preserve"> Ps. 131:8-10 = 2 Chron. 6:41-42.</w:t>
      </w:r>
    </w:p>
  </w:footnote>
  <w:footnote w:id="746">
    <w:p w14:paraId="3FFC0219" w14:textId="77777777" w:rsidR="00B102EF" w:rsidRDefault="00B102EF" w:rsidP="00C544D6">
      <w:pPr>
        <w:pStyle w:val="footnote"/>
      </w:pPr>
      <w:r>
        <w:rPr>
          <w:rStyle w:val="FootnoteReference"/>
        </w:rPr>
        <w:footnoteRef/>
      </w:r>
      <w:r>
        <w:t xml:space="preserve"> I Chron. 17:11-14; Acts 2:30-33.</w:t>
      </w:r>
    </w:p>
  </w:footnote>
  <w:footnote w:id="747">
    <w:p w14:paraId="750994E1" w14:textId="39B5FB55" w:rsidR="00B102EF" w:rsidRDefault="00B102EF" w:rsidP="00631963">
      <w:pPr>
        <w:pStyle w:val="footnote"/>
      </w:pPr>
      <w:r>
        <w:rPr>
          <w:rStyle w:val="FootnoteReference"/>
        </w:rPr>
        <w:footnoteRef/>
      </w:r>
      <w:r>
        <w:t xml:space="preserve"> [JS] Coptic has “widow”.</w:t>
      </w:r>
    </w:p>
  </w:footnote>
  <w:footnote w:id="748">
    <w:p w14:paraId="20533A22" w14:textId="760F6E73" w:rsidR="00B102EF" w:rsidRDefault="00B102EF" w:rsidP="00631963">
      <w:pPr>
        <w:pStyle w:val="footnote"/>
      </w:pPr>
      <w:r>
        <w:rPr>
          <w:rStyle w:val="FootnoteReference"/>
        </w:rPr>
        <w:footnoteRef/>
      </w:r>
      <w:r>
        <w:t xml:space="preserve"> [JS] or “rejoice with rejoicing”</w:t>
      </w:r>
    </w:p>
  </w:footnote>
  <w:footnote w:id="749">
    <w:p w14:paraId="41E94330" w14:textId="77777777" w:rsidR="00B102EF" w:rsidRDefault="00B102EF" w:rsidP="00C544D6">
      <w:pPr>
        <w:pStyle w:val="footnote"/>
      </w:pPr>
      <w:r>
        <w:rPr>
          <w:rStyle w:val="FootnoteReference"/>
        </w:rPr>
        <w:footnoteRef/>
      </w:r>
      <w:r>
        <w:t xml:space="preserve"> stock: </w:t>
      </w:r>
      <w:r w:rsidRPr="00783CA0">
        <w:rPr>
          <w:i/>
        </w:rPr>
        <w:t>lit</w:t>
      </w:r>
      <w:r>
        <w:t>. horn.</w:t>
      </w:r>
    </w:p>
  </w:footnote>
  <w:footnote w:id="750">
    <w:p w14:paraId="2CC35491" w14:textId="77777777" w:rsidR="00B102EF" w:rsidRDefault="00B102E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1">
    <w:p w14:paraId="5C900721" w14:textId="77777777" w:rsidR="00B102EF" w:rsidRDefault="00B102E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2">
    <w:p w14:paraId="1C6E6FA2" w14:textId="77777777" w:rsidR="00B102EF" w:rsidRDefault="00B102E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3">
    <w:p w14:paraId="53BD49E1" w14:textId="53C59812" w:rsidR="00B102EF" w:rsidRDefault="00B102E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4">
    <w:p w14:paraId="6C27778C" w14:textId="276CBE19" w:rsidR="00B102EF" w:rsidRDefault="00B102EF" w:rsidP="008B199B">
      <w:pPr>
        <w:pStyle w:val="footnote"/>
      </w:pPr>
      <w:r>
        <w:rPr>
          <w:rStyle w:val="FootnoteReference"/>
        </w:rPr>
        <w:footnoteRef/>
      </w:r>
      <w:r>
        <w:t xml:space="preserve"> [JS] literally, “slaves”</w:t>
      </w:r>
    </w:p>
  </w:footnote>
  <w:footnote w:id="755">
    <w:p w14:paraId="1FC82724" w14:textId="77777777" w:rsidR="00B102EF" w:rsidRDefault="00B102EF" w:rsidP="00C544D6">
      <w:pPr>
        <w:pStyle w:val="footnote"/>
      </w:pPr>
      <w:r>
        <w:rPr>
          <w:rStyle w:val="FootnoteReference"/>
        </w:rPr>
        <w:footnoteRef/>
      </w:r>
      <w:r>
        <w:t xml:space="preserve"> The kingdoms of this world have become the kingdoms of our Lord and of His Christ’ (Rev. 11:15).</w:t>
      </w:r>
    </w:p>
  </w:footnote>
  <w:footnote w:id="756">
    <w:p w14:paraId="5C9240DB" w14:textId="77777777" w:rsidR="00B102EF" w:rsidRDefault="00B102EF" w:rsidP="00C544D6">
      <w:pPr>
        <w:pStyle w:val="footnote"/>
      </w:pPr>
      <w:r>
        <w:rPr>
          <w:rStyle w:val="FootnoteReference"/>
        </w:rPr>
        <w:footnoteRef/>
      </w:r>
      <w:r>
        <w:t xml:space="preserve"> Deut. 32:36.</w:t>
      </w:r>
    </w:p>
  </w:footnote>
  <w:footnote w:id="757">
    <w:p w14:paraId="6CA454B0" w14:textId="699660A9" w:rsidR="00B102EF" w:rsidRDefault="00B102EF" w:rsidP="009F1DA0">
      <w:pPr>
        <w:pStyle w:val="footnote"/>
      </w:pPr>
      <w:r>
        <w:rPr>
          <w:rStyle w:val="FootnoteReference"/>
        </w:rPr>
        <w:footnoteRef/>
      </w:r>
      <w:r>
        <w:t xml:space="preserve"> [JS] [] lacking in all but OSB</w:t>
      </w:r>
    </w:p>
  </w:footnote>
  <w:footnote w:id="758">
    <w:p w14:paraId="71CEF4E9" w14:textId="77777777" w:rsidR="00B102EF" w:rsidRDefault="00B102E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9">
    <w:p w14:paraId="6639BD0B" w14:textId="45AA87DA" w:rsidR="00B102EF" w:rsidRDefault="00B102E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0">
    <w:p w14:paraId="37BB0491" w14:textId="7EAC2B84" w:rsidR="00B102EF" w:rsidRPr="009F1DA0" w:rsidRDefault="00B102EF"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61">
    <w:p w14:paraId="2B96894E" w14:textId="6C468A01" w:rsidR="00B102EF" w:rsidRDefault="00B102EF" w:rsidP="00C544D6">
      <w:pPr>
        <w:pStyle w:val="footnote"/>
      </w:pPr>
      <w:r>
        <w:rPr>
          <w:rStyle w:val="FootnoteReference"/>
        </w:rPr>
        <w:footnoteRef/>
      </w:r>
      <w:r>
        <w:t xml:space="preserve"> mercy: </w:t>
      </w:r>
      <w:r w:rsidRPr="007F3CE8">
        <w:rPr>
          <w:i/>
        </w:rPr>
        <w:t>or</w:t>
      </w:r>
      <w:r>
        <w:t xml:space="preserve"> love. Cf. Lk. 10:37.</w:t>
      </w:r>
    </w:p>
  </w:footnote>
  <w:footnote w:id="762">
    <w:p w14:paraId="08E6A124" w14:textId="11CACB93" w:rsidR="00B102EF" w:rsidRDefault="00B102E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3">
    <w:p w14:paraId="39412F7E" w14:textId="1E04020D" w:rsidR="00B102EF" w:rsidRDefault="00B102EF" w:rsidP="00AE1E0F">
      <w:pPr>
        <w:pStyle w:val="footnote"/>
      </w:pPr>
      <w:r>
        <w:rPr>
          <w:rStyle w:val="FootnoteReference"/>
        </w:rPr>
        <w:footnoteRef/>
      </w:r>
      <w:r>
        <w:t xml:space="preserve"> [JS] or “and shook of Pharaoh and his army into the Red sea,”</w:t>
      </w:r>
    </w:p>
  </w:footnote>
  <w:footnote w:id="764">
    <w:p w14:paraId="0B96BC12" w14:textId="30893C5B" w:rsidR="00B102EF" w:rsidRDefault="00B102EF" w:rsidP="00AE1E0F">
      <w:pPr>
        <w:pStyle w:val="footnote"/>
      </w:pPr>
      <w:r>
        <w:rPr>
          <w:rStyle w:val="FootnoteReference"/>
        </w:rPr>
        <w:footnoteRef/>
      </w:r>
      <w:r>
        <w:t xml:space="preserve"> [JS] or “slew”</w:t>
      </w:r>
    </w:p>
  </w:footnote>
  <w:footnote w:id="765">
    <w:p w14:paraId="0DA78EFF" w14:textId="6EE98942" w:rsidR="00B102EF" w:rsidRDefault="00B102EF" w:rsidP="00AE1E0F">
      <w:pPr>
        <w:pStyle w:val="footnote"/>
      </w:pPr>
      <w:r>
        <w:rPr>
          <w:rStyle w:val="FootnoteReference"/>
        </w:rPr>
        <w:footnoteRef/>
      </w:r>
      <w:r>
        <w:t xml:space="preserve"> [JS] [] lacking in all but the Copitc. This verse and 16b lacking in most translations.</w:t>
      </w:r>
    </w:p>
  </w:footnote>
  <w:footnote w:id="766">
    <w:p w14:paraId="491E3626" w14:textId="77777777" w:rsidR="00B102EF" w:rsidRDefault="00B102E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7">
    <w:p w14:paraId="27102E37" w14:textId="01E87A4E" w:rsidR="00B102EF" w:rsidRDefault="00B102EF" w:rsidP="00C544D6">
      <w:pPr>
        <w:pStyle w:val="footnote"/>
      </w:pPr>
      <w:r>
        <w:rPr>
          <w:rStyle w:val="FootnoteReference"/>
        </w:rPr>
        <w:footnoteRef/>
      </w:r>
      <w:r>
        <w:t xml:space="preserve"> See previous footnote.</w:t>
      </w:r>
    </w:p>
  </w:footnote>
  <w:footnote w:id="768">
    <w:p w14:paraId="32C9C8BA" w14:textId="1283C1AE" w:rsidR="00B102EF" w:rsidRDefault="00B102E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9">
    <w:p w14:paraId="1CAEC73A" w14:textId="2CFEA53A" w:rsidR="00B102EF" w:rsidRDefault="00B102EF" w:rsidP="00AC3281">
      <w:pPr>
        <w:pStyle w:val="footnote"/>
      </w:pPr>
      <w:r>
        <w:rPr>
          <w:rStyle w:val="FootnoteReference"/>
        </w:rPr>
        <w:footnoteRef/>
      </w:r>
      <w:r>
        <w:t xml:space="preserve"> [JS] or “thank”, or “thankfully confess with praise”</w:t>
      </w:r>
    </w:p>
  </w:footnote>
  <w:footnote w:id="770">
    <w:p w14:paraId="02264BC2" w14:textId="77777777" w:rsidR="00B102EF" w:rsidRDefault="00B102E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1">
    <w:p w14:paraId="474A88D1" w14:textId="00155028" w:rsidR="00B102EF" w:rsidRDefault="00B102EF" w:rsidP="00AC3281">
      <w:pPr>
        <w:pStyle w:val="footnote"/>
      </w:pPr>
      <w:r>
        <w:rPr>
          <w:rStyle w:val="FootnoteReference"/>
        </w:rPr>
        <w:footnoteRef/>
      </w:r>
      <w:r>
        <w:t xml:space="preserve"> [JS] “do obeisance”, elsewhere rendered “worship’, but referring to the physical act.</w:t>
      </w:r>
    </w:p>
  </w:footnote>
  <w:footnote w:id="772">
    <w:p w14:paraId="1B1D5002" w14:textId="29B07E11" w:rsidR="00B102EF" w:rsidRDefault="00B102EF" w:rsidP="00C1761F">
      <w:pPr>
        <w:pStyle w:val="footnote"/>
      </w:pPr>
      <w:r>
        <w:rPr>
          <w:rStyle w:val="FootnoteReference"/>
        </w:rPr>
        <w:footnoteRef/>
      </w:r>
      <w:r>
        <w:t xml:space="preserve"> [JS] or “give thanks to,” or “prase,” or “thankfully confess Your Name with praise”</w:t>
      </w:r>
    </w:p>
  </w:footnote>
  <w:footnote w:id="773">
    <w:p w14:paraId="12351032" w14:textId="637DDCD6" w:rsidR="00B102EF" w:rsidRDefault="00B102E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4">
    <w:p w14:paraId="00F8589A" w14:textId="3079BAC3" w:rsidR="00B102EF" w:rsidRDefault="00B102EF" w:rsidP="00C1761F">
      <w:pPr>
        <w:pStyle w:val="footnote"/>
      </w:pPr>
      <w:r>
        <w:rPr>
          <w:rStyle w:val="FootnoteReference"/>
        </w:rPr>
        <w:footnoteRef/>
      </w:r>
      <w:r>
        <w:t xml:space="preserve"> [JS] or “acknowledge,” or “give thanks to,” or “thankfully confess with praise”</w:t>
      </w:r>
    </w:p>
  </w:footnote>
  <w:footnote w:id="775">
    <w:p w14:paraId="18BB02EB" w14:textId="33FE7177" w:rsidR="00B102EF" w:rsidRDefault="00B102E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6">
    <w:p w14:paraId="333B0F0E" w14:textId="4D89FC4A" w:rsidR="00B102EF" w:rsidRDefault="00B102EF" w:rsidP="00FF6795">
      <w:pPr>
        <w:pStyle w:val="footnote"/>
      </w:pPr>
      <w:r>
        <w:rPr>
          <w:rStyle w:val="FootnoteReference"/>
        </w:rPr>
        <w:footnoteRef/>
      </w:r>
      <w:r>
        <w:t xml:space="preserve"> [JS] literally “those who are exalted” or “the high things”</w:t>
      </w:r>
    </w:p>
  </w:footnote>
  <w:footnote w:id="777">
    <w:p w14:paraId="596BB70E" w14:textId="27F87B4A" w:rsidR="00B102EF" w:rsidRDefault="00B102EF" w:rsidP="00C544D6">
      <w:pPr>
        <w:pStyle w:val="footnote"/>
      </w:pPr>
      <w:r>
        <w:rPr>
          <w:rStyle w:val="FootnoteReference"/>
        </w:rPr>
        <w:footnoteRef/>
      </w:r>
      <w:r>
        <w:t xml:space="preserve"> The Spirit of the Lord fills the world (Wisdom 1:7). [JS] presence: literally “face”</w:t>
      </w:r>
    </w:p>
  </w:footnote>
  <w:footnote w:id="778">
    <w:p w14:paraId="7AB3BB43" w14:textId="5D02016E" w:rsidR="00B102EF" w:rsidRDefault="00B102EF" w:rsidP="00485563">
      <w:pPr>
        <w:pStyle w:val="footnote"/>
      </w:pPr>
      <w:r>
        <w:rPr>
          <w:rStyle w:val="FootnoteReference"/>
        </w:rPr>
        <w:footnoteRef/>
      </w:r>
      <w:r>
        <w:t xml:space="preserve"> [JS] or “possess”</w:t>
      </w:r>
    </w:p>
  </w:footnote>
  <w:footnote w:id="779">
    <w:p w14:paraId="145A6B15" w14:textId="77777777" w:rsidR="00B102EF" w:rsidRDefault="00B102EF" w:rsidP="00C544D6">
      <w:pPr>
        <w:pStyle w:val="footnote"/>
      </w:pPr>
      <w:r>
        <w:rPr>
          <w:rStyle w:val="FootnoteReference"/>
        </w:rPr>
        <w:footnoteRef/>
      </w:r>
      <w:r>
        <w:t xml:space="preserve"> heart: </w:t>
      </w:r>
      <w:r w:rsidRPr="007F3CE8">
        <w:rPr>
          <w:i/>
        </w:rPr>
        <w:t>lit</w:t>
      </w:r>
      <w:r>
        <w:t>. kidneys (seat of the affections in Hebrew thought).</w:t>
      </w:r>
    </w:p>
  </w:footnote>
  <w:footnote w:id="780">
    <w:p w14:paraId="5EA66D53" w14:textId="1C1D5AB6" w:rsidR="00B102EF" w:rsidRDefault="00B102EF" w:rsidP="00485563">
      <w:pPr>
        <w:pStyle w:val="footnote"/>
      </w:pPr>
      <w:r>
        <w:rPr>
          <w:rStyle w:val="FootnoteReference"/>
        </w:rPr>
        <w:footnoteRef/>
      </w:r>
      <w:r>
        <w:t xml:space="preserve"> [JS] or “give thanks,” or “thankfully confess You with praise”</w:t>
      </w:r>
    </w:p>
  </w:footnote>
  <w:footnote w:id="781">
    <w:p w14:paraId="4E73646F" w14:textId="549C13C9" w:rsidR="00B102EF" w:rsidRDefault="00B102EF" w:rsidP="00EB72A3">
      <w:pPr>
        <w:pStyle w:val="footnote"/>
      </w:pPr>
      <w:r>
        <w:rPr>
          <w:rStyle w:val="FootnoteReference"/>
        </w:rPr>
        <w:footnoteRef/>
      </w:r>
      <w:r>
        <w:t xml:space="preserve"> [JS] or “and do I not waste away because of my enemies?”</w:t>
      </w:r>
    </w:p>
  </w:footnote>
  <w:footnote w:id="782">
    <w:p w14:paraId="4CC16564" w14:textId="262FCF3B" w:rsidR="00B102EF" w:rsidRDefault="00B102EF" w:rsidP="00814FC4">
      <w:pPr>
        <w:pStyle w:val="footnote"/>
      </w:pPr>
      <w:r>
        <w:rPr>
          <w:rStyle w:val="FootnoteReference"/>
        </w:rPr>
        <w:footnoteRef/>
      </w:r>
      <w:r>
        <w:t xml:space="preserve"> [JS] or “way of iniquity”</w:t>
      </w:r>
    </w:p>
  </w:footnote>
  <w:footnote w:id="783">
    <w:p w14:paraId="6BCAB3AE" w14:textId="77777777" w:rsidR="00B102EF" w:rsidRDefault="00B102EF" w:rsidP="00C544D6">
      <w:pPr>
        <w:pStyle w:val="footnote"/>
      </w:pPr>
      <w:r>
        <w:rPr>
          <w:rStyle w:val="FootnoteReference"/>
        </w:rPr>
        <w:footnoteRef/>
      </w:r>
      <w:r>
        <w:t xml:space="preserve"> ‘He gives songs in the night’ (Job. 35:10).</w:t>
      </w:r>
    </w:p>
  </w:footnote>
  <w:footnote w:id="784">
    <w:p w14:paraId="6FFB8AE3" w14:textId="30159915" w:rsidR="00B102EF" w:rsidRDefault="00B102EF" w:rsidP="00FF4A4F">
      <w:pPr>
        <w:pStyle w:val="footnote"/>
      </w:pPr>
      <w:r>
        <w:rPr>
          <w:rStyle w:val="FootnoteReference"/>
        </w:rPr>
        <w:footnoteRef/>
      </w:r>
      <w:r>
        <w:t xml:space="preserve"> Literally “voice”</w:t>
      </w:r>
    </w:p>
  </w:footnote>
  <w:footnote w:id="785">
    <w:p w14:paraId="1995E6B7" w14:textId="70D38F62" w:rsidR="00B102EF" w:rsidRDefault="00B102EF" w:rsidP="00EB72A3">
      <w:pPr>
        <w:pStyle w:val="footnote"/>
      </w:pPr>
      <w:r>
        <w:rPr>
          <w:rStyle w:val="FootnoteReference"/>
        </w:rPr>
        <w:footnoteRef/>
      </w:r>
      <w:r>
        <w:t xml:space="preserve"> [JS] or “praise,” or “give thanks to,” or “thankfully confess with praise”</w:t>
      </w:r>
    </w:p>
  </w:footnote>
  <w:footnote w:id="786">
    <w:p w14:paraId="7EBC0985" w14:textId="77777777" w:rsidR="00B102EF" w:rsidRDefault="00B102EF" w:rsidP="00784373">
      <w:pPr>
        <w:pStyle w:val="footnote"/>
      </w:pPr>
      <w:r>
        <w:rPr>
          <w:rStyle w:val="FootnoteReference"/>
        </w:rPr>
        <w:footnoteRef/>
      </w:r>
      <w:r>
        <w:t xml:space="preserve"> [JS] or “Hades”.</w:t>
      </w:r>
    </w:p>
  </w:footnote>
  <w:footnote w:id="787">
    <w:p w14:paraId="5A5C1D1C" w14:textId="586EEB89" w:rsidR="00B102EF" w:rsidRDefault="00B102E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8">
    <w:p w14:paraId="1AD5A19A" w14:textId="77777777" w:rsidR="00B102EF" w:rsidRDefault="00B102EF" w:rsidP="00C544D6">
      <w:pPr>
        <w:pStyle w:val="footnote"/>
      </w:pPr>
      <w:r>
        <w:rPr>
          <w:rStyle w:val="FootnoteReference"/>
        </w:rPr>
        <w:footnoteRef/>
      </w:r>
      <w:r>
        <w:t xml:space="preserve"> this way: the confession of Christ (2 Tim. 3:12).</w:t>
      </w:r>
    </w:p>
  </w:footnote>
  <w:footnote w:id="789">
    <w:p w14:paraId="1B4DA4D8" w14:textId="4D3CDF72" w:rsidR="00B102EF" w:rsidRDefault="00B102EF" w:rsidP="00EB72A3">
      <w:pPr>
        <w:pStyle w:val="footnote"/>
      </w:pPr>
      <w:r>
        <w:rPr>
          <w:rStyle w:val="FootnoteReference"/>
        </w:rPr>
        <w:footnoteRef/>
      </w:r>
      <w:r>
        <w:t xml:space="preserve"> [JS] or “praise” or “thive thanks to,” or “thankfully confess with praise”</w:t>
      </w:r>
    </w:p>
  </w:footnote>
  <w:footnote w:id="790">
    <w:p w14:paraId="10A5500A" w14:textId="77777777" w:rsidR="00B102EF" w:rsidRDefault="00B102EF" w:rsidP="00C544D6">
      <w:pPr>
        <w:pStyle w:val="footnote"/>
      </w:pPr>
      <w:r>
        <w:rPr>
          <w:rStyle w:val="FootnoteReference"/>
        </w:rPr>
        <w:footnoteRef/>
      </w:r>
      <w:r>
        <w:t xml:space="preserve"> These two lines are identical with Lamentations 3:6.</w:t>
      </w:r>
    </w:p>
  </w:footnote>
  <w:footnote w:id="791">
    <w:p w14:paraId="30FC40DD" w14:textId="11119DF6" w:rsidR="00B102EF" w:rsidRDefault="00B102EF" w:rsidP="00C544D6">
      <w:pPr>
        <w:pStyle w:val="footnote"/>
      </w:pPr>
      <w:r>
        <w:rPr>
          <w:rStyle w:val="FootnoteReference"/>
        </w:rPr>
        <w:footnoteRef/>
      </w:r>
      <w:r>
        <w:t xml:space="preserve"> Cf. Rev. 10:5; Ezek. 20:23,28,42; Deut. 32:14.</w:t>
      </w:r>
    </w:p>
  </w:footnote>
  <w:footnote w:id="792">
    <w:p w14:paraId="58511EB9" w14:textId="77777777" w:rsidR="00B102EF" w:rsidRDefault="00B102E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3">
    <w:p w14:paraId="3B148124" w14:textId="77777777" w:rsidR="00B102EF" w:rsidRDefault="00B102E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4">
    <w:p w14:paraId="1CAB0511" w14:textId="43E4190B" w:rsidR="00B102EF" w:rsidRDefault="00B102EF" w:rsidP="00C544D6">
      <w:pPr>
        <w:pStyle w:val="footnote"/>
      </w:pPr>
      <w:r>
        <w:rPr>
          <w:rStyle w:val="FootnoteReference"/>
        </w:rPr>
        <w:footnoteRef/>
      </w:r>
      <w:r>
        <w:t xml:space="preserve"> Cf. ‘If I am lifted up from the earth, I will draw all men to Me’ (Jn. 12:32). See also Psalm 45:11 and the note there.</w:t>
      </w:r>
    </w:p>
  </w:footnote>
  <w:footnote w:id="795">
    <w:p w14:paraId="13B01E95" w14:textId="737A6D70" w:rsidR="00B102EF" w:rsidRDefault="00B102EF" w:rsidP="00F53108">
      <w:pPr>
        <w:pStyle w:val="footnote"/>
      </w:pPr>
      <w:r>
        <w:rPr>
          <w:rStyle w:val="FootnoteReference"/>
        </w:rPr>
        <w:footnoteRef/>
      </w:r>
      <w:r>
        <w:t xml:space="preserve"> [JS] or “gush forth”, “overflow”</w:t>
      </w:r>
    </w:p>
  </w:footnote>
  <w:footnote w:id="796">
    <w:p w14:paraId="291B5302" w14:textId="22414254" w:rsidR="00B102EF" w:rsidRDefault="00B102EF" w:rsidP="00F53108">
      <w:pPr>
        <w:pStyle w:val="footnote"/>
      </w:pPr>
      <w:r>
        <w:rPr>
          <w:rStyle w:val="FootnoteReference"/>
        </w:rPr>
        <w:footnoteRef/>
      </w:r>
      <w:r>
        <w:t xml:space="preserve"> [JS] or “thankfully confess You with praise”, or “praise”, or “give thanks to”</w:t>
      </w:r>
    </w:p>
  </w:footnote>
  <w:footnote w:id="797">
    <w:p w14:paraId="7FEF7BE1" w14:textId="0F451A05" w:rsidR="00B102EF" w:rsidRDefault="00B102EF" w:rsidP="008D3680">
      <w:pPr>
        <w:pStyle w:val="footnote"/>
      </w:pPr>
      <w:r>
        <w:rPr>
          <w:rStyle w:val="FootnoteReference"/>
        </w:rPr>
        <w:footnoteRef/>
      </w:r>
      <w:r>
        <w:t xml:space="preserve"> [JS] literally “holy ones”</w:t>
      </w:r>
    </w:p>
  </w:footnote>
  <w:footnote w:id="798">
    <w:p w14:paraId="67EE1F7C" w14:textId="1AC854C4" w:rsidR="00B102EF" w:rsidRDefault="00B102E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9">
    <w:p w14:paraId="353ACEBC" w14:textId="59328CB4" w:rsidR="00B102EF" w:rsidRDefault="00B102EF" w:rsidP="00C544D6">
      <w:pPr>
        <w:pStyle w:val="footnote"/>
      </w:pPr>
      <w:r>
        <w:rPr>
          <w:rStyle w:val="FootnoteReference"/>
        </w:rPr>
        <w:footnoteRef/>
      </w:r>
      <w:r>
        <w:t xml:space="preserve"> Cf. Ps. 145:2 with Ps. 103:33. Only verbs differ.</w:t>
      </w:r>
    </w:p>
  </w:footnote>
  <w:footnote w:id="800">
    <w:p w14:paraId="35C0C4DD" w14:textId="71AC6682" w:rsidR="00B102EF" w:rsidRDefault="00B102EF" w:rsidP="007F50FD">
      <w:pPr>
        <w:pStyle w:val="footnote"/>
      </w:pPr>
      <w:r>
        <w:rPr>
          <w:rStyle w:val="FootnoteReference"/>
        </w:rPr>
        <w:footnoteRef/>
      </w:r>
      <w:r>
        <w:t xml:space="preserve"> [JS] or “spirit”</w:t>
      </w:r>
    </w:p>
  </w:footnote>
  <w:footnote w:id="801">
    <w:p w14:paraId="23EB32F2" w14:textId="235BD424" w:rsidR="00B102EF" w:rsidRDefault="00B102EF" w:rsidP="007F50FD">
      <w:pPr>
        <w:pStyle w:val="footnote"/>
      </w:pPr>
      <w:r>
        <w:rPr>
          <w:rStyle w:val="FootnoteReference"/>
        </w:rPr>
        <w:footnoteRef/>
      </w:r>
      <w:r>
        <w:t xml:space="preserve"> [JS] thoughts, or designs, plans, projects</w:t>
      </w:r>
    </w:p>
  </w:footnote>
  <w:footnote w:id="802">
    <w:p w14:paraId="1E480973" w14:textId="3F051D55" w:rsidR="00B102EF" w:rsidRDefault="00B102EF" w:rsidP="007F50FD">
      <w:pPr>
        <w:pStyle w:val="footnote"/>
      </w:pPr>
      <w:r>
        <w:rPr>
          <w:rStyle w:val="FootnoteReference"/>
        </w:rPr>
        <w:footnoteRef/>
      </w:r>
      <w:r>
        <w:t xml:space="preserve"> [JS] or “guards”</w:t>
      </w:r>
    </w:p>
  </w:footnote>
  <w:footnote w:id="803">
    <w:p w14:paraId="6A1BF79E" w14:textId="2C42AEE5" w:rsidR="00B102EF" w:rsidRDefault="00B102EF" w:rsidP="007F50FD">
      <w:pPr>
        <w:pStyle w:val="footnote"/>
      </w:pPr>
      <w:r>
        <w:rPr>
          <w:rStyle w:val="FootnoteReference"/>
        </w:rPr>
        <w:footnoteRef/>
      </w:r>
      <w:r>
        <w:t xml:space="preserve"> [JS] or “frees the prisoners”</w:t>
      </w:r>
    </w:p>
  </w:footnote>
  <w:footnote w:id="804">
    <w:p w14:paraId="5D5111FF" w14:textId="66B6F812" w:rsidR="00B102EF" w:rsidRDefault="00B102EF" w:rsidP="007F50FD">
      <w:pPr>
        <w:pStyle w:val="footnote"/>
      </w:pPr>
      <w:r>
        <w:rPr>
          <w:rStyle w:val="FootnoteReference"/>
        </w:rPr>
        <w:footnoteRef/>
      </w:r>
      <w:r>
        <w:t xml:space="preserve"> [JS] or “bent”</w:t>
      </w:r>
    </w:p>
  </w:footnote>
  <w:footnote w:id="805">
    <w:p w14:paraId="4090A924" w14:textId="68E30641" w:rsidR="00B102EF" w:rsidRDefault="00B102EF" w:rsidP="007F50FD">
      <w:pPr>
        <w:pStyle w:val="footnote"/>
      </w:pPr>
      <w:r>
        <w:rPr>
          <w:rStyle w:val="FootnoteReference"/>
        </w:rPr>
        <w:footnoteRef/>
      </w:r>
      <w:r>
        <w:t xml:space="preserve"> [JS] or “skill”</w:t>
      </w:r>
    </w:p>
  </w:footnote>
  <w:footnote w:id="806">
    <w:p w14:paraId="6F819BD3" w14:textId="78976808" w:rsidR="00B102EF" w:rsidRDefault="00B102EF" w:rsidP="007F50FD">
      <w:pPr>
        <w:pStyle w:val="footnote"/>
      </w:pPr>
      <w:r>
        <w:rPr>
          <w:rStyle w:val="FootnoteReference"/>
        </w:rPr>
        <w:footnoteRef/>
      </w:r>
      <w:r>
        <w:t xml:space="preserve"> [JS] or “foreigners”</w:t>
      </w:r>
    </w:p>
  </w:footnote>
  <w:footnote w:id="807">
    <w:p w14:paraId="78560DE2" w14:textId="6759CA05" w:rsidR="00B102EF" w:rsidRDefault="00B102EF" w:rsidP="007F50FD">
      <w:pPr>
        <w:pStyle w:val="footnote"/>
      </w:pPr>
      <w:r>
        <w:rPr>
          <w:rStyle w:val="FootnoteReference"/>
        </w:rPr>
        <w:footnoteRef/>
      </w:r>
      <w:r>
        <w:t xml:space="preserve"> [JS] or a psalm, or a melody</w:t>
      </w:r>
    </w:p>
  </w:footnote>
  <w:footnote w:id="808">
    <w:p w14:paraId="2C19D159" w14:textId="3C9E27D5" w:rsidR="00B102EF" w:rsidRDefault="00B102EF" w:rsidP="00F258B1">
      <w:pPr>
        <w:pStyle w:val="footnote"/>
      </w:pPr>
      <w:r>
        <w:rPr>
          <w:rStyle w:val="FootnoteReference"/>
        </w:rPr>
        <w:footnoteRef/>
      </w:r>
      <w:r>
        <w:t xml:space="preserve"> </w:t>
      </w:r>
      <w:r w:rsidRPr="00D813A7">
        <w:rPr>
          <w:i/>
        </w:rPr>
        <w:t>Lit</w:t>
      </w:r>
      <w:r>
        <w:t>. ‘dispersions’. Cf. Mt. 24:31.</w:t>
      </w:r>
    </w:p>
  </w:footnote>
  <w:footnote w:id="809">
    <w:p w14:paraId="7AC7AD8B" w14:textId="5BFFD4CA" w:rsidR="00B102EF" w:rsidRDefault="00B102E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0">
    <w:p w14:paraId="1F0F4402" w14:textId="056F6B42" w:rsidR="00B102EF" w:rsidRDefault="00B102EF" w:rsidP="00CD1E61">
      <w:pPr>
        <w:pStyle w:val="footnote"/>
      </w:pPr>
      <w:r>
        <w:rPr>
          <w:rStyle w:val="FootnoteReference"/>
        </w:rPr>
        <w:footnoteRef/>
      </w:r>
      <w:r>
        <w:t xml:space="preserve"> [JS] or word, or teaching</w:t>
      </w:r>
    </w:p>
  </w:footnote>
  <w:footnote w:id="811">
    <w:p w14:paraId="407F2DDB" w14:textId="624657B1" w:rsidR="00B102EF" w:rsidRDefault="00B102E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2">
    <w:p w14:paraId="35167DCD" w14:textId="373FC63F" w:rsidR="00B102EF" w:rsidRDefault="00B102EF" w:rsidP="00DE04F0">
      <w:pPr>
        <w:pStyle w:val="footnote"/>
      </w:pPr>
      <w:r>
        <w:rPr>
          <w:rStyle w:val="FootnoteReference"/>
        </w:rPr>
        <w:footnoteRef/>
      </w:r>
      <w:r>
        <w:t xml:space="preserve"> [JS] or “stormy wind”</w:t>
      </w:r>
    </w:p>
  </w:footnote>
  <w:footnote w:id="813">
    <w:p w14:paraId="596CA46F" w14:textId="3CE69ED5" w:rsidR="00B102EF" w:rsidRDefault="00B102EF" w:rsidP="00DE04F0">
      <w:pPr>
        <w:pStyle w:val="footnote"/>
      </w:pPr>
      <w:r>
        <w:rPr>
          <w:rStyle w:val="FootnoteReference"/>
        </w:rPr>
        <w:footnoteRef/>
      </w:r>
      <w:r>
        <w:t xml:space="preserve"> [JS] or “maidens,” or “unmarried women”</w:t>
      </w:r>
    </w:p>
  </w:footnote>
  <w:footnote w:id="814">
    <w:p w14:paraId="302477DE" w14:textId="0B0020EA" w:rsidR="00B102EF" w:rsidRDefault="00B102EF" w:rsidP="007039A0">
      <w:pPr>
        <w:pStyle w:val="footnote"/>
      </w:pPr>
      <w:r>
        <w:rPr>
          <w:rStyle w:val="FootnoteReference"/>
        </w:rPr>
        <w:footnoteRef/>
      </w:r>
      <w:r>
        <w:t xml:space="preserve"> [JS] “Thankful confession of Him with praise is above the earth and heaven.”</w:t>
      </w:r>
    </w:p>
  </w:footnote>
  <w:footnote w:id="815">
    <w:p w14:paraId="33D71E70" w14:textId="0BBF5DA2" w:rsidR="00B102EF" w:rsidRDefault="00B102EF" w:rsidP="007039A0">
      <w:pPr>
        <w:pStyle w:val="footnote"/>
      </w:pPr>
      <w:r>
        <w:rPr>
          <w:rStyle w:val="FootnoteReference"/>
        </w:rPr>
        <w:footnoteRef/>
      </w:r>
      <w:r>
        <w:t xml:space="preserve"> [JS] literally, “And Hw ill raise/exalt the horn of His people”</w:t>
      </w:r>
    </w:p>
  </w:footnote>
  <w:footnote w:id="816">
    <w:p w14:paraId="43AD805B" w14:textId="6DFE2128" w:rsidR="00B102EF" w:rsidRDefault="00B102EF" w:rsidP="007039A0">
      <w:pPr>
        <w:pStyle w:val="footnote"/>
      </w:pPr>
      <w:r>
        <w:rPr>
          <w:rStyle w:val="FootnoteReference"/>
        </w:rPr>
        <w:footnoteRef/>
      </w:r>
      <w:r>
        <w:t xml:space="preserve"> [JS] “assembly”</w:t>
      </w:r>
    </w:p>
  </w:footnote>
  <w:footnote w:id="817">
    <w:p w14:paraId="0C277B75" w14:textId="51E0F674" w:rsidR="00B102EF" w:rsidRDefault="00B102EF" w:rsidP="007039A0">
      <w:pPr>
        <w:pStyle w:val="footnote"/>
      </w:pPr>
      <w:r>
        <w:rPr>
          <w:rStyle w:val="FootnoteReference"/>
        </w:rPr>
        <w:footnoteRef/>
      </w:r>
      <w:r>
        <w:t xml:space="preserve"> [JS] Coptic has “in the chorus”</w:t>
      </w:r>
    </w:p>
  </w:footnote>
  <w:footnote w:id="818">
    <w:p w14:paraId="7329AB19" w14:textId="77777777" w:rsidR="00B102EF" w:rsidRDefault="00B102EF" w:rsidP="00F258B1">
      <w:pPr>
        <w:pStyle w:val="footnote"/>
      </w:pPr>
      <w:r>
        <w:rPr>
          <w:rStyle w:val="FootnoteReference"/>
        </w:rPr>
        <w:footnoteRef/>
      </w:r>
      <w:r>
        <w:t xml:space="preserve"> two-edged sword: praise which conquers Amalek (St. Chrysostom).</w:t>
      </w:r>
    </w:p>
  </w:footnote>
  <w:footnote w:id="819">
    <w:p w14:paraId="2095C32A" w14:textId="77777777" w:rsidR="00B102EF" w:rsidRDefault="00B102EF" w:rsidP="00F258B1">
      <w:pPr>
        <w:pStyle w:val="footnote"/>
      </w:pPr>
      <w:r>
        <w:rPr>
          <w:rStyle w:val="FootnoteReference"/>
        </w:rPr>
        <w:footnoteRef/>
      </w:r>
      <w:r>
        <w:t xml:space="preserve"> ‘Holiness of life is the mother of glory’ (St Theodoret).</w:t>
      </w:r>
    </w:p>
  </w:footnote>
  <w:footnote w:id="820">
    <w:p w14:paraId="4C5EFC08" w14:textId="6D588D58" w:rsidR="00B102EF" w:rsidRDefault="00B102EF" w:rsidP="00AE5C5A">
      <w:pPr>
        <w:pStyle w:val="footnote"/>
      </w:pPr>
      <w:r>
        <w:rPr>
          <w:rStyle w:val="FootnoteReference"/>
        </w:rPr>
        <w:footnoteRef/>
      </w:r>
      <w:r>
        <w:t xml:space="preserve"> [JS] variant reading, “harp and lyre”</w:t>
      </w:r>
    </w:p>
  </w:footnote>
  <w:footnote w:id="821">
    <w:p w14:paraId="34B39967" w14:textId="2F98E45D" w:rsidR="00B102EF" w:rsidRDefault="00B102EF" w:rsidP="00AE5C5A">
      <w:pPr>
        <w:pStyle w:val="footnote"/>
      </w:pPr>
      <w:r>
        <w:rPr>
          <w:rStyle w:val="FootnoteReference"/>
        </w:rPr>
        <w:footnoteRef/>
      </w:r>
      <w:r>
        <w:t xml:space="preserve"> [JS] Coptic has “chorus” in place of “dance”</w:t>
      </w:r>
    </w:p>
  </w:footnote>
  <w:footnote w:id="822">
    <w:p w14:paraId="3F01F63D" w14:textId="7FB71CE4" w:rsidR="00B102EF" w:rsidRDefault="00B102EF" w:rsidP="00FB1741">
      <w:pPr>
        <w:pStyle w:val="footnote"/>
      </w:pPr>
      <w:r>
        <w:rPr>
          <w:rStyle w:val="FootnoteReference"/>
        </w:rPr>
        <w:footnoteRef/>
      </w:r>
      <w:r>
        <w:t xml:space="preserve"> [JS] or “allophyle”, which means “foreigner”, but specificially in reference to Philistines.</w:t>
      </w:r>
    </w:p>
  </w:footnote>
  <w:footnote w:id="823">
    <w:p w14:paraId="206912E7" w14:textId="77777777" w:rsidR="00B102EF" w:rsidRDefault="00B102E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4">
    <w:p w14:paraId="7A06DB04" w14:textId="77777777" w:rsidR="00B102EF" w:rsidRDefault="00B102E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690DC348" w14:textId="77777777" w:rsidR="00B102EF" w:rsidRDefault="00B102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6">
    <w:p w14:paraId="50098A0E" w14:textId="77777777" w:rsidR="00B102EF" w:rsidRDefault="00B102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7">
    <w:p w14:paraId="19022051" w14:textId="77777777" w:rsidR="00B102EF" w:rsidRDefault="00B102E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8">
    <w:p w14:paraId="3DC9334B" w14:textId="77777777" w:rsidR="00B102EF" w:rsidRDefault="00B102E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29">
    <w:p w14:paraId="6AC1A98C" w14:textId="77777777" w:rsidR="00B102EF" w:rsidRPr="00260CA9" w:rsidRDefault="00B102E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0">
    <w:p w14:paraId="22924FE1" w14:textId="77777777" w:rsidR="00B102EF" w:rsidRDefault="00B102EF" w:rsidP="006869EE">
      <w:pPr>
        <w:pStyle w:val="footnote"/>
      </w:pPr>
      <w:r>
        <w:rPr>
          <w:rStyle w:val="FootnoteReference"/>
        </w:rPr>
        <w:footnoteRef/>
      </w:r>
      <w:r>
        <w:t xml:space="preserve"> Literally “hegoumens”, as the monastic and priestly orders have been thoroughly confused.</w:t>
      </w:r>
    </w:p>
  </w:footnote>
  <w:footnote w:id="831">
    <w:p w14:paraId="620F336B" w14:textId="77777777" w:rsidR="00B102EF" w:rsidRDefault="00B102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2">
    <w:p w14:paraId="7C34710D" w14:textId="77777777" w:rsidR="00B102EF" w:rsidRDefault="00B102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3">
    <w:p w14:paraId="02E1F01F" w14:textId="77777777" w:rsidR="00B102EF" w:rsidRDefault="00B102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4">
    <w:p w14:paraId="30C5740F" w14:textId="77777777" w:rsidR="00B102EF" w:rsidRDefault="00B102E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5">
    <w:p w14:paraId="22023008" w14:textId="77777777" w:rsidR="00B102EF" w:rsidRPr="00B021F8" w:rsidRDefault="00B102E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36">
    <w:p w14:paraId="48F95F73" w14:textId="77777777" w:rsidR="00B102EF" w:rsidRDefault="00B102EF" w:rsidP="006869EE">
      <w:pPr>
        <w:pStyle w:val="footnote"/>
      </w:pPr>
      <w:r>
        <w:rPr>
          <w:rStyle w:val="FootnoteReference"/>
        </w:rPr>
        <w:footnoteRef/>
      </w:r>
      <w:r>
        <w:t xml:space="preserve"> Originally, this litany belonged to the Deacon, not the Presbyter. However, it has shifted given the rarity of that order.</w:t>
      </w:r>
    </w:p>
  </w:footnote>
  <w:footnote w:id="837">
    <w:p w14:paraId="2C6CD715" w14:textId="77777777" w:rsidR="00B102EF" w:rsidRDefault="00B102EF">
      <w:pPr>
        <w:pStyle w:val="FootnoteText"/>
      </w:pPr>
      <w:r>
        <w:rPr>
          <w:rStyle w:val="FootnoteReference"/>
        </w:rPr>
        <w:footnoteRef/>
      </w:r>
      <w:r>
        <w:t xml:space="preserve"> Acts 7:60</w:t>
      </w:r>
    </w:p>
  </w:footnote>
  <w:footnote w:id="838">
    <w:p w14:paraId="66841CA4" w14:textId="77777777" w:rsidR="00B102EF" w:rsidRDefault="00B102EF"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B102EF" w:rsidRDefault="00B102EF"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B102EF" w:rsidRDefault="00B102EF">
      <w:pPr>
        <w:pStyle w:val="footnote"/>
        <w:rPr>
          <w:ins w:id="1110" w:author="Brett Slote" w:date="2011-07-21T19:13:00Z"/>
        </w:rPr>
        <w:pPrChange w:id="1111" w:author="Brett Slote" w:date="2011-07-21T20:05:00Z">
          <w:pPr>
            <w:pStyle w:val="FootnoteText"/>
          </w:pPr>
        </w:pPrChange>
      </w:pPr>
      <w:ins w:id="1112" w:author="Brett Slote" w:date="2011-07-21T19:13:00Z">
        <w:r>
          <w:rPr>
            <w:rStyle w:val="FootnoteReference"/>
          </w:rPr>
          <w:footnoteRef/>
        </w:r>
        <w:r>
          <w:t xml:space="preserve"> Numbers 12:7-8</w:t>
        </w:r>
      </w:ins>
    </w:p>
  </w:footnote>
  <w:footnote w:id="841">
    <w:p w14:paraId="7099EBEB" w14:textId="77777777" w:rsidR="00B102EF" w:rsidRDefault="00B102EF">
      <w:pPr>
        <w:pStyle w:val="footnote"/>
        <w:rPr>
          <w:ins w:id="1113" w:author="Brett Slote" w:date="2011-07-21T19:13:00Z"/>
        </w:rPr>
        <w:pPrChange w:id="1114" w:author="Brett Slote" w:date="2011-07-21T20:05:00Z">
          <w:pPr>
            <w:pStyle w:val="FootnoteText"/>
          </w:pPr>
        </w:pPrChange>
      </w:pPr>
      <w:ins w:id="1115" w:author="Brett Slote" w:date="2011-07-21T19:13:00Z">
        <w:r>
          <w:rPr>
            <w:rStyle w:val="FootnoteReference"/>
          </w:rPr>
          <w:footnoteRef/>
        </w:r>
        <w:r>
          <w:t xml:space="preserve"> Exodus 28:1</w:t>
        </w:r>
      </w:ins>
    </w:p>
  </w:footnote>
  <w:footnote w:id="842">
    <w:p w14:paraId="5BFC95F9" w14:textId="77777777" w:rsidR="00B102EF" w:rsidRDefault="00B102EF">
      <w:pPr>
        <w:pStyle w:val="footnote"/>
        <w:rPr>
          <w:ins w:id="1116" w:author="Brett Slote" w:date="2011-07-21T19:13:00Z"/>
        </w:rPr>
        <w:pPrChange w:id="1117" w:author="Brett Slote" w:date="2011-07-21T20:05:00Z">
          <w:pPr>
            <w:pStyle w:val="FootnoteText"/>
          </w:pPr>
        </w:pPrChange>
      </w:pPr>
      <w:ins w:id="1118" w:author="Brett Slote" w:date="2011-07-21T19:13:00Z">
        <w:r>
          <w:rPr>
            <w:rStyle w:val="FootnoteReference"/>
          </w:rPr>
          <w:footnoteRef/>
        </w:r>
        <w:r>
          <w:t xml:space="preserve"> Matthew 16:18</w:t>
        </w:r>
      </w:ins>
    </w:p>
  </w:footnote>
  <w:footnote w:id="843">
    <w:p w14:paraId="04125830" w14:textId="77777777" w:rsidR="00B102EF" w:rsidRDefault="00B102EF">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Psalms 110:4, Hebrews 5:6,10</w:t>
        </w:r>
      </w:ins>
    </w:p>
  </w:footnote>
  <w:footnote w:id="844">
    <w:p w14:paraId="4ECDDE09" w14:textId="77777777" w:rsidR="00B102EF" w:rsidRDefault="00B102E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B102EF" w:rsidRDefault="00B102E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B102EF" w:rsidRDefault="00B102EF" w:rsidP="00C0205C">
      <w:pPr>
        <w:pStyle w:val="footnote"/>
      </w:pPr>
      <w:r>
        <w:rPr>
          <w:rStyle w:val="FootnoteReference"/>
          <w:rFonts w:eastAsiaTheme="majorEastAsia"/>
        </w:rPr>
        <w:footnoteRef/>
      </w:r>
      <w:r>
        <w:t xml:space="preserve"> Ps 72:10</w:t>
      </w:r>
    </w:p>
  </w:footnote>
  <w:footnote w:id="847">
    <w:p w14:paraId="73200F36" w14:textId="77777777" w:rsidR="00B102EF" w:rsidRDefault="00B102EF">
      <w:pPr>
        <w:pStyle w:val="FootnoteText"/>
      </w:pPr>
      <w:r>
        <w:rPr>
          <w:rStyle w:val="FootnoteReference"/>
        </w:rPr>
        <w:footnoteRef/>
      </w:r>
      <w:r>
        <w:t xml:space="preserve"> Pope Dioscorus can but substituted here to use this doxology on his feast.</w:t>
      </w:r>
    </w:p>
  </w:footnote>
  <w:footnote w:id="848">
    <w:p w14:paraId="2FF46E46" w14:textId="77777777" w:rsidR="00B102EF" w:rsidRDefault="00B102EF" w:rsidP="003D4209">
      <w:pPr>
        <w:pStyle w:val="footnote"/>
      </w:pPr>
      <w:r>
        <w:rPr>
          <w:rStyle w:val="FootnoteReference"/>
        </w:rPr>
        <w:footnoteRef/>
      </w:r>
      <w:r>
        <w:t xml:space="preserve"> Dan 12:3</w:t>
      </w:r>
    </w:p>
  </w:footnote>
  <w:footnote w:id="849">
    <w:p w14:paraId="4F373D62" w14:textId="77777777" w:rsidR="00B102EF" w:rsidRDefault="00B102EF"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B102EF" w:rsidRDefault="00B102EF"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B102EF" w:rsidRDefault="00B102EF">
      <w:pPr>
        <w:pStyle w:val="FootnoteText"/>
      </w:pPr>
      <w:r>
        <w:rPr>
          <w:rStyle w:val="FootnoteReference"/>
        </w:rPr>
        <w:footnoteRef/>
      </w:r>
      <w:r>
        <w:t xml:space="preserve"> Rev 4:6</w:t>
      </w:r>
    </w:p>
  </w:footnote>
  <w:footnote w:id="852">
    <w:p w14:paraId="474C3AF6" w14:textId="77777777" w:rsidR="00B102EF" w:rsidRDefault="00B102EF" w:rsidP="00104A9B">
      <w:pPr>
        <w:pStyle w:val="FootnoteText"/>
        <w:rPr>
          <w:ins w:id="1222" w:author="Brett Slote" w:date="2011-07-19T15:43:00Z"/>
        </w:rPr>
      </w:pPr>
      <w:ins w:id="1223" w:author="Brett Slote" w:date="2011-07-19T15:43:00Z">
        <w:r>
          <w:rPr>
            <w:rStyle w:val="FootnoteReference"/>
          </w:rPr>
          <w:footnoteRef/>
        </w:r>
        <w:r>
          <w:t xml:space="preserve"> or supplications/intercessions</w:t>
        </w:r>
      </w:ins>
    </w:p>
  </w:footnote>
  <w:footnote w:id="853">
    <w:p w14:paraId="527ECCCD" w14:textId="77777777" w:rsidR="00B102EF" w:rsidRDefault="00B102EF">
      <w:pPr>
        <w:pStyle w:val="footnote"/>
        <w:rPr>
          <w:ins w:id="1224" w:author="Brett Slote" w:date="2011-07-19T15:43:00Z"/>
        </w:rPr>
        <w:pPrChange w:id="1225" w:author="Brett Slote" w:date="2011-07-21T19:56:00Z">
          <w:pPr>
            <w:pStyle w:val="FootnoteText"/>
          </w:pPr>
        </w:pPrChange>
      </w:pPr>
      <w:ins w:id="1226"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B102EF" w:rsidRDefault="00B102EF">
      <w:pPr>
        <w:pStyle w:val="footnote"/>
        <w:rPr>
          <w:ins w:id="1227" w:author="Brett Slote" w:date="2011-07-19T15:43:00Z"/>
          <w:rFonts w:ascii="Antonious" w:hAnsi="Antonious" w:cs="Antonious"/>
        </w:rPr>
        <w:pPrChange w:id="1228" w:author="Brett Slote" w:date="2011-07-21T19:56:00Z">
          <w:pPr>
            <w:widowControl w:val="0"/>
            <w:autoSpaceDE w:val="0"/>
            <w:autoSpaceDN w:val="0"/>
            <w:adjustRightInd w:val="0"/>
          </w:pPr>
        </w:pPrChange>
      </w:pPr>
      <w:ins w:id="122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B102EF" w:rsidRDefault="00B102E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B102EF" w:rsidRDefault="00B102EF">
      <w:pPr>
        <w:pStyle w:val="FootnoteText"/>
      </w:pPr>
      <w:r>
        <w:rPr>
          <w:rStyle w:val="FootnoteReference"/>
        </w:rPr>
        <w:footnoteRef/>
      </w:r>
      <w:r>
        <w:t xml:space="preserve"> Rev 4:4</w:t>
      </w:r>
    </w:p>
  </w:footnote>
  <w:footnote w:id="857">
    <w:p w14:paraId="70D69B5E" w14:textId="77777777" w:rsidR="00B102EF" w:rsidRDefault="00B102EF">
      <w:pPr>
        <w:pStyle w:val="FootnoteText"/>
      </w:pPr>
      <w:r>
        <w:rPr>
          <w:rStyle w:val="FootnoteReference"/>
        </w:rPr>
        <w:footnoteRef/>
      </w:r>
      <w:r>
        <w:t xml:space="preserve"> Rev 5:8</w:t>
      </w:r>
    </w:p>
  </w:footnote>
  <w:footnote w:id="858">
    <w:p w14:paraId="741347AD" w14:textId="77777777" w:rsidR="00B102EF" w:rsidRDefault="00B102EF">
      <w:pPr>
        <w:pStyle w:val="footnote"/>
        <w:rPr>
          <w:ins w:id="1253" w:author="Brett Slote" w:date="2011-07-19T18:33:00Z"/>
        </w:rPr>
        <w:pPrChange w:id="1254" w:author="Brett Slote" w:date="2011-07-21T19:58:00Z">
          <w:pPr>
            <w:pStyle w:val="FootnoteText"/>
          </w:pPr>
        </w:pPrChange>
      </w:pPr>
      <w:ins w:id="1255" w:author="Brett Slote" w:date="2011-07-19T18:33:00Z">
        <w:r w:rsidRPr="00C96A85">
          <w:rPr>
            <w:rStyle w:val="FootnoteReference"/>
            <w:vertAlign w:val="baseline"/>
          </w:rPr>
          <w:footnoteRef/>
        </w:r>
        <w:r w:rsidRPr="00C96A85">
          <w:t xml:space="preserve"> Ephesians 6:11</w:t>
        </w:r>
      </w:ins>
      <w:r>
        <w:t xml:space="preserve"> </w:t>
      </w:r>
      <w:ins w:id="1256" w:author="Brett Slote" w:date="2011-07-19T18:33:00Z">
        <w:r w:rsidRPr="00C96A85">
          <w:t>(Literally: “all the girding”)</w:t>
        </w:r>
      </w:ins>
    </w:p>
  </w:footnote>
  <w:footnote w:id="859">
    <w:p w14:paraId="22B1B2A8" w14:textId="77777777" w:rsidR="00B102EF" w:rsidRDefault="00B102EF">
      <w:pPr>
        <w:pStyle w:val="footnote"/>
        <w:rPr>
          <w:ins w:id="1259" w:author="Brett Slote" w:date="2011-07-19T18:34:00Z"/>
        </w:rPr>
        <w:pPrChange w:id="1260" w:author="Brett Slote" w:date="2011-07-21T19:58:00Z">
          <w:pPr>
            <w:pStyle w:val="FootnoteText"/>
          </w:pPr>
        </w:pPrChange>
      </w:pPr>
      <w:ins w:id="1261" w:author="Brett Slote" w:date="2011-07-19T18:34:00Z">
        <w:r>
          <w:rPr>
            <w:rStyle w:val="FootnoteReference"/>
          </w:rPr>
          <w:footnoteRef/>
        </w:r>
        <w:r>
          <w:t xml:space="preserve"> Col 3:1</w:t>
        </w:r>
      </w:ins>
    </w:p>
  </w:footnote>
  <w:footnote w:id="860">
    <w:p w14:paraId="515A7079" w14:textId="77777777" w:rsidR="00B102EF" w:rsidRDefault="00B102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B102EF" w:rsidRDefault="00B102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B102EF" w:rsidRDefault="00B102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B102EF" w:rsidRDefault="00B102E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B102EF" w:rsidRDefault="00B102E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B102EF" w:rsidRPr="00A20ACC" w:rsidRDefault="00B102EF">
      <w:pPr>
        <w:pStyle w:val="footnote"/>
        <w:rPr>
          <w:ins w:id="1304" w:author="Brett Slote" w:date="2011-07-21T18:59:00Z"/>
          <w:color w:val="FF0000"/>
          <w:rPrChange w:id="1305" w:author="Brett Slote" w:date="2011-07-21T20:03:00Z">
            <w:rPr>
              <w:ins w:id="1306" w:author="Brett Slote" w:date="2011-07-21T18:59:00Z"/>
            </w:rPr>
          </w:rPrChange>
        </w:rPr>
        <w:pPrChange w:id="1307" w:author="Brett Slote" w:date="2011-07-21T20:03:00Z">
          <w:pPr>
            <w:pStyle w:val="FootnoteText"/>
          </w:pPr>
        </w:pPrChange>
      </w:pPr>
      <w:ins w:id="1308" w:author="Brett Slote" w:date="2011-07-21T18:59:00Z">
        <w:r w:rsidRPr="003A78C2">
          <w:rPr>
            <w:rStyle w:val="FootnoteReference"/>
            <w:color w:val="FF0000"/>
            <w:rPrChange w:id="1309" w:author="Brett Slote" w:date="2011-07-21T20:03:00Z">
              <w:rPr>
                <w:rStyle w:val="FootnoteReference"/>
              </w:rPr>
            </w:rPrChange>
          </w:rPr>
          <w:footnoteRef/>
        </w:r>
        <w:r w:rsidRPr="003A78C2">
          <w:rPr>
            <w:color w:val="FF0000"/>
            <w:rPrChange w:id="1310"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B102EF" w:rsidRDefault="00B102EF">
      <w:pPr>
        <w:pStyle w:val="footnote"/>
        <w:rPr>
          <w:ins w:id="1311" w:author="Brett Slote" w:date="2011-07-21T19:00:00Z"/>
        </w:rPr>
        <w:pPrChange w:id="1312" w:author="Brett Slote" w:date="2011-07-21T20:03:00Z">
          <w:pPr>
            <w:pStyle w:val="FootnoteText"/>
          </w:pPr>
        </w:pPrChange>
      </w:pPr>
      <w:ins w:id="1313" w:author="Brett Slote" w:date="2011-07-21T19:00:00Z">
        <w:r>
          <w:rPr>
            <w:rStyle w:val="FootnoteReference"/>
          </w:rPr>
          <w:footnoteRef/>
        </w:r>
        <w:r>
          <w:t xml:space="preserve"> Need to do some research into the name of this man in English</w:t>
        </w:r>
      </w:ins>
    </w:p>
  </w:footnote>
  <w:footnote w:id="867">
    <w:p w14:paraId="4DD173AD" w14:textId="50F9B05A" w:rsidR="00B102EF" w:rsidRDefault="00B102EF"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B102EF" w:rsidRDefault="00B102E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B102EF" w:rsidRDefault="00B102EF" w:rsidP="00073003">
      <w:pPr>
        <w:pStyle w:val="footnote"/>
      </w:pPr>
      <w:r>
        <w:rPr>
          <w:rStyle w:val="FootnoteReference"/>
        </w:rPr>
        <w:footnoteRef/>
      </w:r>
      <w:r>
        <w:t xml:space="preserve"> Revelation 7:2</w:t>
      </w:r>
    </w:p>
  </w:footnote>
  <w:footnote w:id="870">
    <w:p w14:paraId="047C672B" w14:textId="77777777" w:rsidR="00B102EF" w:rsidRDefault="00B102EF" w:rsidP="00073003">
      <w:pPr>
        <w:pStyle w:val="footnote"/>
      </w:pPr>
      <w:r>
        <w:rPr>
          <w:rStyle w:val="FootnoteReference"/>
        </w:rPr>
        <w:footnoteRef/>
      </w:r>
      <w:r>
        <w:t xml:space="preserve"> Revelation 7:3</w:t>
      </w:r>
    </w:p>
  </w:footnote>
  <w:footnote w:id="871">
    <w:p w14:paraId="338E8815" w14:textId="77777777" w:rsidR="00B102EF" w:rsidRDefault="00B102E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B102EF" w:rsidRDefault="00B102EF" w:rsidP="00BC160E">
      <w:pPr>
        <w:pStyle w:val="footnote"/>
      </w:pPr>
      <w:r>
        <w:rPr>
          <w:rStyle w:val="FootnoteReference"/>
        </w:rPr>
        <w:footnoteRef/>
      </w:r>
      <w:r>
        <w:t xml:space="preserve"> John 13:25</w:t>
      </w:r>
    </w:p>
  </w:footnote>
  <w:footnote w:id="873">
    <w:p w14:paraId="795EE333" w14:textId="77777777" w:rsidR="00B102EF" w:rsidRDefault="00B102EF" w:rsidP="00B53E05">
      <w:pPr>
        <w:pStyle w:val="footnote"/>
      </w:pPr>
      <w:r>
        <w:rPr>
          <w:rStyle w:val="FootnoteReference"/>
        </w:rPr>
        <w:footnoteRef/>
      </w:r>
      <w:r>
        <w:t xml:space="preserve"> Normally reserved for the Theotokos.</w:t>
      </w:r>
    </w:p>
  </w:footnote>
  <w:footnote w:id="874">
    <w:p w14:paraId="483F0E8B" w14:textId="77777777" w:rsidR="00B102EF" w:rsidRDefault="00B102EF" w:rsidP="00B53E05">
      <w:pPr>
        <w:pStyle w:val="footnote"/>
      </w:pPr>
      <w:r>
        <w:rPr>
          <w:rStyle w:val="FootnoteReference"/>
        </w:rPr>
        <w:footnoteRef/>
      </w:r>
      <w:r>
        <w:t xml:space="preserve"> The law of righteousness, not the Law of the Old Covenant.</w:t>
      </w:r>
    </w:p>
  </w:footnote>
  <w:footnote w:id="875">
    <w:p w14:paraId="361DBD71" w14:textId="77777777" w:rsidR="00B102EF" w:rsidRDefault="00B102EF" w:rsidP="00662600">
      <w:pPr>
        <w:pStyle w:val="footnote"/>
      </w:pPr>
      <w:r>
        <w:rPr>
          <w:rStyle w:val="FootnoteReference"/>
        </w:rPr>
        <w:footnoteRef/>
      </w:r>
      <w:r>
        <w:t xml:space="preserve"> Or image</w:t>
      </w:r>
    </w:p>
  </w:footnote>
  <w:footnote w:id="876">
    <w:p w14:paraId="2DF974D0" w14:textId="77777777" w:rsidR="00B102EF" w:rsidRDefault="00B102EF">
      <w:pPr>
        <w:pStyle w:val="footnote"/>
        <w:rPr>
          <w:ins w:id="1414" w:author="Brett Slote" w:date="2011-07-21T18:57:00Z"/>
        </w:rPr>
        <w:pPrChange w:id="1415" w:author="Brett Slote" w:date="2011-07-21T20:03:00Z">
          <w:pPr>
            <w:pStyle w:val="FootnoteText"/>
          </w:pPr>
        </w:pPrChange>
      </w:pPr>
      <w:ins w:id="1416" w:author="Brett Slote" w:date="2011-07-21T18:57:00Z">
        <w:r>
          <w:rPr>
            <w:rStyle w:val="FootnoteReference"/>
          </w:rPr>
          <w:footnoteRef/>
        </w:r>
        <w:r>
          <w:t xml:space="preserve"> Colossians 3:14</w:t>
        </w:r>
      </w:ins>
    </w:p>
  </w:footnote>
  <w:footnote w:id="877">
    <w:p w14:paraId="56032475" w14:textId="77777777" w:rsidR="00B102EF" w:rsidRDefault="00B102EF" w:rsidP="00E22010">
      <w:pPr>
        <w:pStyle w:val="footnote"/>
      </w:pPr>
      <w:r>
        <w:rPr>
          <w:rStyle w:val="FootnoteReference"/>
        </w:rPr>
        <w:footnoteRef/>
      </w:r>
      <w:r>
        <w:t xml:space="preserve"> 2 Tim 4:7</w:t>
      </w:r>
    </w:p>
  </w:footnote>
  <w:footnote w:id="878">
    <w:p w14:paraId="519A6EA0" w14:textId="77777777" w:rsidR="00B102EF" w:rsidRDefault="00B102EF" w:rsidP="00E22010">
      <w:pPr>
        <w:pStyle w:val="footnote"/>
      </w:pPr>
      <w:r>
        <w:rPr>
          <w:rStyle w:val="FootnoteReference"/>
        </w:rPr>
        <w:footnoteRef/>
      </w:r>
      <w:r>
        <w:t xml:space="preserve"> 2 Tim 4:8</w:t>
      </w:r>
    </w:p>
  </w:footnote>
  <w:footnote w:id="879">
    <w:p w14:paraId="2C92CCF6" w14:textId="77777777" w:rsidR="00B102EF" w:rsidRDefault="00B102EF"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B102EF" w:rsidRDefault="00B102E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B102EF" w:rsidRDefault="00B102EF">
      <w:pPr>
        <w:pStyle w:val="footnote"/>
        <w:rPr>
          <w:ins w:id="1479" w:author="Brett Slote" w:date="2011-07-21T18:45:00Z"/>
        </w:rPr>
        <w:pPrChange w:id="1480" w:author="Brett Slote" w:date="2011-07-21T20:01:00Z">
          <w:pPr>
            <w:pStyle w:val="FootnoteText"/>
          </w:pPr>
        </w:pPrChange>
      </w:pPr>
      <w:ins w:id="1481" w:author="Brett Slote" w:date="2011-07-21T18:45:00Z">
        <w:r>
          <w:rPr>
            <w:rStyle w:val="FootnoteReference"/>
          </w:rPr>
          <w:footnoteRef/>
        </w:r>
        <w:r>
          <w:t xml:space="preserve"> Daniel 12:3</w:t>
        </w:r>
      </w:ins>
    </w:p>
  </w:footnote>
  <w:footnote w:id="882">
    <w:p w14:paraId="7155AD88" w14:textId="77777777" w:rsidR="00B102EF" w:rsidRDefault="00B102EF">
      <w:pPr>
        <w:pStyle w:val="footnote"/>
        <w:rPr>
          <w:ins w:id="1482" w:author="Brett Slote" w:date="2011-07-21T18:46:00Z"/>
        </w:rPr>
        <w:pPrChange w:id="1483" w:author="Brett Slote" w:date="2011-07-21T20:01:00Z">
          <w:pPr>
            <w:pStyle w:val="FootnoteText"/>
          </w:pPr>
        </w:pPrChange>
      </w:pPr>
      <w:ins w:id="1484" w:author="Brett Slote" w:date="2011-07-21T18:46:00Z">
        <w:r>
          <w:rPr>
            <w:rStyle w:val="FootnoteReference"/>
          </w:rPr>
          <w:footnoteRef/>
        </w:r>
        <w:r>
          <w:t xml:space="preserve"> Literally: all you monastic folk</w:t>
        </w:r>
      </w:ins>
    </w:p>
  </w:footnote>
  <w:footnote w:id="883">
    <w:p w14:paraId="7EEF391B" w14:textId="77777777" w:rsidR="00B102EF" w:rsidRDefault="00B102EF">
      <w:pPr>
        <w:pStyle w:val="FootnoteText"/>
      </w:pPr>
      <w:r>
        <w:rPr>
          <w:rStyle w:val="FootnoteReference"/>
        </w:rPr>
        <w:footnoteRef/>
      </w:r>
      <w:r>
        <w:t xml:space="preserve"> Published by Abouna Matta El-Maskeen of St. Macarius’ Monastery.</w:t>
      </w:r>
    </w:p>
  </w:footnote>
  <w:footnote w:id="884">
    <w:p w14:paraId="6BC2BFA9" w14:textId="77777777" w:rsidR="00B102EF" w:rsidRDefault="00B102E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B102EF" w:rsidRDefault="00B102EF" w:rsidP="00670C79">
      <w:pPr>
        <w:pStyle w:val="footnote"/>
      </w:pPr>
      <w:r>
        <w:rPr>
          <w:rStyle w:val="FootnoteReference"/>
        </w:rPr>
        <w:footnoteRef/>
      </w:r>
      <w:r>
        <w:t xml:space="preserve"> Modern day Ethiopia and Eritrea.</w:t>
      </w:r>
    </w:p>
  </w:footnote>
  <w:footnote w:id="886">
    <w:p w14:paraId="46D5577E" w14:textId="77777777" w:rsidR="00B102EF" w:rsidRDefault="00B102EF"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B102EF" w:rsidRDefault="00B102EF" w:rsidP="00BD2B3F">
      <w:pPr>
        <w:pStyle w:val="footnote"/>
      </w:pPr>
      <w:r>
        <w:rPr>
          <w:rStyle w:val="FootnoteReference"/>
        </w:rPr>
        <w:footnoteRef/>
      </w:r>
      <w:r>
        <w:t xml:space="preserve"> Adapted from the hymn of St. Severus of Antioch, in 2015 in English.</w:t>
      </w:r>
    </w:p>
  </w:footnote>
  <w:footnote w:id="888">
    <w:p w14:paraId="018A465B" w14:textId="77777777" w:rsidR="00B102EF" w:rsidRDefault="00B102EF">
      <w:pPr>
        <w:pStyle w:val="footnote"/>
        <w:rPr>
          <w:ins w:id="1570" w:author="Brett Slote" w:date="2011-07-21T19:11:00Z"/>
        </w:rPr>
        <w:pPrChange w:id="1571" w:author="Brett Slote" w:date="2011-07-21T20:05:00Z">
          <w:pPr>
            <w:pStyle w:val="FootnoteText"/>
          </w:pPr>
        </w:pPrChange>
      </w:pPr>
      <w:ins w:id="1572" w:author="Brett Slote" w:date="2011-07-21T19:11:00Z">
        <w:r>
          <w:rPr>
            <w:rStyle w:val="FootnoteReference"/>
          </w:rPr>
          <w:footnoteRef/>
        </w:r>
        <w:r>
          <w:t xml:space="preserve"> Psalm 41:1</w:t>
        </w:r>
      </w:ins>
    </w:p>
  </w:footnote>
  <w:footnote w:id="889">
    <w:p w14:paraId="30B9D2C6" w14:textId="77777777" w:rsidR="00B102EF" w:rsidRDefault="00B102E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B102EF" w:rsidRDefault="00B102E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B102EF" w:rsidRDefault="00B102E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B102EF" w:rsidRDefault="00B102EF" w:rsidP="006D27E4">
      <w:pPr>
        <w:pStyle w:val="Footnote0"/>
      </w:pPr>
      <w:r>
        <w:rPr>
          <w:rStyle w:val="FootnoteReference"/>
        </w:rPr>
        <w:footnoteRef/>
      </w:r>
      <w:r>
        <w:t xml:space="preserve"> In modern day Libya</w:t>
      </w:r>
    </w:p>
  </w:footnote>
  <w:footnote w:id="893">
    <w:p w14:paraId="5E4AA7CE" w14:textId="77777777" w:rsidR="00B102EF" w:rsidRDefault="00B102EF">
      <w:pPr>
        <w:pStyle w:val="footnote"/>
        <w:rPr>
          <w:ins w:id="1597" w:author="Brett Slote" w:date="2011-07-21T18:49:00Z"/>
        </w:rPr>
        <w:pPrChange w:id="1598" w:author="Brett Slote" w:date="2011-07-21T20:02:00Z">
          <w:pPr>
            <w:pStyle w:val="FootnoteText"/>
          </w:pPr>
        </w:pPrChange>
      </w:pPr>
      <w:ins w:id="1599" w:author="Brett Slote" w:date="2011-07-21T18:49:00Z">
        <w:r>
          <w:rPr>
            <w:rStyle w:val="FootnoteReference"/>
          </w:rPr>
          <w:footnoteRef/>
        </w:r>
        <w:r>
          <w:t xml:space="preserve"> Note that </w:t>
        </w:r>
        <w:r w:rsidRPr="003A78C2">
          <w:rPr>
            <w:rFonts w:ascii="CS Avva Shenouda" w:hAnsi="CS Avva Shenouda"/>
            <w:rPrChange w:id="1600"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B102EF" w:rsidRDefault="00B102EF">
      <w:pPr>
        <w:pStyle w:val="footnote"/>
        <w:rPr>
          <w:ins w:id="1601" w:author="Brett Slote" w:date="2011-07-21T18:50:00Z"/>
        </w:rPr>
        <w:pPrChange w:id="1602" w:author="Brett Slote" w:date="2011-07-21T20:02:00Z">
          <w:pPr>
            <w:pStyle w:val="FootnoteText"/>
          </w:pPr>
        </w:pPrChange>
      </w:pPr>
      <w:ins w:id="1603" w:author="Brett Slote" w:date="2011-07-21T18:50:00Z">
        <w:r>
          <w:rPr>
            <w:rStyle w:val="FootnoteReference"/>
          </w:rPr>
          <w:footnoteRef/>
        </w:r>
        <w:r>
          <w:t xml:space="preserve"> US book has “travails of torment” – but it’s not possessive.</w:t>
        </w:r>
      </w:ins>
    </w:p>
  </w:footnote>
  <w:footnote w:id="895">
    <w:p w14:paraId="39517237" w14:textId="77777777" w:rsidR="00B102EF" w:rsidRDefault="00B102EF">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1 Peter 1:4</w:t>
        </w:r>
      </w:ins>
    </w:p>
  </w:footnote>
  <w:footnote w:id="896">
    <w:p w14:paraId="049774F0" w14:textId="77777777" w:rsidR="00B102EF" w:rsidRDefault="00B102EF"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B102EF" w:rsidRDefault="00B102EF" w:rsidP="00E77C68">
      <w:pPr>
        <w:pStyle w:val="footnote"/>
      </w:pPr>
      <w:r>
        <w:rPr>
          <w:rStyle w:val="FootnoteReference"/>
        </w:rPr>
        <w:footnoteRef/>
      </w:r>
      <w:r>
        <w:t xml:space="preserve"> This line is heretical.</w:t>
      </w:r>
    </w:p>
  </w:footnote>
  <w:footnote w:id="898">
    <w:p w14:paraId="2A005F90" w14:textId="77777777" w:rsidR="00B102EF" w:rsidRDefault="00B102EF">
      <w:pPr>
        <w:pStyle w:val="footnote"/>
        <w:rPr>
          <w:ins w:id="1641" w:author="Brett Slote" w:date="2011-07-21T18:55:00Z"/>
        </w:rPr>
        <w:pPrChange w:id="1642" w:author="Brett Slote" w:date="2011-07-21T20:02:00Z">
          <w:pPr>
            <w:pStyle w:val="FootnoteText"/>
          </w:pPr>
        </w:pPrChange>
      </w:pPr>
      <w:ins w:id="1643"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B102EF" w:rsidRDefault="00B102EF">
      <w:pPr>
        <w:pStyle w:val="footnote"/>
        <w:rPr>
          <w:ins w:id="1649" w:author="Brett Slote" w:date="2011-07-21T18:52:00Z"/>
        </w:rPr>
        <w:pPrChange w:id="1650" w:author="Brett Slote" w:date="2011-07-21T20:02:00Z">
          <w:pPr/>
        </w:pPrChange>
      </w:pPr>
      <w:ins w:id="1651"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B102EF" w:rsidRPr="00A20ACC" w:rsidRDefault="00B102EF">
      <w:pPr>
        <w:pStyle w:val="footnote"/>
        <w:rPr>
          <w:ins w:id="1652" w:author="Brett Slote" w:date="2011-07-21T18:52:00Z"/>
          <w:rFonts w:ascii="CS Avva Shenouda" w:hAnsi="CS Avva Shenouda"/>
          <w:color w:val="FF0000"/>
          <w:rPrChange w:id="1653" w:author="Brett Slote" w:date="2011-07-21T20:02:00Z">
            <w:rPr>
              <w:ins w:id="1654" w:author="Brett Slote" w:date="2011-07-21T18:52:00Z"/>
              <w:color w:val="FF0000"/>
            </w:rPr>
          </w:rPrChange>
        </w:rPr>
        <w:pPrChange w:id="1655" w:author="Brett Slote" w:date="2011-07-21T20:02:00Z">
          <w:pPr/>
        </w:pPrChange>
      </w:pPr>
      <w:ins w:id="1656" w:author="Brett Slote" w:date="2011-07-21T18:52:00Z">
        <w:r w:rsidRPr="00FB36D8">
          <w:rPr>
            <w:rStyle w:val="FootnoteReference"/>
            <w:vertAlign w:val="baseline"/>
          </w:rPr>
          <w:footnoteRef/>
        </w:r>
        <w:r w:rsidRPr="00FB36D8">
          <w:t xml:space="preserve"> </w:t>
        </w:r>
        <w:r w:rsidRPr="003A78C2">
          <w:rPr>
            <w:rPrChange w:id="1657" w:author="Brett Slote" w:date="2011-07-21T20:02:00Z">
              <w:rPr>
                <w:rFonts w:ascii="Antonious Normal" w:hAnsi="Antonious Normal"/>
                <w:color w:val="FF0000"/>
              </w:rPr>
            </w:rPrChange>
          </w:rPr>
          <w:t>qen hanhwd/ nem han'almoc</w:t>
        </w:r>
      </w:ins>
    </w:p>
  </w:footnote>
  <w:footnote w:id="901">
    <w:p w14:paraId="4AFC6896" w14:textId="77777777" w:rsidR="00B102EF" w:rsidRDefault="00B102EF">
      <w:pPr>
        <w:pStyle w:val="FootnoteText"/>
      </w:pPr>
      <w:r>
        <w:rPr>
          <w:rStyle w:val="FootnoteReference"/>
        </w:rPr>
        <w:footnoteRef/>
      </w:r>
      <w:r>
        <w:t xml:space="preserve"> Matthew 1:20</w:t>
      </w:r>
    </w:p>
  </w:footnote>
  <w:footnote w:id="902">
    <w:p w14:paraId="0E9CA519" w14:textId="77777777" w:rsidR="00B102EF" w:rsidRDefault="00B102EF" w:rsidP="00662A48">
      <w:pPr>
        <w:pStyle w:val="footnote"/>
      </w:pPr>
      <w:r>
        <w:rPr>
          <w:rStyle w:val="FootnoteReference"/>
          <w:rFonts w:eastAsiaTheme="majorEastAsia"/>
        </w:rPr>
        <w:footnoteRef/>
      </w:r>
      <w:r>
        <w:t xml:space="preserve"> All-holy</w:t>
      </w:r>
    </w:p>
  </w:footnote>
  <w:footnote w:id="903">
    <w:p w14:paraId="50451B0F" w14:textId="77777777" w:rsidR="00B102EF" w:rsidRDefault="00B102EF">
      <w:pPr>
        <w:pStyle w:val="footnote"/>
        <w:rPr>
          <w:ins w:id="1726" w:author="Brett Slote" w:date="2011-07-21T19:04:00Z"/>
        </w:rPr>
        <w:pPrChange w:id="1727" w:author="Brett Slote" w:date="2011-07-21T20:04:00Z">
          <w:pPr>
            <w:pStyle w:val="FootnoteText"/>
          </w:pPr>
        </w:pPrChange>
      </w:pPr>
      <w:ins w:id="1728" w:author="Brett Slote" w:date="2011-07-21T19:04:00Z">
        <w:r>
          <w:rPr>
            <w:rStyle w:val="FootnoteReference"/>
          </w:rPr>
          <w:footnoteRef/>
        </w:r>
        <w:r>
          <w:t xml:space="preserve"> literal is disregarded</w:t>
        </w:r>
      </w:ins>
    </w:p>
  </w:footnote>
  <w:footnote w:id="904">
    <w:p w14:paraId="062BDCC1" w14:textId="77777777" w:rsidR="00B102EF" w:rsidRDefault="00B102EF">
      <w:pPr>
        <w:pStyle w:val="FootnoteText"/>
      </w:pPr>
      <w:r>
        <w:rPr>
          <w:rStyle w:val="FootnoteReference"/>
        </w:rPr>
        <w:footnoteRef/>
      </w:r>
      <w:r>
        <w:t xml:space="preserve"> Ps 8:2</w:t>
      </w:r>
    </w:p>
  </w:footnote>
  <w:footnote w:id="905">
    <w:p w14:paraId="5BC08478" w14:textId="77777777" w:rsidR="00B102EF" w:rsidRPr="000C76BB" w:rsidRDefault="00B102E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B102EF" w:rsidRDefault="00B102EF">
      <w:pPr>
        <w:pStyle w:val="FootnoteText"/>
      </w:pPr>
      <w:r>
        <w:rPr>
          <w:rStyle w:val="FootnoteReference"/>
        </w:rPr>
        <w:footnoteRef/>
      </w:r>
      <w:r>
        <w:t xml:space="preserve"> Matthew 28:6</w:t>
      </w:r>
    </w:p>
  </w:footnote>
  <w:footnote w:id="907">
    <w:p w14:paraId="339855D2" w14:textId="77777777" w:rsidR="00B102EF" w:rsidRDefault="00B102EF">
      <w:pPr>
        <w:pStyle w:val="FootnoteText"/>
      </w:pPr>
      <w:r>
        <w:rPr>
          <w:rStyle w:val="FootnoteReference"/>
        </w:rPr>
        <w:footnoteRef/>
      </w:r>
      <w:r>
        <w:t xml:space="preserve"> Matthew 28:7,6</w:t>
      </w:r>
    </w:p>
  </w:footnote>
  <w:footnote w:id="908">
    <w:p w14:paraId="76212A49" w14:textId="77777777" w:rsidR="00B102EF" w:rsidRDefault="00B102EF">
      <w:pPr>
        <w:pStyle w:val="FootnoteText"/>
      </w:pPr>
      <w:r>
        <w:rPr>
          <w:rStyle w:val="FootnoteReference"/>
        </w:rPr>
        <w:footnoteRef/>
      </w:r>
      <w:r>
        <w:t xml:space="preserve"> Matthew 28:7</w:t>
      </w:r>
    </w:p>
  </w:footnote>
  <w:footnote w:id="909">
    <w:p w14:paraId="716019EB" w14:textId="77777777" w:rsidR="00B102EF" w:rsidRDefault="00B102EF">
      <w:pPr>
        <w:pStyle w:val="FootnoteText"/>
      </w:pPr>
      <w:r>
        <w:rPr>
          <w:rStyle w:val="FootnoteReference"/>
        </w:rPr>
        <w:footnoteRef/>
      </w:r>
      <w:r>
        <w:t xml:space="preserve"> John 20:27</w:t>
      </w:r>
    </w:p>
  </w:footnote>
  <w:footnote w:id="910">
    <w:p w14:paraId="0ECF3FB0" w14:textId="77777777" w:rsidR="00B102EF" w:rsidRDefault="00B102EF">
      <w:pPr>
        <w:pStyle w:val="FootnoteText"/>
      </w:pPr>
      <w:r>
        <w:rPr>
          <w:rStyle w:val="FootnoteReference"/>
        </w:rPr>
        <w:footnoteRef/>
      </w:r>
      <w:r>
        <w:t xml:space="preserve"> John 20:28</w:t>
      </w:r>
    </w:p>
  </w:footnote>
  <w:footnote w:id="911">
    <w:p w14:paraId="3FCB0B65" w14:textId="77777777" w:rsidR="00B102EF" w:rsidRDefault="00B102EF">
      <w:pPr>
        <w:pStyle w:val="FootnoteText"/>
      </w:pPr>
      <w:r>
        <w:rPr>
          <w:rStyle w:val="FootnoteReference"/>
        </w:rPr>
        <w:footnoteRef/>
      </w:r>
      <w:r>
        <w:t xml:space="preserve"> John 20:29</w:t>
      </w:r>
    </w:p>
  </w:footnote>
  <w:footnote w:id="912">
    <w:p w14:paraId="6B80EDF7" w14:textId="77777777" w:rsidR="00B102EF" w:rsidRDefault="00B102EF">
      <w:pPr>
        <w:pStyle w:val="FootnoteText"/>
      </w:pPr>
      <w:r>
        <w:rPr>
          <w:rStyle w:val="FootnoteReference"/>
        </w:rPr>
        <w:footnoteRef/>
      </w:r>
      <w:r>
        <w:t xml:space="preserve"> John 20:29</w:t>
      </w:r>
    </w:p>
  </w:footnote>
  <w:footnote w:id="913">
    <w:p w14:paraId="31D8885C" w14:textId="3AFC7B18" w:rsidR="00B102EF" w:rsidRDefault="00B102E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19DAA16" w:rsidR="00B102EF" w:rsidRPr="00E00D27" w:rsidRDefault="00B102E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3C5A">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102EF" w:rsidRPr="00E00D27" w:rsidRDefault="00B102E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102EF" w:rsidRPr="00E00D27" w:rsidRDefault="00B102EF" w:rsidP="00686912">
    <w:pPr>
      <w:pStyle w:val="Header"/>
      <w:jc w:val="center"/>
      <w:rPr>
        <w:sz w:val="20"/>
        <w:szCs w:val="20"/>
      </w:rPr>
    </w:pPr>
  </w:p>
  <w:p w14:paraId="022704DA" w14:textId="77777777" w:rsidR="00B102EF" w:rsidRPr="00686912" w:rsidRDefault="00B102E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B102EF" w:rsidRPr="00E00D27" w:rsidRDefault="00B102E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B102EF" w:rsidRPr="00E00D27" w:rsidRDefault="00B102E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B102EF" w:rsidRPr="00E00D27" w:rsidRDefault="00B102EF" w:rsidP="00686912">
    <w:pPr>
      <w:pStyle w:val="Header"/>
      <w:jc w:val="center"/>
      <w:rPr>
        <w:sz w:val="20"/>
        <w:szCs w:val="20"/>
      </w:rPr>
    </w:pPr>
  </w:p>
  <w:p w14:paraId="48CF3F9A" w14:textId="245E316D" w:rsidR="00B102EF" w:rsidRPr="00686912" w:rsidRDefault="00B102EF"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4CA1A22" w:rsidR="00B102EF" w:rsidRPr="00E00D27" w:rsidRDefault="00B102E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3C5A">
      <w:rPr>
        <w:noProof/>
        <w:sz w:val="20"/>
        <w:szCs w:val="20"/>
      </w:rPr>
      <w:t xml:space="preserve">The Ending </w:t>
    </w:r>
    <w:r w:rsidR="00143C5A" w:rsidRPr="00143C5A">
      <w:rPr>
        <w:rFonts w:cs="Garamond"/>
        <w:noProof/>
        <w:sz w:val="20"/>
        <w:szCs w:val="20"/>
      </w:rPr>
      <w:t>of</w:t>
    </w:r>
    <w:r w:rsidR="00143C5A">
      <w:rPr>
        <w:noProof/>
        <w:sz w:val="20"/>
        <w:szCs w:val="20"/>
      </w:rPr>
      <w:t xml:space="preserve"> the Batos Theotokias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E561A7E" w:rsidR="00B102EF" w:rsidRPr="00E00D27" w:rsidRDefault="00B102E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3C5A">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CAFA8EA" w:rsidR="00B102EF" w:rsidRPr="00E00D27" w:rsidRDefault="00B102E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3C5A">
      <w:rPr>
        <w:noProof/>
        <w:sz w:val="20"/>
        <w:szCs w:val="20"/>
      </w:rPr>
      <w:t>The Raising of Evening (or Morning) Incense</w:t>
    </w:r>
    <w:r w:rsidRPr="00E00D27">
      <w:rPr>
        <w:sz w:val="20"/>
        <w:szCs w:val="20"/>
      </w:rPr>
      <w:fldChar w:fldCharType="end"/>
    </w:r>
  </w:p>
  <w:p w14:paraId="1DAD4C8D" w14:textId="77777777" w:rsidR="00B102EF" w:rsidRPr="00686912" w:rsidRDefault="00B102E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102EF" w:rsidRPr="00686912" w:rsidRDefault="00B102E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B4182C3" w:rsidR="00B102EF" w:rsidRPr="00E00D27" w:rsidRDefault="00B102E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3C5A">
      <w:rPr>
        <w:noProof/>
        <w:sz w:val="20"/>
        <w:szCs w:val="20"/>
      </w:rPr>
      <w:t>PSALI BATOS AFTER THE THIRD CANTICLE</w:t>
    </w:r>
    <w:r w:rsidRPr="00E00D27">
      <w:rPr>
        <w:sz w:val="20"/>
        <w:szCs w:val="20"/>
      </w:rPr>
      <w:fldChar w:fldCharType="end"/>
    </w:r>
  </w:p>
  <w:p w14:paraId="7E9EFC1B" w14:textId="77777777" w:rsidR="00B102EF" w:rsidRPr="00686912" w:rsidRDefault="00B102E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None" w15:userId="Brett Slo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255A1-4F0D-49F6-B963-71C245F930E9}">
  <ds:schemaRefs>
    <ds:schemaRef ds:uri="http://schemas.openxmlformats.org/officeDocument/2006/bibliography"/>
  </ds:schemaRefs>
</ds:datastoreItem>
</file>

<file path=customXml/itemProps2.xml><?xml version="1.0" encoding="utf-8"?>
<ds:datastoreItem xmlns:ds="http://schemas.openxmlformats.org/officeDocument/2006/customXml" ds:itemID="{B39A9D5D-4298-45F9-84F3-64C547D645B3}">
  <ds:schemaRefs>
    <ds:schemaRef ds:uri="http://schemas.openxmlformats.org/officeDocument/2006/bibliography"/>
  </ds:schemaRefs>
</ds:datastoreItem>
</file>

<file path=customXml/itemProps3.xml><?xml version="1.0" encoding="utf-8"?>
<ds:datastoreItem xmlns:ds="http://schemas.openxmlformats.org/officeDocument/2006/customXml" ds:itemID="{006BBABA-02AF-4396-9C07-60F490B2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26370</TotalTime>
  <Pages>1</Pages>
  <Words>193517</Words>
  <Characters>1103053</Characters>
  <Application>Microsoft Office Word</Application>
  <DocSecurity>0</DocSecurity>
  <Lines>9192</Lines>
  <Paragraphs>2587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507</cp:revision>
  <cp:lastPrinted>2016-04-11T16:26:00Z</cp:lastPrinted>
  <dcterms:created xsi:type="dcterms:W3CDTF">2014-10-30T02:06:00Z</dcterms:created>
  <dcterms:modified xsi:type="dcterms:W3CDTF">2016-04-12T16:56:00Z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