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A97438">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A97438">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A97438">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A97438"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A97438"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bookmarkStart w:id="940" w:name="_GoBack"/>
      <w:bookmarkEnd w:id="940"/>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4"/>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lastRenderedPageBreak/>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8"/>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lastRenderedPageBreak/>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lastRenderedPageBreak/>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81"/>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lastRenderedPageBreak/>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7"/>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8"/>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 xml:space="preserve">9 The Lord’s rights are </w:t>
      </w:r>
      <w:proofErr w:type="gramStart"/>
      <w:r w:rsidRPr="00AB1781">
        <w:t>just,</w:t>
      </w:r>
      <w:proofErr w:type="gramEnd"/>
      <w:r w:rsidRPr="00AB1781">
        <w:t xml:space="preserve"> they rejoice the heart;</w:t>
      </w:r>
    </w:p>
    <w:p w14:paraId="15D8A5C2" w14:textId="77777777" w:rsidR="00CF35A1" w:rsidRPr="00AB1781" w:rsidRDefault="00CF35A1" w:rsidP="00CF35A1">
      <w:pPr>
        <w:pStyle w:val="EnglishHangEndNoCoptic"/>
      </w:pPr>
      <w:r w:rsidRPr="00AB1781">
        <w:tab/>
        <w:t xml:space="preserve">the Lord’s commandment is </w:t>
      </w:r>
      <w:proofErr w:type="gramStart"/>
      <w:r w:rsidRPr="00AB1781">
        <w:t>clear,</w:t>
      </w:r>
      <w:proofErr w:type="gramEnd"/>
      <w:r w:rsidRPr="00AB1781">
        <w:t xml:space="preserve"> it enlightens the eyes.</w:t>
      </w:r>
    </w:p>
    <w:p w14:paraId="335BBFDF" w14:textId="77777777" w:rsidR="00CF35A1" w:rsidRPr="00AB1781" w:rsidRDefault="00CF35A1" w:rsidP="00CF35A1">
      <w:pPr>
        <w:pStyle w:val="EnglishHangNoCoptic"/>
      </w:pPr>
      <w:r w:rsidRPr="00AB1781">
        <w:t xml:space="preserve">10 The fear of the Lord is </w:t>
      </w:r>
      <w:proofErr w:type="gramStart"/>
      <w:r w:rsidRPr="00AB1781">
        <w:t>pure,</w:t>
      </w:r>
      <w:proofErr w:type="gramEnd"/>
      <w:r w:rsidRPr="00AB1781">
        <w:t xml:space="preserv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lastRenderedPageBreak/>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9"/>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90"/>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9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lastRenderedPageBreak/>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2"/>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3"/>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4"/>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5"/>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6"/>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7"/>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proofErr w:type="gramStart"/>
      <w:r w:rsidR="00C104A1">
        <w:t>are</w:t>
      </w:r>
      <w:proofErr w:type="gramEnd"/>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8"/>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100"/>
      </w:r>
    </w:p>
    <w:p w14:paraId="1BC3A4D3" w14:textId="77777777" w:rsidR="00CF35A1" w:rsidRPr="00AB1781" w:rsidRDefault="00CF35A1" w:rsidP="00CF35A1">
      <w:pPr>
        <w:pStyle w:val="EnglishHangNoCoptic"/>
      </w:pPr>
      <w:r w:rsidRPr="00AB1781">
        <w:lastRenderedPageBreak/>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1"/>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2"/>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3"/>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lastRenderedPageBreak/>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4"/>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5"/>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6"/>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7"/>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7777777" w:rsidR="00CF35A1" w:rsidRPr="00CF35A1" w:rsidRDefault="00CF35A1" w:rsidP="00CF35A1">
      <w:pPr>
        <w:pStyle w:val="Rubric"/>
      </w:pPr>
      <w:r w:rsidRPr="00AB1781">
        <w:lastRenderedPageBreak/>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9"/>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1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lastRenderedPageBreak/>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11"/>
      </w:r>
      <w:r w:rsidRPr="00AB1781">
        <w:t xml:space="preserve"> His covenant and His laws.</w:t>
      </w:r>
      <w:r w:rsidRPr="00AB1781">
        <w:rPr>
          <w:rStyle w:val="FootnoteReference"/>
        </w:rPr>
        <w:footnoteReference w:id="112"/>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lastRenderedPageBreak/>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3"/>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4"/>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5"/>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7"/>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8"/>
      </w:r>
    </w:p>
    <w:p w14:paraId="4B35662F" w14:textId="77777777" w:rsidR="002D71F0" w:rsidRPr="00906079" w:rsidRDefault="00906079" w:rsidP="00BF0205">
      <w:pPr>
        <w:pStyle w:val="Heading4"/>
      </w:pPr>
      <w:bookmarkStart w:id="949" w:name="_Ref412026021"/>
      <w:r>
        <w:lastRenderedPageBreak/>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20"/>
      </w:r>
    </w:p>
    <w:p w14:paraId="15F471D3" w14:textId="77777777" w:rsidR="002D71F0" w:rsidRPr="00AB1781" w:rsidRDefault="002D71F0" w:rsidP="00906079">
      <w:pPr>
        <w:pStyle w:val="EnglishHangNoCoptic"/>
      </w:pPr>
      <w:r w:rsidRPr="00AB1781">
        <w:lastRenderedPageBreak/>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1"/>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lastRenderedPageBreak/>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2"/>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3"/>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lastRenderedPageBreak/>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5"/>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6"/>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7"/>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8"/>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lastRenderedPageBreak/>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3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1"/>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2"/>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lastRenderedPageBreak/>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lastRenderedPageBreak/>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3"/>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4"/>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5"/>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6"/>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7"/>
      </w:r>
      <w:r w:rsidRPr="00AB1781">
        <w:t xml:space="preserve"> my bones grew old</w:t>
      </w:r>
    </w:p>
    <w:p w14:paraId="4F97D849" w14:textId="77777777" w:rsidR="002D71F0" w:rsidRPr="00AB1781" w:rsidRDefault="002D71F0" w:rsidP="00906079">
      <w:pPr>
        <w:pStyle w:val="EnglishHangEndNoCoptic"/>
      </w:pPr>
      <w:r w:rsidRPr="00AB1781">
        <w:lastRenderedPageBreak/>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2" w:name="_Ref435438533"/>
      <w:r w:rsidRPr="00AB1781">
        <w:t>K</w:t>
      </w:r>
      <w:r>
        <w:t>athisma 5</w:t>
      </w:r>
      <w:bookmarkEnd w:id="952"/>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lastRenderedPageBreak/>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9"/>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40"/>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41"/>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3" w:name="_Ref412110815"/>
      <w:r>
        <w:t>Psalm</w:t>
      </w:r>
      <w:r w:rsidRPr="00AB1781">
        <w:t xml:space="preserve"> 33</w:t>
      </w:r>
      <w:r>
        <w:t>: I will bless the Lord at all times</w:t>
      </w:r>
      <w:bookmarkEnd w:id="953"/>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lastRenderedPageBreak/>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2"/>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3"/>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lastRenderedPageBreak/>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4"/>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lastRenderedPageBreak/>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5"/>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6"/>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7"/>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lastRenderedPageBreak/>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8"/>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lastRenderedPageBreak/>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9"/>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5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1"/>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2"/>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3"/>
      </w:r>
      <w:r w:rsidRPr="00AB1781">
        <w:t xml:space="preserve"> and be fed on its wealth.</w:t>
      </w:r>
      <w:r w:rsidRPr="00AB1781">
        <w:rPr>
          <w:rStyle w:val="FootnoteReference"/>
        </w:rPr>
        <w:footnoteReference w:id="154"/>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55"/>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6"/>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7"/>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8"/>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lastRenderedPageBreak/>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lastRenderedPageBreak/>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9"/>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60"/>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4" w:name="_Ref435438548"/>
      <w:r w:rsidRPr="00AB1781">
        <w:t>K</w:t>
      </w:r>
      <w:r>
        <w:t>athisma 6</w:t>
      </w:r>
      <w:bookmarkEnd w:id="954"/>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lastRenderedPageBreak/>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lastRenderedPageBreak/>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62"/>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3"/>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lastRenderedPageBreak/>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4"/>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5"/>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6"/>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7"/>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lastRenderedPageBreak/>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5" w:name="_Ref412110829"/>
      <w:r>
        <w:t>Psalm</w:t>
      </w:r>
      <w:r w:rsidR="00950468" w:rsidRPr="00AB1781">
        <w:t xml:space="preserve"> 40</w:t>
      </w:r>
      <w:r>
        <w:t>: Blessed is he who considers the poor and needy</w:t>
      </w:r>
      <w:bookmarkEnd w:id="955"/>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lastRenderedPageBreak/>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8"/>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9"/>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70"/>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71"/>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2"/>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lastRenderedPageBreak/>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6" w:name="_Ref412026139"/>
      <w:r>
        <w:t>Psalm</w:t>
      </w:r>
      <w:r w:rsidR="00950468" w:rsidRPr="00AB1781">
        <w:t xml:space="preserve"> 42</w:t>
      </w:r>
      <w:r>
        <w:t>: Judge me, O God, and defend my cause</w:t>
      </w:r>
      <w:bookmarkEnd w:id="956"/>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3"/>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lastRenderedPageBreak/>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4"/>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lastRenderedPageBreak/>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5"/>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6"/>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lastRenderedPageBreak/>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7" w:name="_Ref412110857"/>
      <w:r>
        <w:t>Psalm</w:t>
      </w:r>
      <w:r w:rsidR="00950468" w:rsidRPr="00AB1781">
        <w:t xml:space="preserve"> 44</w:t>
      </w:r>
      <w:r>
        <w:t>: My heart is bubbling over with a good word</w:t>
      </w:r>
      <w:bookmarkEnd w:id="957"/>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7"/>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8"/>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80"/>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lastRenderedPageBreak/>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1"/>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8" w:name="_Ref412110915"/>
      <w:r>
        <w:t>Psalm</w:t>
      </w:r>
      <w:r w:rsidR="00950468" w:rsidRPr="00AB1781">
        <w:t xml:space="preserve"> 45</w:t>
      </w:r>
      <w:r>
        <w:t>: Our God is our refuge and strength</w:t>
      </w:r>
      <w:bookmarkEnd w:id="958"/>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lastRenderedPageBreak/>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2"/>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3"/>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4"/>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5"/>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59" w:name="_Ref435990010"/>
      <w:r>
        <w:t>Kathisma 7</w:t>
      </w:r>
      <w:bookmarkEnd w:id="959"/>
    </w:p>
    <w:p w14:paraId="3F629085" w14:textId="77777777" w:rsidR="00A6346F" w:rsidRPr="00A6346F" w:rsidRDefault="00A6346F" w:rsidP="00BF0205">
      <w:pPr>
        <w:pStyle w:val="Heading4"/>
      </w:pPr>
      <w:bookmarkStart w:id="960" w:name="_Ref412110929"/>
      <w:r>
        <w:t>Psalm</w:t>
      </w:r>
      <w:r w:rsidRPr="00AB1781">
        <w:t xml:space="preserve"> 46</w:t>
      </w:r>
      <w:r>
        <w:t xml:space="preserve">: All </w:t>
      </w:r>
      <w:proofErr w:type="gramStart"/>
      <w:r>
        <w:t>you</w:t>
      </w:r>
      <w:proofErr w:type="gramEnd"/>
      <w:r>
        <w:t xml:space="preserve"> nations, clap your hands</w:t>
      </w:r>
      <w:bookmarkEnd w:id="960"/>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6"/>
      </w:r>
    </w:p>
    <w:p w14:paraId="5A8C9A95" w14:textId="77777777" w:rsidR="00A6346F" w:rsidRPr="00AB1781" w:rsidRDefault="00A6346F" w:rsidP="00A6346F">
      <w:pPr>
        <w:pStyle w:val="EnglishHangEndNoCoptic"/>
      </w:pPr>
      <w:r w:rsidRPr="00AB1781">
        <w:lastRenderedPageBreak/>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7"/>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8"/>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90"/>
      </w:r>
    </w:p>
    <w:p w14:paraId="7E028244" w14:textId="77777777" w:rsidR="00A6346F" w:rsidRPr="00AB1781" w:rsidRDefault="00A6346F" w:rsidP="00A6346F">
      <w:pPr>
        <w:pStyle w:val="EnglishHangNoCoptic"/>
      </w:pPr>
      <w:r w:rsidRPr="00AB1781">
        <w:lastRenderedPageBreak/>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1"/>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4"/>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5"/>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lastRenderedPageBreak/>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lastRenderedPageBreak/>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lastRenderedPageBreak/>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6"/>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1" w:name="_Ref411967565"/>
      <w:r>
        <w:t>Psalm</w:t>
      </w:r>
      <w:r w:rsidRPr="00AB1781">
        <w:t xml:space="preserve"> 50</w:t>
      </w:r>
      <w:r>
        <w:t xml:space="preserve">: Have mercy on me, O God, in </w:t>
      </w:r>
      <w:r w:rsidR="00E570CB">
        <w:t>Your</w:t>
      </w:r>
      <w:r>
        <w:t xml:space="preserve"> great mercy</w:t>
      </w:r>
      <w:bookmarkEnd w:id="961"/>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7"/>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8"/>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lastRenderedPageBreak/>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lastRenderedPageBreak/>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lastRenderedPageBreak/>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2" w:name="_Ref412111187"/>
      <w:r>
        <w:t>Psalm</w:t>
      </w:r>
      <w:r w:rsidR="00A6346F" w:rsidRPr="00AB1781">
        <w:t xml:space="preserve"> 53</w:t>
      </w:r>
      <w:r>
        <w:t xml:space="preserve">: O God, save me by </w:t>
      </w:r>
      <w:r w:rsidR="00E570CB">
        <w:t>Your</w:t>
      </w:r>
      <w:r>
        <w:t xml:space="preserve"> Name</w:t>
      </w:r>
      <w:bookmarkEnd w:id="962"/>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9"/>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0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1"/>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2"/>
      </w:r>
    </w:p>
    <w:p w14:paraId="24D7B281" w14:textId="77777777" w:rsidR="00A6346F" w:rsidRPr="00FD3FDA" w:rsidRDefault="00FD3FDA" w:rsidP="00BF0205">
      <w:pPr>
        <w:pStyle w:val="Heading4"/>
      </w:pPr>
      <w:r>
        <w:lastRenderedPageBreak/>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3"/>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lastRenderedPageBreak/>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4"/>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lastRenderedPageBreak/>
        <w:t>Glory…</w:t>
      </w:r>
    </w:p>
    <w:p w14:paraId="51511FFD" w14:textId="236A3E51" w:rsidR="00646263" w:rsidRPr="00AB1781" w:rsidRDefault="00646263" w:rsidP="00BF0205">
      <w:pPr>
        <w:pStyle w:val="Heading3"/>
      </w:pPr>
      <w:bookmarkStart w:id="963" w:name="_Ref435438564"/>
      <w:r w:rsidRPr="00AB1781">
        <w:t>K</w:t>
      </w:r>
      <w:r>
        <w:t>athisma</w:t>
      </w:r>
      <w:r w:rsidR="0044639B">
        <w:t xml:space="preserve"> 8</w:t>
      </w:r>
      <w:bookmarkEnd w:id="963"/>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5"/>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6"/>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lastRenderedPageBreak/>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4" w:name="_Ref412026190"/>
      <w:r>
        <w:t>Psalm</w:t>
      </w:r>
      <w:r w:rsidRPr="00AB1781">
        <w:t xml:space="preserve"> 56</w:t>
      </w:r>
      <w:r>
        <w:t>: Have mercy on me, O God, have mercy on me</w:t>
      </w:r>
      <w:bookmarkEnd w:id="964"/>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7"/>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8"/>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9"/>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lastRenderedPageBreak/>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lastRenderedPageBreak/>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10"/>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1"/>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2"/>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3"/>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lastRenderedPageBreak/>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4"/>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5" w:name="_Ref412111219"/>
      <w:r>
        <w:t>Psalm</w:t>
      </w:r>
      <w:r w:rsidR="009E7111" w:rsidRPr="00AB1781">
        <w:t xml:space="preserve"> 60</w:t>
      </w:r>
      <w:r>
        <w:t>: Hear, O God, my supplication</w:t>
      </w:r>
      <w:bookmarkEnd w:id="965"/>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lastRenderedPageBreak/>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6"/>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lastRenderedPageBreak/>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7"/>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6" w:name="_Ref412098429"/>
      <w:r>
        <w:t>Psalm</w:t>
      </w:r>
      <w:r w:rsidR="009E7111" w:rsidRPr="00AB1781">
        <w:t xml:space="preserve"> 62</w:t>
      </w:r>
      <w:r>
        <w:t xml:space="preserve">: O God, my God, I rise early and pray to </w:t>
      </w:r>
      <w:r w:rsidR="001040C8">
        <w:t>You</w:t>
      </w:r>
      <w:bookmarkEnd w:id="966"/>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lastRenderedPageBreak/>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8"/>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lastRenderedPageBreak/>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7" w:name="_Ref435438574"/>
      <w:r w:rsidRPr="00AB1781">
        <w:t>K</w:t>
      </w:r>
      <w:r>
        <w:t>athisma 9</w:t>
      </w:r>
      <w:bookmarkEnd w:id="967"/>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20"/>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1"/>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22"/>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3"/>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4"/>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lastRenderedPageBreak/>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5"/>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6"/>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7"/>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8"/>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lastRenderedPageBreak/>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8" w:name="_Ref412026041"/>
      <w:r>
        <w:t>Psalm</w:t>
      </w:r>
      <w:r w:rsidRPr="00AB1781">
        <w:t xml:space="preserve"> 66</w:t>
      </w:r>
      <w:r>
        <w:t>: My God have compassion on us and bless us</w:t>
      </w:r>
      <w:bookmarkEnd w:id="968"/>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30"/>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231"/>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2"/>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3"/>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lastRenderedPageBreak/>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4"/>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5"/>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6"/>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lastRenderedPageBreak/>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7"/>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8"/>
      </w:r>
    </w:p>
    <w:p w14:paraId="5B4EFE09" w14:textId="77777777" w:rsidR="00C879D4" w:rsidRPr="00AB1781" w:rsidRDefault="00C879D4" w:rsidP="00C879D4">
      <w:pPr>
        <w:pStyle w:val="EnglishHangNoCoptic"/>
      </w:pPr>
      <w:r w:rsidRPr="00AB1781">
        <w:lastRenderedPageBreak/>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9"/>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40"/>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lastRenderedPageBreak/>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1"/>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2"/>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3"/>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lastRenderedPageBreak/>
        <w:t>21 My soul expected rebuke and suffering;</w:t>
      </w:r>
      <w:r w:rsidRPr="00AB1781">
        <w:rPr>
          <w:rStyle w:val="FootnoteReference"/>
        </w:rPr>
        <w:footnoteReference w:id="244"/>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5"/>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6"/>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7"/>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9" w:name="_Ref412026055"/>
      <w:r>
        <w:t>Psalm</w:t>
      </w:r>
      <w:r w:rsidR="00C879D4" w:rsidRPr="00AB1781">
        <w:t xml:space="preserve"> 69</w:t>
      </w:r>
      <w:r>
        <w:t>: O God, come to my help</w:t>
      </w:r>
      <w:bookmarkEnd w:id="969"/>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8"/>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0" w:name="_Ref435438582"/>
      <w:r w:rsidRPr="00AB1781">
        <w:lastRenderedPageBreak/>
        <w:t>K</w:t>
      </w:r>
      <w:r>
        <w:t>athisma 10</w:t>
      </w:r>
      <w:bookmarkEnd w:id="970"/>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9"/>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50"/>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lastRenderedPageBreak/>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1"/>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lastRenderedPageBreak/>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3"/>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4"/>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6"/>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lastRenderedPageBreak/>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7"/>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8"/>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9"/>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60"/>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lastRenderedPageBreak/>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1"/>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2"/>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3"/>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4"/>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5"/>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6"/>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8"/>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lastRenderedPageBreak/>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9"/>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70"/>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lastRenderedPageBreak/>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1"/>
      </w:r>
    </w:p>
    <w:p w14:paraId="777B02B9" w14:textId="77777777" w:rsidR="00CA0029" w:rsidRPr="00AB1781" w:rsidRDefault="00CA0029" w:rsidP="00CA0029">
      <w:pPr>
        <w:pStyle w:val="EnglishHangEndNoCoptic"/>
      </w:pPr>
      <w:r w:rsidRPr="00AB1781">
        <w:lastRenderedPageBreak/>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2"/>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3"/>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4"/>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5"/>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lastRenderedPageBreak/>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lastRenderedPageBreak/>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1" w:name="_Ref435438587"/>
      <w:r w:rsidRPr="00AB1781">
        <w:t>K</w:t>
      </w:r>
      <w:r>
        <w:t>athisma</w:t>
      </w:r>
      <w:r w:rsidRPr="00AB1781">
        <w:t xml:space="preserve"> 1</w:t>
      </w:r>
      <w:r>
        <w:t>1</w:t>
      </w:r>
      <w:bookmarkEnd w:id="971"/>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6"/>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7"/>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8"/>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lastRenderedPageBreak/>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9"/>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lastRenderedPageBreak/>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lastRenderedPageBreak/>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lastRenderedPageBreak/>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80"/>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1"/>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lastRenderedPageBreak/>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3"/>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4"/>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lastRenderedPageBreak/>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5"/>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lastRenderedPageBreak/>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6"/>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7"/>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8"/>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lastRenderedPageBreak/>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9"/>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90"/>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1"/>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2"/>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93"/>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lastRenderedPageBreak/>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lastRenderedPageBreak/>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2" w:name="_Ref412111290"/>
      <w:r>
        <w:t>Psalm</w:t>
      </w:r>
      <w:r w:rsidR="004A51E7" w:rsidRPr="00AB1781">
        <w:t xml:space="preserve"> 83</w:t>
      </w:r>
      <w:r>
        <w:t xml:space="preserve">: How I love </w:t>
      </w:r>
      <w:r w:rsidR="00E570CB">
        <w:t>Your</w:t>
      </w:r>
      <w:r>
        <w:t xml:space="preserve"> dwellings, O Lord of Hosts</w:t>
      </w:r>
      <w:bookmarkEnd w:id="972"/>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5"/>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96"/>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3"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3"/>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7"/>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lastRenderedPageBreak/>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4" w:name="_Ref435990025"/>
      <w:r>
        <w:t>Kathisma 12</w:t>
      </w:r>
      <w:bookmarkEnd w:id="974"/>
    </w:p>
    <w:p w14:paraId="3C923651" w14:textId="77777777" w:rsidR="00935D4B" w:rsidRPr="00AB1781" w:rsidRDefault="00935D4B" w:rsidP="00BF0205">
      <w:pPr>
        <w:pStyle w:val="Heading4"/>
      </w:pPr>
      <w:bookmarkStart w:id="975" w:name="_Ref412026212"/>
      <w:r>
        <w:t>Psalm</w:t>
      </w:r>
      <w:r w:rsidRPr="00AB1781">
        <w:t xml:space="preserve"> 85</w:t>
      </w:r>
      <w:r>
        <w:t xml:space="preserve">: Incline </w:t>
      </w:r>
      <w:r w:rsidR="001040C8">
        <w:t>Your</w:t>
      </w:r>
      <w:r>
        <w:t xml:space="preserve"> ear, O Lord, and answer me</w:t>
      </w:r>
      <w:bookmarkEnd w:id="975"/>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8"/>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9"/>
      </w:r>
    </w:p>
    <w:p w14:paraId="4EDB8CDF" w14:textId="77777777"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00"/>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6" w:name="_Ref412111328"/>
      <w:r>
        <w:lastRenderedPageBreak/>
        <w:t>Psalm</w:t>
      </w:r>
      <w:r w:rsidRPr="00AB1781">
        <w:t xml:space="preserve"> 86</w:t>
      </w:r>
      <w:r>
        <w:t>: His foundations are on the holy mountains</w:t>
      </w:r>
      <w:bookmarkEnd w:id="976"/>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1"/>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2"/>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3"/>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lastRenderedPageBreak/>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4"/>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5"/>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6"/>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7"/>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8"/>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9"/>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lastRenderedPageBreak/>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10"/>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1"/>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2"/>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3"/>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4"/>
      </w:r>
      <w:r w:rsidRPr="00AB1781">
        <w:t xml:space="preserve"> </w:t>
      </w:r>
      <w:r w:rsidRPr="00AB1781">
        <w:rPr>
          <w:i/>
        </w:rPr>
        <w:t>(Pause)</w:t>
      </w:r>
    </w:p>
    <w:p w14:paraId="0A8A71C9" w14:textId="77777777" w:rsidR="00935D4B" w:rsidRPr="00AB1781" w:rsidRDefault="00935D4B" w:rsidP="00935D4B">
      <w:pPr>
        <w:pStyle w:val="EnglishHangNoCoptic"/>
      </w:pPr>
      <w:r w:rsidRPr="00AB1781">
        <w:lastRenderedPageBreak/>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lastRenderedPageBreak/>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5"/>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lastRenderedPageBreak/>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6"/>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7" w:name="_Ref412026283"/>
      <w:r>
        <w:t>Psalm</w:t>
      </w:r>
      <w:r w:rsidRPr="00AB1781">
        <w:t xml:space="preserve"> 90</w:t>
      </w:r>
      <w:r>
        <w:t xml:space="preserve">: He who dwells in the help of the </w:t>
      </w:r>
      <w:proofErr w:type="gramStart"/>
      <w:r>
        <w:t>Most High</w:t>
      </w:r>
      <w:proofErr w:type="gramEnd"/>
      <w:r>
        <w:t xml:space="preserve"> will live</w:t>
      </w:r>
      <w:bookmarkEnd w:id="977"/>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7"/>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8"/>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9"/>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8" w:name="_Ref435438606"/>
      <w:r w:rsidRPr="00AB1781">
        <w:lastRenderedPageBreak/>
        <w:t>K</w:t>
      </w:r>
      <w:r>
        <w:t>athisma</w:t>
      </w:r>
      <w:r w:rsidRPr="00AB1781">
        <w:t xml:space="preserve"> 1</w:t>
      </w:r>
      <w:r>
        <w:t>3</w:t>
      </w:r>
      <w:bookmarkEnd w:id="978"/>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320"/>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9" w:name="_Ref412111374"/>
      <w:r>
        <w:t>Psalm</w:t>
      </w:r>
      <w:r w:rsidRPr="00AB1781">
        <w:t xml:space="preserve"> 92</w:t>
      </w:r>
      <w:r>
        <w:t>: The Lord is reigning, He is robed in beauty</w:t>
      </w:r>
      <w:bookmarkEnd w:id="979"/>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2"/>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3"/>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4"/>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5"/>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6"/>
      </w:r>
    </w:p>
    <w:p w14:paraId="0D54EE54" w14:textId="77777777" w:rsidR="008016CF" w:rsidRPr="00AB1781" w:rsidRDefault="008016CF" w:rsidP="00BF0205">
      <w:pPr>
        <w:pStyle w:val="Heading4"/>
      </w:pPr>
      <w:bookmarkStart w:id="980" w:name="_Ref412111699"/>
      <w:r>
        <w:t>Psalm</w:t>
      </w:r>
      <w:r w:rsidRPr="00AB1781">
        <w:t xml:space="preserve"> 95</w:t>
      </w:r>
      <w:r>
        <w:t>: Sing to the Lord a new song; sing to the Lord all the earth</w:t>
      </w:r>
      <w:bookmarkEnd w:id="980"/>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lastRenderedPageBreak/>
        <w:t>5 For all the gods of the nations are demons;</w:t>
      </w:r>
      <w:r w:rsidRPr="00AB1781">
        <w:rPr>
          <w:rStyle w:val="FootnoteReference"/>
        </w:rPr>
        <w:footnoteReference w:id="327"/>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8"/>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1" w:name="_Ref412026313"/>
      <w:r>
        <w:t>Psalm</w:t>
      </w:r>
      <w:r w:rsidR="008016CF" w:rsidRPr="00AB1781">
        <w:t xml:space="preserve"> 96</w:t>
      </w:r>
      <w:r>
        <w:t>: The Lord is reigning, let the earth rejoice</w:t>
      </w:r>
      <w:bookmarkEnd w:id="981"/>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lastRenderedPageBreak/>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9"/>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2" w:name="_Ref412111720"/>
      <w:r>
        <w:t>Psalm</w:t>
      </w:r>
      <w:r w:rsidR="008016CF" w:rsidRPr="00AB1781">
        <w:t xml:space="preserve"> 97</w:t>
      </w:r>
      <w:r>
        <w:t>: O sing to the Lord a new song, for the Lord has done wonders</w:t>
      </w:r>
      <w:bookmarkEnd w:id="982"/>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lastRenderedPageBreak/>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30"/>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3" w:name="_Ref412111731"/>
      <w:r>
        <w:t>Psalm</w:t>
      </w:r>
      <w:r w:rsidR="008016CF" w:rsidRPr="00AB1781">
        <w:t xml:space="preserve"> 98</w:t>
      </w:r>
      <w:r>
        <w:t>: The Lord is reigning, let the peoples rage</w:t>
      </w:r>
      <w:bookmarkEnd w:id="983"/>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lastRenderedPageBreak/>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1"/>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4" w:name="_Ref412111741"/>
      <w:r>
        <w:t>Psalm</w:t>
      </w:r>
      <w:r w:rsidR="008016CF" w:rsidRPr="00AB1781">
        <w:t xml:space="preserve"> 99</w:t>
      </w:r>
      <w:r>
        <w:t>: Shout for joy to the Lord, all the earth</w:t>
      </w:r>
      <w:bookmarkEnd w:id="984"/>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lastRenderedPageBreak/>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5" w:name="_Ref412111752"/>
      <w:r>
        <w:t>Psalm</w:t>
      </w:r>
      <w:r w:rsidR="008016CF" w:rsidRPr="00AB1781">
        <w:t xml:space="preserve"> 100</w:t>
      </w:r>
      <w:r>
        <w:t xml:space="preserve">: I will sing to </w:t>
      </w:r>
      <w:r w:rsidR="001040C8">
        <w:t>You</w:t>
      </w:r>
      <w:r>
        <w:t xml:space="preserve"> of mercy and judgment, O Lord</w:t>
      </w:r>
      <w:bookmarkEnd w:id="985"/>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332"/>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6" w:name="_Ref435438613"/>
      <w:r w:rsidRPr="00AB1781">
        <w:t>K</w:t>
      </w:r>
      <w:r>
        <w:t>athisma</w:t>
      </w:r>
      <w:r w:rsidRPr="00AB1781">
        <w:t xml:space="preserve"> 1</w:t>
      </w:r>
      <w:r>
        <w:t>4</w:t>
      </w:r>
      <w:bookmarkEnd w:id="986"/>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lastRenderedPageBreak/>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4"/>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lastRenderedPageBreak/>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lastRenderedPageBreak/>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40"/>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lastRenderedPageBreak/>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1"/>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lastRenderedPageBreak/>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lastRenderedPageBreak/>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4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lastRenderedPageBreak/>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7" w:name="_Ref435438622"/>
      <w:r w:rsidRPr="00AB1781">
        <w:lastRenderedPageBreak/>
        <w:t>K</w:t>
      </w:r>
      <w:r>
        <w:t>athisma</w:t>
      </w:r>
      <w:r w:rsidRPr="00AB1781">
        <w:t xml:space="preserve"> 1</w:t>
      </w:r>
      <w:r>
        <w:t>5</w:t>
      </w:r>
      <w:bookmarkEnd w:id="987"/>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5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lastRenderedPageBreak/>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lastRenderedPageBreak/>
        <w:tab/>
        <w:t>and delivered them from their disorders.</w:t>
      </w:r>
      <w:r w:rsidRPr="00AB1781">
        <w:rPr>
          <w:rStyle w:val="FootnoteReference"/>
        </w:rPr>
        <w:footnoteReference w:id="35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7"/>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8"/>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6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8" w:name="_Ref435990041"/>
      <w:r>
        <w:t>Kathisma 16</w:t>
      </w:r>
      <w:bookmarkEnd w:id="988"/>
    </w:p>
    <w:p w14:paraId="10F0C415" w14:textId="77777777" w:rsidR="00510795" w:rsidRPr="00267F42" w:rsidRDefault="00267F42" w:rsidP="00BF0205">
      <w:pPr>
        <w:pStyle w:val="Heading4"/>
      </w:pPr>
      <w:bookmarkStart w:id="989" w:name="_Ref412026343"/>
      <w:r>
        <w:t>Psalm</w:t>
      </w:r>
      <w:r w:rsidR="00510795" w:rsidRPr="00AB1781">
        <w:t xml:space="preserve"> 109</w:t>
      </w:r>
      <w:r>
        <w:t>: The Lord said to my Lord: 'Sit at My right hand</w:t>
      </w:r>
      <w:bookmarkEnd w:id="989"/>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6"/>
      </w:r>
    </w:p>
    <w:p w14:paraId="6448684E" w14:textId="77777777" w:rsidR="00510795" w:rsidRPr="00267F42" w:rsidRDefault="00267F42" w:rsidP="00BF0205">
      <w:pPr>
        <w:pStyle w:val="Heading4"/>
      </w:pPr>
      <w:bookmarkStart w:id="990" w:name="_Ref412111792"/>
      <w:r>
        <w:lastRenderedPageBreak/>
        <w:t>Psalm</w:t>
      </w:r>
      <w:r w:rsidR="00510795" w:rsidRPr="00AB1781">
        <w:t xml:space="preserve"> 110</w:t>
      </w:r>
      <w:r>
        <w:t xml:space="preserve">: I will thank </w:t>
      </w:r>
      <w:r w:rsidR="001040C8">
        <w:t>You</w:t>
      </w:r>
      <w:r>
        <w:t>, O Lord, with my whole heart</w:t>
      </w:r>
      <w:bookmarkEnd w:id="990"/>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9"/>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70"/>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BF0205">
      <w:pPr>
        <w:pStyle w:val="Heading4"/>
      </w:pPr>
      <w:bookmarkStart w:id="991" w:name="_Ref412111806"/>
      <w:r>
        <w:t>Psalm</w:t>
      </w:r>
      <w:r w:rsidR="00510795" w:rsidRPr="00AB1781">
        <w:t xml:space="preserve"> 111</w:t>
      </w:r>
      <w:r>
        <w:t>: Blessed is the man who fears the Lord</w:t>
      </w:r>
      <w:bookmarkEnd w:id="991"/>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2"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72"/>
      </w:r>
      <w:r w:rsidR="00267F42">
        <w:t>: Praise the Lord, you children</w:t>
      </w:r>
      <w:bookmarkEnd w:id="992"/>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5"/>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3" w:name="_Ref412026361"/>
      <w:r>
        <w:t>Psalm</w:t>
      </w:r>
      <w:r w:rsidR="00510795" w:rsidRPr="00AB1781">
        <w:t xml:space="preserve"> 114</w:t>
      </w:r>
      <w:r>
        <w:t>: I love Him because the Lord hears the cry of my prayer</w:t>
      </w:r>
      <w:bookmarkEnd w:id="993"/>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4" w:name="_Ref412026376"/>
      <w:r>
        <w:t>Psalm</w:t>
      </w:r>
      <w:r w:rsidR="00510795" w:rsidRPr="00AB1781">
        <w:t xml:space="preserve"> 115</w:t>
      </w:r>
      <w:r>
        <w:t>: I believed and so I spoke; but I was deeply humiliated</w:t>
      </w:r>
      <w:bookmarkEnd w:id="994"/>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8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1"/>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5" w:name="_Ref411967180"/>
      <w:r>
        <w:t>Psalm</w:t>
      </w:r>
      <w:r w:rsidR="00510795" w:rsidRPr="00AB1781">
        <w:t xml:space="preserve"> 116</w:t>
      </w:r>
      <w:r>
        <w:t xml:space="preserve">: All </w:t>
      </w:r>
      <w:proofErr w:type="gramStart"/>
      <w:r>
        <w:t>you</w:t>
      </w:r>
      <w:proofErr w:type="gramEnd"/>
      <w:r>
        <w:t xml:space="preserve"> nations, praise the Lord</w:t>
      </w:r>
      <w:bookmarkEnd w:id="995"/>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6" w:name="_Ref411967211"/>
      <w:r>
        <w:t>Psalm</w:t>
      </w:r>
      <w:r w:rsidR="00510795" w:rsidRPr="00AB1781">
        <w:t xml:space="preserve"> 117</w:t>
      </w:r>
      <w:r>
        <w:t>: Give thanks to the Lord, He is good</w:t>
      </w:r>
      <w:bookmarkEnd w:id="996"/>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4"/>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7" w:name="_Ref435990049"/>
      <w:r>
        <w:t>Kathisma 17</w:t>
      </w:r>
      <w:bookmarkEnd w:id="997"/>
    </w:p>
    <w:p w14:paraId="5D7D7323" w14:textId="77777777" w:rsidR="00385CB8" w:rsidRPr="00385CB8" w:rsidRDefault="00385CB8" w:rsidP="00BF0205">
      <w:pPr>
        <w:pStyle w:val="Heading4"/>
      </w:pPr>
      <w:bookmarkStart w:id="998" w:name="_Ref412027139"/>
      <w:r>
        <w:t>Psalm</w:t>
      </w:r>
      <w:r w:rsidRPr="00AB1781">
        <w:t xml:space="preserve"> 118</w:t>
      </w:r>
      <w:r>
        <w:t>: Blessed are they who are faultless in the way</w:t>
      </w:r>
      <w:bookmarkEnd w:id="998"/>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8"/>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9"/>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39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3"/>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4"/>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8"/>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39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0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5"/>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0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1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3"/>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4"/>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7"/>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8"/>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9" w:name="_Ref434579036"/>
      <w:r>
        <w:t>Psalm 118 Part 20 See my humility and rescue me, for I do not forget</w:t>
      </w:r>
      <w:bookmarkEnd w:id="999"/>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2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0" w:name="_Ref434579051"/>
      <w:r>
        <w:t>Psalm 118 Part 21: Rulers persecute me without cause</w:t>
      </w:r>
      <w:bookmarkEnd w:id="1000"/>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1" w:name="_Ref434579065"/>
      <w:r>
        <w:lastRenderedPageBreak/>
        <w:t>Psalm 118 Part 22: Let my need come before You, O Lord</w:t>
      </w:r>
      <w:bookmarkEnd w:id="1001"/>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2" w:name="_Ref435990063"/>
      <w:r>
        <w:t>Kathisma 18</w:t>
      </w:r>
      <w:bookmarkEnd w:id="1002"/>
    </w:p>
    <w:p w14:paraId="0EF442FA" w14:textId="77777777" w:rsidR="00FD25B7" w:rsidRPr="00FD25B7" w:rsidRDefault="00FD25B7" w:rsidP="00BF0205">
      <w:pPr>
        <w:pStyle w:val="Heading4"/>
      </w:pPr>
      <w:bookmarkStart w:id="1003" w:name="_Ref411967235"/>
      <w:r>
        <w:t>Psalm</w:t>
      </w:r>
      <w:r w:rsidRPr="00AB1781">
        <w:t xml:space="preserve"> 119</w:t>
      </w:r>
      <w:r>
        <w:t>: To the Lord in the hour of my distress I cry</w:t>
      </w:r>
      <w:bookmarkEnd w:id="1003"/>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4" w:name="_Ref411967252"/>
      <w:r>
        <w:t>Psalm</w:t>
      </w:r>
      <w:r w:rsidRPr="00AB1781">
        <w:t xml:space="preserve"> 120</w:t>
      </w:r>
      <w:r>
        <w:t>: I lift up my eyes to the mountains</w:t>
      </w:r>
      <w:bookmarkEnd w:id="1004"/>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5" w:name="_Ref411967283"/>
      <w:r>
        <w:t>Psalm</w:t>
      </w:r>
      <w:r w:rsidRPr="00AB1781">
        <w:t xml:space="preserve"> 121</w:t>
      </w:r>
      <w:r>
        <w:t>: I was glad when they said to me: 'Let us go to the house of the Lord'</w:t>
      </w:r>
      <w:bookmarkEnd w:id="1005"/>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6"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6"/>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7" w:name="_Ref411967321"/>
      <w:r>
        <w:t>Psalm</w:t>
      </w:r>
      <w:r w:rsidRPr="00AB1781">
        <w:t xml:space="preserve"> 123</w:t>
      </w:r>
      <w:r>
        <w:t>: 'Unless the Lord had been among us,' let Israel now say</w:t>
      </w:r>
      <w:bookmarkEnd w:id="1007"/>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8" w:name="_Ref411967338"/>
      <w:r>
        <w:t>P</w:t>
      </w:r>
      <w:r w:rsidR="00FD25B7">
        <w:t>salm</w:t>
      </w:r>
      <w:r w:rsidR="00FD25B7" w:rsidRPr="00AB1781">
        <w:t xml:space="preserve"> 124</w:t>
      </w:r>
      <w:r w:rsidR="00FD25B7">
        <w:t>: Those who trust in the Lord are like Mount Zion</w:t>
      </w:r>
      <w:bookmarkEnd w:id="1008"/>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9" w:name="_Ref411967353"/>
      <w:r>
        <w:t>Psalm</w:t>
      </w:r>
      <w:r w:rsidRPr="00AB1781">
        <w:t xml:space="preserve"> 125</w:t>
      </w:r>
      <w:r>
        <w:t>: When the Lord brought back the captives to Zion</w:t>
      </w:r>
      <w:bookmarkEnd w:id="1009"/>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0" w:name="_Ref411967372"/>
      <w:r>
        <w:t>Psalm</w:t>
      </w:r>
      <w:r w:rsidRPr="00AB1781">
        <w:t xml:space="preserve"> 126</w:t>
      </w:r>
      <w:r>
        <w:t>: Unless the Lord builds the house, the builders labour in vain</w:t>
      </w:r>
      <w:bookmarkEnd w:id="1010"/>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3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1" w:name="_Ref411967385"/>
      <w:r>
        <w:t>Psalm</w:t>
      </w:r>
      <w:r w:rsidRPr="00AB1781">
        <w:t xml:space="preserve"> 127</w:t>
      </w:r>
      <w:r>
        <w:t>: Blessed are</w:t>
      </w:r>
      <w:r w:rsidR="000D0A3F">
        <w:t xml:space="preserve"> </w:t>
      </w:r>
      <w:r>
        <w:t>all who fear the Lord, who walk in His ways</w:t>
      </w:r>
      <w:bookmarkEnd w:id="1011"/>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2" w:name="_Ref411967400"/>
      <w:r>
        <w:t>Psalm</w:t>
      </w:r>
      <w:r w:rsidRPr="00AB1781">
        <w:t xml:space="preserve"> 128</w:t>
      </w:r>
      <w:r>
        <w:t>: Often have they warred against me from my youth</w:t>
      </w:r>
      <w:bookmarkEnd w:id="1012"/>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3" w:name="_Ref411968046"/>
      <w:r>
        <w:t>Psalm</w:t>
      </w:r>
      <w:r w:rsidRPr="00AB1781">
        <w:t xml:space="preserve"> 129</w:t>
      </w:r>
      <w:r>
        <w:t xml:space="preserve">: Out of the depths I cry to </w:t>
      </w:r>
      <w:r w:rsidR="001040C8">
        <w:t>You</w:t>
      </w:r>
      <w:r>
        <w:t>, O Lord</w:t>
      </w:r>
      <w:bookmarkEnd w:id="1013"/>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3"/>
      </w:r>
    </w:p>
    <w:p w14:paraId="0B5F9423" w14:textId="77777777" w:rsidR="00FD25B7" w:rsidRPr="00FD25B7" w:rsidRDefault="00FD25B7" w:rsidP="00BF0205">
      <w:pPr>
        <w:pStyle w:val="Heading4"/>
      </w:pPr>
      <w:bookmarkStart w:id="1014" w:name="_Ref411968066"/>
      <w:r>
        <w:t>Psalm</w:t>
      </w:r>
      <w:r w:rsidRPr="00AB1781">
        <w:t xml:space="preserve"> 130</w:t>
      </w:r>
      <w:r>
        <w:t>: O Lord, my heart is not haughty, nor my eyes lofty</w:t>
      </w:r>
      <w:bookmarkEnd w:id="1014"/>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5" w:name="_Ref411968081"/>
      <w:r>
        <w:t>Psalm</w:t>
      </w:r>
      <w:r w:rsidR="00FD25B7" w:rsidRPr="00AB1781">
        <w:t xml:space="preserve"> 131</w:t>
      </w:r>
      <w:r>
        <w:t>: O Lord, remember David and all his meekness</w:t>
      </w:r>
      <w:bookmarkEnd w:id="1015"/>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4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6" w:name="_Ref411968095"/>
      <w:r>
        <w:t>Psalm</w:t>
      </w:r>
      <w:r w:rsidR="00FD25B7" w:rsidRPr="00AB1781">
        <w:t xml:space="preserve"> 132</w:t>
      </w:r>
      <w:r>
        <w:t>: Behold, how good and how delightful it is when brothers dwell together in unity</w:t>
      </w:r>
      <w:bookmarkEnd w:id="1016"/>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7" w:name="_Ref411968119"/>
      <w:r>
        <w:t>Psalm</w:t>
      </w:r>
      <w:r w:rsidRPr="00AB1781">
        <w:t xml:space="preserve"> 133</w:t>
      </w:r>
      <w:r>
        <w:t xml:space="preserve">: Behold now bless the Lord, all you </w:t>
      </w:r>
      <w:proofErr w:type="gramStart"/>
      <w:r>
        <w:t>slaves</w:t>
      </w:r>
      <w:proofErr w:type="gramEnd"/>
      <w:r>
        <w:t xml:space="preserve"> of the Lord</w:t>
      </w:r>
      <w:bookmarkEnd w:id="1017"/>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8" w:name="_Ref435438658"/>
      <w:r w:rsidRPr="00AB1781">
        <w:t>K</w:t>
      </w:r>
      <w:r>
        <w:t>athisma</w:t>
      </w:r>
      <w:r w:rsidRPr="00AB1781">
        <w:t xml:space="preserve"> 1</w:t>
      </w:r>
      <w:r>
        <w:t>9</w:t>
      </w:r>
      <w:bookmarkEnd w:id="1018"/>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4"/>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9" w:name="_Ref411968136"/>
      <w:r>
        <w:lastRenderedPageBreak/>
        <w:t>Psalm</w:t>
      </w:r>
      <w:r w:rsidRPr="00AB1781">
        <w:t xml:space="preserve"> 136</w:t>
      </w:r>
      <w:r>
        <w:t>: By the rivers of Babylon we sat down and wept</w:t>
      </w:r>
      <w:bookmarkEnd w:id="1019"/>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50"/>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0" w:name="_Ref411968152"/>
      <w:r>
        <w:t>Psalm</w:t>
      </w:r>
      <w:r w:rsidRPr="00AB1781">
        <w:t xml:space="preserve"> 137</w:t>
      </w:r>
      <w:r>
        <w:t xml:space="preserve">: I will praise and thank </w:t>
      </w:r>
      <w:r w:rsidR="001040C8">
        <w:t>You</w:t>
      </w:r>
      <w:r>
        <w:t>, O Lord, with my whole heart</w:t>
      </w:r>
      <w:bookmarkEnd w:id="1020"/>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5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4"/>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1" w:name="_Ref411968172"/>
      <w:r>
        <w:t>Psalm</w:t>
      </w:r>
      <w:r w:rsidRPr="00AB1781">
        <w:t xml:space="preserve"> 140</w:t>
      </w:r>
      <w:r>
        <w:t xml:space="preserve">: Lord, I cry to </w:t>
      </w:r>
      <w:r w:rsidR="001040C8">
        <w:t>You</w:t>
      </w:r>
      <w:r>
        <w:t>, hear me</w:t>
      </w:r>
      <w:bookmarkEnd w:id="1021"/>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7"/>
      </w:r>
    </w:p>
    <w:p w14:paraId="51E1BFBF" w14:textId="77777777" w:rsidR="00E276C1" w:rsidRPr="00E276C1" w:rsidRDefault="00E276C1" w:rsidP="00BF0205">
      <w:pPr>
        <w:pStyle w:val="Heading4"/>
      </w:pPr>
      <w:bookmarkStart w:id="1022" w:name="_Ref411968182"/>
      <w:r>
        <w:t>Psalm</w:t>
      </w:r>
      <w:r w:rsidRPr="00AB1781">
        <w:t xml:space="preserve"> 141</w:t>
      </w:r>
      <w:r>
        <w:t>: I cry to the Lord with all my voice, I pray with all my voice</w:t>
      </w:r>
      <w:bookmarkEnd w:id="1022"/>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3" w:name="_Ref412098508"/>
      <w:r>
        <w:t>Psalm</w:t>
      </w:r>
      <w:r w:rsidRPr="00AB1781">
        <w:t xml:space="preserve"> 142</w:t>
      </w:r>
      <w:r>
        <w:t xml:space="preserve">: Lord, hear my prayer; give ear to my petition in </w:t>
      </w:r>
      <w:r w:rsidR="00E570CB">
        <w:t>Your</w:t>
      </w:r>
      <w:r>
        <w:t xml:space="preserve"> truth</w:t>
      </w:r>
      <w:bookmarkEnd w:id="1023"/>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4" w:name="_Ref435438665"/>
      <w:r w:rsidRPr="00AB1781">
        <w:lastRenderedPageBreak/>
        <w:t>K</w:t>
      </w:r>
      <w:r>
        <w:t>athisma 20</w:t>
      </w:r>
      <w:bookmarkEnd w:id="1024"/>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6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4"/>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5" w:name="_Ref411968206"/>
      <w:r>
        <w:t>P</w:t>
      </w:r>
      <w:r w:rsidR="002A0A20">
        <w:t>salm</w:t>
      </w:r>
      <w:r w:rsidR="00E276C1" w:rsidRPr="00AB1781">
        <w:t xml:space="preserve"> 145</w:t>
      </w:r>
      <w:r w:rsidR="002A0A20">
        <w:t>: Praise the Lord, O my soul! I will praise the Lord all my life</w:t>
      </w:r>
      <w:bookmarkEnd w:id="1025"/>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6" w:name="_Ref411968226"/>
      <w:r>
        <w:t>Psalm</w:t>
      </w:r>
      <w:r w:rsidR="00E276C1" w:rsidRPr="00AB1781">
        <w:t xml:space="preserve"> 146</w:t>
      </w:r>
      <w:r>
        <w:t>: Praise the Lord, for singing praise is good</w:t>
      </w:r>
      <w:bookmarkEnd w:id="1026"/>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6"/>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7" w:name="_Ref411968245"/>
      <w:r>
        <w:t>Psalm</w:t>
      </w:r>
      <w:r w:rsidR="00E276C1" w:rsidRPr="00AB1781">
        <w:t xml:space="preserve"> 147</w:t>
      </w:r>
      <w:r>
        <w:t>: Praise the Lord, O Jerusalem! Praise your God, O Zion!</w:t>
      </w:r>
      <w:bookmarkEnd w:id="1027"/>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8" w:name="_Toc410196196"/>
      <w:bookmarkStart w:id="1029" w:name="_Toc410196438"/>
      <w:bookmarkStart w:id="1030"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1" w:name="_Toc437373014"/>
      <w:r>
        <w:t>The Book of Psalis and Doxologies</w:t>
      </w:r>
      <w:bookmarkEnd w:id="1028"/>
      <w:bookmarkEnd w:id="1029"/>
      <w:bookmarkEnd w:id="1030"/>
      <w:bookmarkEnd w:id="1031"/>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2" w:name="_Toc437373015"/>
      <w:bookmarkStart w:id="1033" w:name="_Toc410196197"/>
      <w:bookmarkStart w:id="1034" w:name="_Toc410196439"/>
      <w:bookmarkStart w:id="1035" w:name="_Toc410196941"/>
      <w:r>
        <w:lastRenderedPageBreak/>
        <w:t>General and Common Doxologies</w:t>
      </w:r>
      <w:bookmarkEnd w:id="1032"/>
    </w:p>
    <w:p w14:paraId="1B082926" w14:textId="77777777" w:rsidR="009C13E9" w:rsidRDefault="009C13E9" w:rsidP="009C13E9">
      <w:pPr>
        <w:pStyle w:val="Heading3"/>
      </w:pPr>
      <w:bookmarkStart w:id="1036" w:name="_Ref434488390"/>
      <w:r>
        <w:t>The Doxology of the Heavenly</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7"/>
            <w:r>
              <w:t>The great and holy luminaries,</w:t>
            </w:r>
            <w:commentRangeEnd w:id="1037"/>
            <w:r>
              <w:rPr>
                <w:rStyle w:val="CommentReference"/>
                <w:rFonts w:ascii="Times New Roman" w:hAnsi="Times New Roman"/>
              </w:rPr>
              <w:commentReference w:id="1037"/>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8"/>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8"/>
            <w:r>
              <w:rPr>
                <w:rStyle w:val="CommentReference"/>
                <w:rFonts w:ascii="Times New Roman" w:hAnsi="Times New Roman"/>
              </w:rPr>
              <w:commentReference w:id="1038"/>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9"/>
            <w:r w:rsidRPr="00602B0F">
              <w:t xml:space="preserve">O Lord, </w:t>
            </w:r>
            <w:commentRangeEnd w:id="1039"/>
            <w:r>
              <w:rPr>
                <w:rStyle w:val="CommentReference"/>
                <w:rFonts w:ascii="Times New Roman" w:hAnsi="Times New Roman"/>
              </w:rPr>
              <w:commentReference w:id="1039"/>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0" w:name="_Ref434488524"/>
      <w:r>
        <w:t>The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1" w:name="_Ref434488546"/>
      <w:r>
        <w:t>Another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2" w:name="_Ref434488644"/>
      <w:r>
        <w:lastRenderedPageBreak/>
        <w:t>A Doxology for the Apostles</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3"/>
            <w:r>
              <w:t xml:space="preserve">called </w:t>
            </w:r>
            <w:commentRangeEnd w:id="1043"/>
            <w:r>
              <w:rPr>
                <w:rStyle w:val="CommentReference"/>
                <w:rFonts w:ascii="Times New Roman" w:eastAsiaTheme="minorHAnsi" w:hAnsi="Times New Roman" w:cstheme="minorBidi"/>
                <w:color w:val="auto"/>
              </w:rPr>
              <w:commentReference w:id="1043"/>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4"/>
            <w:r>
              <w:t>Who loved him greatly.</w:t>
            </w:r>
            <w:commentRangeEnd w:id="1044"/>
            <w:r>
              <w:rPr>
                <w:rStyle w:val="CommentReference"/>
                <w:rFonts w:ascii="Times New Roman" w:eastAsiaTheme="minorHAnsi" w:hAnsi="Times New Roman" w:cstheme="minorBidi"/>
                <w:color w:val="auto"/>
              </w:rPr>
              <w:commentReference w:id="1044"/>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5" w:name="_Ref434488657"/>
      <w:r>
        <w:t>Another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6"/>
            <w:r>
              <w:t xml:space="preserve">Our </w:t>
            </w:r>
            <w:commentRangeEnd w:id="1046"/>
            <w:r>
              <w:rPr>
                <w:rStyle w:val="CommentReference"/>
                <w:rFonts w:ascii="Times New Roman" w:eastAsiaTheme="minorHAnsi" w:hAnsi="Times New Roman" w:cstheme="minorBidi"/>
                <w:color w:val="auto"/>
              </w:rPr>
              <w:commentReference w:id="1046"/>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7"/>
            <w:r>
              <w:t xml:space="preserve">And </w:t>
            </w:r>
            <w:commentRangeEnd w:id="1047"/>
            <w:r>
              <w:rPr>
                <w:rStyle w:val="CommentReference"/>
                <w:rFonts w:ascii="Times New Roman" w:eastAsiaTheme="minorHAnsi" w:hAnsi="Times New Roman" w:cstheme="minorBidi"/>
                <w:color w:val="auto"/>
              </w:rPr>
              <w:commentReference w:id="1047"/>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8"/>
            <w:r>
              <w:t>And was numbered with</w:t>
            </w:r>
          </w:p>
          <w:p w14:paraId="5527B3A6" w14:textId="77777777" w:rsidR="004C7F73" w:rsidRDefault="004C7F73" w:rsidP="004C7F73">
            <w:pPr>
              <w:pStyle w:val="EngHangEnd"/>
            </w:pPr>
            <w:r>
              <w:t>The rest of the Apostles.</w:t>
            </w:r>
            <w:commentRangeEnd w:id="1048"/>
            <w:r>
              <w:rPr>
                <w:rStyle w:val="CommentReference"/>
                <w:rFonts w:ascii="Times New Roman" w:eastAsiaTheme="minorHAnsi" w:hAnsi="Times New Roman" w:cstheme="minorBidi"/>
                <w:color w:val="auto"/>
              </w:rPr>
              <w:commentReference w:id="1048"/>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9"/>
            <w:r>
              <w:t xml:space="preserve">sound </w:t>
            </w:r>
            <w:commentRangeEnd w:id="1049"/>
            <w:r>
              <w:rPr>
                <w:rStyle w:val="CommentReference"/>
                <w:rFonts w:ascii="Times New Roman" w:eastAsiaTheme="minorHAnsi" w:hAnsi="Times New Roman" w:cstheme="minorBidi"/>
                <w:color w:val="auto"/>
              </w:rPr>
              <w:commentReference w:id="1049"/>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0" w:name="_Ref434488814"/>
      <w:r>
        <w:t>The Doxology of St. Mark</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1"/>
            <w:r>
              <w:t>Beholder of God</w:t>
            </w:r>
            <w:commentRangeEnd w:id="1051"/>
            <w:r>
              <w:rPr>
                <w:rStyle w:val="CommentReference"/>
                <w:rFonts w:ascii="Times New Roman" w:eastAsiaTheme="minorHAnsi" w:hAnsi="Times New Roman" w:cstheme="minorBidi"/>
                <w:color w:val="auto"/>
              </w:rPr>
              <w:commentReference w:id="1051"/>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2" w:name="_Ref434488992"/>
      <w:r>
        <w:t>The Doxology of Any Apostle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3"/>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3"/>
            <w:r>
              <w:rPr>
                <w:rStyle w:val="CommentReference"/>
                <w:rFonts w:ascii="Times New Roman" w:eastAsiaTheme="minorHAnsi" w:hAnsi="Times New Roman" w:cstheme="minorBidi"/>
                <w:color w:val="auto"/>
              </w:rPr>
              <w:commentReference w:id="1053"/>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4"/>
            <w:r>
              <w:t>compatriots</w:t>
            </w:r>
            <w:commentRangeEnd w:id="1054"/>
            <w:r>
              <w:rPr>
                <w:rStyle w:val="CommentReference"/>
                <w:rFonts w:ascii="Times New Roman" w:eastAsiaTheme="minorHAnsi" w:hAnsi="Times New Roman" w:cstheme="minorBidi"/>
                <w:color w:val="auto"/>
              </w:rPr>
              <w:commentReference w:id="1054"/>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5" w:name="_Ref434489014"/>
      <w:r>
        <w:t>The Doxology of St. Stephen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7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6" w:name="_Ref434489170"/>
      <w:r>
        <w:t>The Doxology of St. George</w:t>
      </w:r>
      <w:bookmarkEnd w:id="1056"/>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7" w:name="_Ref434490082"/>
      <w:r>
        <w:t>The Doxology of St. Demiana</w:t>
      </w:r>
      <w:bookmarkEnd w:id="1057"/>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8" w:name="_Ref434489950"/>
      <w:r>
        <w:t>The Doxology of the Martyrs</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9"/>
            <w:r>
              <w:t>Akrash</w:t>
            </w:r>
            <w:commentRangeEnd w:id="1059"/>
            <w:r>
              <w:rPr>
                <w:rStyle w:val="CommentReference"/>
              </w:rPr>
              <w:commentReference w:id="1059"/>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0" w:name="_Ref434490311"/>
      <w:r>
        <w:t>The Doxology of St. Anthony and St. Paul</w:t>
      </w:r>
      <w:bookmarkEnd w:id="1060"/>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1"/>
            <w:r w:rsidRPr="004764BD">
              <w:t>give light to</w:t>
            </w:r>
            <w:commentRangeEnd w:id="1061"/>
            <w:r>
              <w:rPr>
                <w:rStyle w:val="CommentReference"/>
                <w:rFonts w:ascii="Times New Roman" w:eastAsiaTheme="minorHAnsi" w:hAnsi="Times New Roman" w:cstheme="minorBidi"/>
                <w:color w:val="auto"/>
              </w:rPr>
              <w:commentReference w:id="1061"/>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2" w:name="_Ref434490826"/>
      <w:r>
        <w:t>The Doxology of St. Pishoy and St. Paul of Tammah</w:t>
      </w:r>
      <w:bookmarkEnd w:id="1062"/>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3" w:name="_Ref434492161"/>
      <w:r>
        <w:t>The Doxology of St. Athanasius the Apostolic</w:t>
      </w:r>
      <w:bookmarkEnd w:id="1063"/>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4" w:name="_Ref434492536"/>
      <w:r>
        <w:lastRenderedPageBreak/>
        <w:t xml:space="preserve">The Doxology of </w:t>
      </w:r>
      <w:r w:rsidR="00231798">
        <w:t>the</w:t>
      </w:r>
      <w:r>
        <w:t xml:space="preserve"> Cross Bearers</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5" w:name="_Ref434492645"/>
      <w:r>
        <w:t>The Doxology for a Hierarch Who is Present</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5"/>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5"/>
            <w:r>
              <w:rPr>
                <w:rStyle w:val="CommentReference"/>
                <w:rFonts w:ascii="Times New Roman" w:eastAsiaTheme="minorHAnsi" w:hAnsi="Times New Roman" w:cstheme="minorBidi"/>
                <w:color w:val="auto"/>
              </w:rPr>
              <w:commentReference w:id="1075"/>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9" w:name="_Toc437373016"/>
      <w:bookmarkStart w:id="1080" w:name="September"/>
      <w:r>
        <w:lastRenderedPageBreak/>
        <w:t>September</w:t>
      </w:r>
      <w:bookmarkEnd w:id="1033"/>
      <w:bookmarkEnd w:id="1034"/>
      <w:bookmarkEnd w:id="103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9"/>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1" w:name="_Toc410196198"/>
      <w:bookmarkStart w:id="1082" w:name="_Toc410196440"/>
      <w:bookmarkStart w:id="1083" w:name="_Toc410196942"/>
      <w:r>
        <w:br w:type="page"/>
      </w:r>
    </w:p>
    <w:p w14:paraId="3B77A2B2" w14:textId="6F99453D" w:rsidR="00495F1A" w:rsidRDefault="0092592B" w:rsidP="00495F1A">
      <w:pPr>
        <w:pStyle w:val="Heading3"/>
      </w:pPr>
      <w:bookmarkStart w:id="1084" w:name="_Toc437373088"/>
      <w:r>
        <w:lastRenderedPageBreak/>
        <w:t xml:space="preserve">August 29 (30) / Tho-out 1: </w:t>
      </w:r>
      <w:r w:rsidR="00495F1A">
        <w:t>Ecclesiastical New Year: Nairouz</w:t>
      </w:r>
      <w:bookmarkEnd w:id="1081"/>
      <w:bookmarkEnd w:id="1082"/>
      <w:bookmarkEnd w:id="1083"/>
      <w:bookmarkEnd w:id="1084"/>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5" w:name="_Ref434477358"/>
      <w:r>
        <w:t>The Doxolog</w:t>
      </w:r>
      <w:r w:rsidR="00E21EA3">
        <w:t>y for Ecclesiastical New Year</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6"/>
            <w:r>
              <w:t xml:space="preserve">wiles </w:t>
            </w:r>
            <w:commentRangeEnd w:id="1086"/>
            <w:r>
              <w:rPr>
                <w:rStyle w:val="CommentReference"/>
                <w:rFonts w:ascii="Times New Roman" w:eastAsiaTheme="minorHAnsi" w:hAnsi="Times New Roman" w:cstheme="minorBidi"/>
                <w:color w:val="auto"/>
              </w:rPr>
              <w:commentReference w:id="108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7" w:name="_Ref434473482"/>
      <w:r>
        <w:t>The Psali Adam</w:t>
      </w:r>
      <w:r w:rsidR="00B411C9">
        <w:t xml:space="preserve"> for the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8"/>
            <w:r>
              <w:t xml:space="preserve">Ϯⲛⲁⲟⲩⲱϣⲧ </w:t>
            </w:r>
            <w:commentRangeEnd w:id="1088"/>
            <w:r>
              <w:rPr>
                <w:rStyle w:val="CommentReference"/>
                <w:rFonts w:ascii="Times New Roman" w:hAnsi="Times New Roman"/>
              </w:rPr>
              <w:commentReference w:id="108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9"/>
            <w:r>
              <w:t>reign</w:t>
            </w:r>
            <w:commentRangeEnd w:id="1089"/>
            <w:r>
              <w:rPr>
                <w:rStyle w:val="CommentReference"/>
              </w:rPr>
              <w:commentReference w:id="108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0" w:name="_Ref434473530"/>
      <w:r>
        <w:t xml:space="preserve">The Psali </w:t>
      </w:r>
      <w:r w:rsidR="004E71A7">
        <w:t>Batos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1"/>
            <w:r>
              <w:t xml:space="preserve">be </w:t>
            </w:r>
            <w:commentRangeEnd w:id="1091"/>
            <w:r>
              <w:rPr>
                <w:rStyle w:val="CommentReference"/>
              </w:rPr>
              <w:commentReference w:id="109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2"/>
            <w:r>
              <w:t xml:space="preserve">Ⲁⲙⲱⲛⲓ </w:t>
            </w:r>
            <w:commentRangeEnd w:id="1092"/>
            <w:r>
              <w:rPr>
                <w:rStyle w:val="CommentReference"/>
                <w:rFonts w:ascii="Times New Roman" w:hAnsi="Times New Roman"/>
              </w:rPr>
              <w:commentReference w:id="109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3"/>
            <w:r>
              <w:t xml:space="preserve">the </w:t>
            </w:r>
            <w:commentRangeEnd w:id="1093"/>
            <w:r>
              <w:rPr>
                <w:rStyle w:val="CommentReference"/>
              </w:rPr>
              <w:commentReference w:id="109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4"/>
            <w:r>
              <w:t xml:space="preserve">entreat </w:t>
            </w:r>
            <w:commentRangeEnd w:id="1094"/>
            <w:r>
              <w:rPr>
                <w:rStyle w:val="CommentReference"/>
              </w:rPr>
              <w:commentReference w:id="109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5" w:name="_Toc437373089"/>
      <w:r>
        <w:t xml:space="preserve">August 29 (30) / Tho-out 1: </w:t>
      </w:r>
      <w:r w:rsidRPr="00646349">
        <w:t xml:space="preserve">Also </w:t>
      </w:r>
      <w:r>
        <w:t>the Martyrdom of St. Bartholomew the Apostle</w:t>
      </w:r>
      <w:bookmarkEnd w:id="1095"/>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6" w:name="_Toc437373090"/>
      <w:r>
        <w:t xml:space="preserve">August 30 (31) / Tho-out 2: </w:t>
      </w:r>
      <w:r w:rsidR="005242D1">
        <w:t xml:space="preserve">Martyrdom of </w:t>
      </w:r>
      <w:r>
        <w:t>St. John the Baptist</w:t>
      </w:r>
      <w:bookmarkEnd w:id="1096"/>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7" w:name="_Toc437373091"/>
      <w:r>
        <w:t>September 1 (2) / Tho-out 4: St. Verena</w:t>
      </w:r>
      <w:bookmarkEnd w:id="1097"/>
    </w:p>
    <w:p w14:paraId="07AAD00E" w14:textId="77777777" w:rsidR="00C46B09" w:rsidRDefault="00C46B09" w:rsidP="00C46B09">
      <w:pPr>
        <w:pStyle w:val="Heading4"/>
      </w:pPr>
      <w:bookmarkStart w:id="1098" w:name="_Ref434490285"/>
      <w:r>
        <w:t>The Doxology</w:t>
      </w:r>
      <w:r w:rsidR="00B46E6E">
        <w:t xml:space="preserve"> for St. Verena</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9" w:name="_Toc437373092"/>
      <w:r>
        <w:lastRenderedPageBreak/>
        <w:t>September 3 (4) / Tho-out 6: St. Phoebe the Protodeaconess</w:t>
      </w:r>
      <w:r w:rsidR="008C4D26">
        <w:rPr>
          <w:rStyle w:val="FootnoteReference"/>
        </w:rPr>
        <w:footnoteReference w:id="476"/>
      </w:r>
      <w:bookmarkEnd w:id="1099"/>
    </w:p>
    <w:p w14:paraId="47E3028B" w14:textId="77777777" w:rsidR="0039635A" w:rsidRDefault="0039635A" w:rsidP="0039635A">
      <w:pPr>
        <w:pStyle w:val="Heading3"/>
      </w:pPr>
      <w:bookmarkStart w:id="1100" w:name="_Toc437373093"/>
      <w:r>
        <w:t>September 4 (5) / Tho-out 7: St. Dioscorus</w:t>
      </w:r>
      <w:bookmarkEnd w:id="1100"/>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1" w:name="_Toc437373094"/>
      <w:r>
        <w:t>September 4 (5) / Tho-out 7: Also St. Rebecca and her Children</w:t>
      </w:r>
      <w:bookmarkEnd w:id="1101"/>
    </w:p>
    <w:p w14:paraId="14929AD8" w14:textId="77777777" w:rsidR="0046481B" w:rsidRDefault="0046481B" w:rsidP="0046481B">
      <w:pPr>
        <w:pStyle w:val="Heading4"/>
      </w:pPr>
      <w:bookmarkStart w:id="1102" w:name="_Ref434490258"/>
      <w:r>
        <w:t>The Doxology</w:t>
      </w:r>
      <w:r w:rsidR="00B46E6E">
        <w:t xml:space="preserve"> for St. Rebecca and her Children</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3" w:name="_Toc437373095"/>
      <w:r>
        <w:t>September 9 (10) / Tho-out 12: Commemoration of Archangel Michael</w:t>
      </w:r>
      <w:bookmarkEnd w:id="1103"/>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4" w:name="_Toc437373096"/>
      <w:r>
        <w:t xml:space="preserve">September 12 (13) / Tho-out 15: </w:t>
      </w:r>
      <w:r w:rsidR="00191A26">
        <w:t xml:space="preserve">Translocation of the Relics of </w:t>
      </w:r>
      <w:r>
        <w:t>St. Stephen</w:t>
      </w:r>
      <w:bookmarkEnd w:id="1104"/>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5" w:name="_Toc410196199"/>
      <w:bookmarkStart w:id="1106" w:name="_Toc410196441"/>
      <w:bookmarkStart w:id="1107" w:name="_Toc410196943"/>
      <w:bookmarkStart w:id="1108" w:name="_Ref434563524"/>
      <w:bookmarkStart w:id="1109" w:name="_Ref434563530"/>
      <w:bookmarkStart w:id="1110" w:name="_Toc437373097"/>
      <w:r>
        <w:t xml:space="preserve">September 14 (15) / Tho-out 17: </w:t>
      </w:r>
      <w:r w:rsidR="00495F1A">
        <w:t>The Dedication of the Church of the Holy Cross</w:t>
      </w:r>
      <w:bookmarkEnd w:id="1105"/>
      <w:bookmarkEnd w:id="1106"/>
      <w:bookmarkEnd w:id="1107"/>
      <w:bookmarkEnd w:id="1108"/>
      <w:bookmarkEnd w:id="1109"/>
      <w:bookmarkEnd w:id="111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1" w:name="_Ref434477443"/>
      <w:r>
        <w:lastRenderedPageBreak/>
        <w:t>The Doxology</w:t>
      </w:r>
      <w:r w:rsidR="00E21EA3">
        <w:t xml:space="preserve">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2" w:name="_Ref434474964"/>
      <w:r>
        <w:lastRenderedPageBreak/>
        <w:t>The Psali Ada</w:t>
      </w:r>
      <w:r w:rsidR="006C1B94">
        <w:t>m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3"/>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3"/>
            <w:r>
              <w:rPr>
                <w:rStyle w:val="CommentReference"/>
              </w:rPr>
              <w:commentReference w:id="1113"/>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4" w:name="_Ref434474992"/>
      <w:r>
        <w:t>The Psali Bato</w:t>
      </w:r>
      <w:r w:rsidR="006C1B94">
        <w:t>s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5" w:name="_Toc437373098"/>
      <w:r>
        <w:t>September 18 (19) / Tho-out 21: Commemoration of the Theotokos</w:t>
      </w:r>
      <w:bookmarkEnd w:id="1115"/>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6" w:name="_Toc437373099"/>
      <w:r>
        <w:t xml:space="preserve">September 21 (22) / Tho-out 24: Martyrdom of St. Quandratus, One of the </w:t>
      </w:r>
      <w:proofErr w:type="gramStart"/>
      <w:r>
        <w:t>Seventy Two</w:t>
      </w:r>
      <w:bookmarkEnd w:id="1116"/>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7" w:name="_Toc437373100"/>
      <w:r>
        <w:t xml:space="preserve">September 22 (23) / </w:t>
      </w:r>
      <w:commentRangeStart w:id="1118"/>
      <w:r>
        <w:t>Tho-out 24</w:t>
      </w:r>
      <w:commentRangeEnd w:id="1118"/>
      <w:r w:rsidR="00C46B09">
        <w:rPr>
          <w:rStyle w:val="CommentReference"/>
          <w:rFonts w:eastAsiaTheme="minorHAnsi" w:cstheme="minorBidi"/>
          <w:b w:val="0"/>
          <w:bCs w:val="0"/>
        </w:rPr>
        <w:commentReference w:id="1118"/>
      </w:r>
      <w:r>
        <w:t>: St. Maurice and the Theban Legion</w:t>
      </w:r>
      <w:bookmarkEnd w:id="1117"/>
    </w:p>
    <w:p w14:paraId="74C264D0" w14:textId="77777777" w:rsidR="00D54A29" w:rsidRDefault="00B46E6E" w:rsidP="00D54A29">
      <w:pPr>
        <w:pStyle w:val="Heading4"/>
      </w:pPr>
      <w:bookmarkStart w:id="1119" w:name="_Ref434489859"/>
      <w:r>
        <w:t>The Doxology for</w:t>
      </w:r>
      <w:r w:rsidR="00D54A29">
        <w:t xml:space="preserve"> St. Maurice and the Theban Legion</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0" w:name="_Ref434489873"/>
      <w:r>
        <w:lastRenderedPageBreak/>
        <w:t>Another Doxology of St. Maurice</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1" w:name="_Toc437373101"/>
      <w:r>
        <w:t>September 23 (24) / Tho-out 26: Annunciation of St. John the Baptist to Zacharias</w:t>
      </w:r>
      <w:bookmarkEnd w:id="1121"/>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2" w:name="_Ref435003974"/>
      <w:bookmarkStart w:id="1123" w:name="_Toc437373102"/>
      <w:r>
        <w:t>September 26 (27) / Tho-out 29: Commemoration of the Annunciation, Nativity, and Resurrection on the 29</w:t>
      </w:r>
      <w:r w:rsidRPr="00C0205C">
        <w:rPr>
          <w:vertAlign w:val="superscript"/>
        </w:rPr>
        <w:t>th</w:t>
      </w:r>
      <w:r>
        <w:t xml:space="preserve"> of Every Month</w:t>
      </w:r>
      <w:bookmarkEnd w:id="1122"/>
      <w:bookmarkEnd w:id="1123"/>
    </w:p>
    <w:p w14:paraId="0A0A7EC3" w14:textId="77777777" w:rsidR="00C0205C" w:rsidRDefault="00C0205C" w:rsidP="00C0205C">
      <w:pPr>
        <w:pStyle w:val="Heading4"/>
      </w:pPr>
      <w:bookmarkStart w:id="1124" w:name="_Ref435003845"/>
      <w:r>
        <w:t>The Psali Adam for the 29</w:t>
      </w:r>
      <w:r w:rsidRPr="00C0205C">
        <w:rPr>
          <w:vertAlign w:val="superscript"/>
        </w:rPr>
        <w:t>th</w:t>
      </w:r>
      <w:r>
        <w:t xml:space="preserve"> of Every Month</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5"/>
            <w:r>
              <w:t>At the end of times.</w:t>
            </w:r>
            <w:commentRangeEnd w:id="1125"/>
            <w:r>
              <w:rPr>
                <w:rStyle w:val="CommentReference"/>
                <w:rFonts w:ascii="Times New Roman" w:eastAsiaTheme="minorHAnsi" w:hAnsi="Times New Roman" w:cstheme="minorBidi"/>
                <w:color w:val="auto"/>
              </w:rPr>
              <w:commentReference w:id="1125"/>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6" w:name="_Ref435003860"/>
      <w:r>
        <w:t>The Psali Batos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7"/>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7"/>
            <w:r>
              <w:rPr>
                <w:rStyle w:val="CommentReference"/>
                <w:rFonts w:ascii="Times New Roman" w:eastAsiaTheme="minorHAnsi" w:hAnsi="Times New Roman" w:cstheme="minorBidi"/>
                <w:color w:val="auto"/>
              </w:rPr>
              <w:commentReference w:id="1127"/>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8"/>
            <w:r>
              <w:t xml:space="preserve"> Lord God</w:t>
            </w:r>
            <w:commentRangeEnd w:id="1128"/>
            <w:r>
              <w:rPr>
                <w:rStyle w:val="CommentReference"/>
                <w:rFonts w:ascii="Times New Roman" w:eastAsiaTheme="minorHAnsi" w:hAnsi="Times New Roman" w:cstheme="minorBidi"/>
                <w:color w:val="auto"/>
              </w:rPr>
              <w:commentReference w:id="1128"/>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9" w:name="_Toc437373103"/>
      <w:r>
        <w:t>September 27 (28) / Tho-out 30: Miracle performed by St. Athanasius the Apostolic</w:t>
      </w:r>
      <w:bookmarkEnd w:id="1129"/>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0" w:name="_Ref434561058"/>
      <w:bookmarkStart w:id="1131" w:name="_Toc437373104"/>
      <w:r>
        <w:t xml:space="preserve">September 29 (30) / Paopi 2: </w:t>
      </w:r>
      <w:r w:rsidR="000274A5">
        <w:t xml:space="preserve">The Coming of </w:t>
      </w:r>
      <w:r>
        <w:t>St. Severus</w:t>
      </w:r>
      <w:r w:rsidR="000274A5">
        <w:t xml:space="preserve"> to Egypt</w:t>
      </w:r>
      <w:bookmarkEnd w:id="1130"/>
      <w:bookmarkEnd w:id="1131"/>
    </w:p>
    <w:p w14:paraId="1B16436A" w14:textId="77777777" w:rsidR="0039635A" w:rsidRDefault="0039635A" w:rsidP="0039635A">
      <w:pPr>
        <w:pStyle w:val="Heading4"/>
      </w:pPr>
      <w:bookmarkStart w:id="1132" w:name="_Ref434492249"/>
      <w:r>
        <w:t>The Doxology</w:t>
      </w:r>
      <w:r w:rsidR="00B82753">
        <w:t xml:space="preserve"> for St. Severus</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3"/>
            <w:r w:rsidRPr="004764BD">
              <w:t xml:space="preserve">confirmed </w:t>
            </w:r>
            <w:commentRangeEnd w:id="1133"/>
            <w:r>
              <w:rPr>
                <w:rStyle w:val="CommentReference"/>
                <w:rFonts w:ascii="Times New Roman" w:eastAsiaTheme="minorHAnsi" w:hAnsi="Times New Roman" w:cstheme="minorBidi"/>
                <w:color w:val="auto"/>
              </w:rPr>
              <w:commentReference w:id="1133"/>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4" w:name="_Toc410196200"/>
      <w:bookmarkStart w:id="1135" w:name="_Toc410196442"/>
      <w:bookmarkStart w:id="1136" w:name="_Toc410196944"/>
      <w:bookmarkStart w:id="1137" w:name="_Toc437373017"/>
      <w:bookmarkStart w:id="1138" w:name="October"/>
      <w:bookmarkEnd w:id="1080"/>
      <w:r>
        <w:lastRenderedPageBreak/>
        <w:t>October</w:t>
      </w:r>
      <w:bookmarkEnd w:id="1134"/>
      <w:bookmarkEnd w:id="1135"/>
      <w:bookmarkEnd w:id="1136"/>
      <w:r w:rsidR="006E370D">
        <w:t xml:space="preserve"> or </w:t>
      </w:r>
      <w:r w:rsidR="006E370D">
        <w:rPr>
          <w:rFonts w:ascii="FreeSerifAvvaShenouda" w:hAnsi="FreeSerifAvvaShenouda" w:cs="FreeSerifAvvaShenouda"/>
        </w:rPr>
        <w:t>Ⲡⲁⲱⲡⲉ</w:t>
      </w:r>
      <w:bookmarkEnd w:id="1137"/>
    </w:p>
    <w:bookmarkStart w:id="1139"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0" w:name="_Ref436250096"/>
      <w:bookmarkStart w:id="1141" w:name="_Ref436250168"/>
      <w:bookmarkStart w:id="1142" w:name="_Toc437373105"/>
      <w:r>
        <w:lastRenderedPageBreak/>
        <w:t>October 1 (2) / Paopi 4: St. Bacchus</w:t>
      </w:r>
      <w:bookmarkEnd w:id="1139"/>
      <w:bookmarkEnd w:id="1140"/>
      <w:bookmarkEnd w:id="1141"/>
      <w:bookmarkEnd w:id="1142"/>
    </w:p>
    <w:p w14:paraId="7EAFB97D" w14:textId="77777777" w:rsidR="0081710C" w:rsidRDefault="0081710C" w:rsidP="0081710C">
      <w:pPr>
        <w:pStyle w:val="Heading4"/>
      </w:pPr>
      <w:bookmarkStart w:id="1143" w:name="_Ref434489638"/>
      <w:r>
        <w:t>The Doxology</w:t>
      </w:r>
      <w:r w:rsidR="00B46E6E">
        <w:t xml:space="preserve"> for Sts. Sergius and Bacchus</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4"/>
            <w:r>
              <w:t>heroes</w:t>
            </w:r>
            <w:commentRangeEnd w:id="1144"/>
            <w:r>
              <w:rPr>
                <w:rStyle w:val="CommentReference"/>
                <w:rFonts w:ascii="Times New Roman" w:eastAsiaTheme="minorHAnsi" w:hAnsi="Times New Roman" w:cstheme="minorBidi"/>
                <w:color w:val="auto"/>
              </w:rPr>
              <w:commentReference w:id="1144"/>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5" w:name="_Toc437373106"/>
      <w:r>
        <w:t>October 4 (5) / Paopi 7: St. Paul of Tammoh</w:t>
      </w:r>
      <w:bookmarkEnd w:id="1145"/>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6" w:name="_Toc437373107"/>
      <w:r>
        <w:t>October 7 (8) / Paopi 10: St. Sergius</w:t>
      </w:r>
      <w:bookmarkEnd w:id="1146"/>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7" w:name="_Toc437373108"/>
      <w:r>
        <w:t>October 9 (10) / Paopi 12: Commemoration of Archangel Michael</w:t>
      </w:r>
      <w:bookmarkEnd w:id="1147"/>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8" w:name="_Ref434564830"/>
      <w:bookmarkStart w:id="1149" w:name="_Toc437373109"/>
      <w:r>
        <w:t>October 17 (18) Paopi 20: St. John the Short</w:t>
      </w:r>
      <w:bookmarkEnd w:id="1148"/>
      <w:bookmarkEnd w:id="1149"/>
    </w:p>
    <w:p w14:paraId="23E24F8C" w14:textId="77777777" w:rsidR="0039635A" w:rsidRDefault="0039635A" w:rsidP="0039635A">
      <w:pPr>
        <w:pStyle w:val="Heading4"/>
      </w:pPr>
      <w:bookmarkStart w:id="1150" w:name="_Ref434490715"/>
      <w:r>
        <w:t>The Doxology</w:t>
      </w:r>
      <w:r w:rsidR="00B46E6E">
        <w:t xml:space="preserve"> for St. John the Short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1" w:name="_Toc437373110"/>
      <w:r>
        <w:t>October 18 (19) / Paopi</w:t>
      </w:r>
      <w:r w:rsidR="00FE0AE4">
        <w:t xml:space="preserve"> </w:t>
      </w:r>
      <w:r>
        <w:t>21: Commemoration of the Theotokos</w:t>
      </w:r>
      <w:bookmarkEnd w:id="1151"/>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2" w:name="_Toc437373111"/>
      <w:r>
        <w:lastRenderedPageBreak/>
        <w:t>October 18 (19) / Paopi</w:t>
      </w:r>
      <w:r w:rsidR="00FE0AE4">
        <w:t xml:space="preserve"> </w:t>
      </w:r>
      <w:r>
        <w:t>21: Also St. Teji (Reweiss)</w:t>
      </w:r>
      <w:bookmarkEnd w:id="1152"/>
    </w:p>
    <w:p w14:paraId="3D0544CD" w14:textId="77777777" w:rsidR="00BF2674" w:rsidRPr="00137929" w:rsidRDefault="00BF2674" w:rsidP="00BF2674">
      <w:pPr>
        <w:pStyle w:val="Heading4"/>
      </w:pPr>
      <w:bookmarkStart w:id="1153" w:name="_Ref434491337"/>
      <w:r>
        <w:t>The Doxology</w:t>
      </w:r>
      <w:r w:rsidR="00810F04">
        <w:t xml:space="preserve"> for St. Teji (Reweiss)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4" w:name="_Ref434563347"/>
      <w:bookmarkStart w:id="1155" w:name="_Toc437373112"/>
      <w:r>
        <w:t>October 23 (24) / Paopi</w:t>
      </w:r>
      <w:r w:rsidR="00FE0AE4">
        <w:t xml:space="preserve"> </w:t>
      </w:r>
      <w:r>
        <w:t>26: St. Apip the Friend of St. Apollo</w:t>
      </w:r>
      <w:bookmarkEnd w:id="1154"/>
      <w:bookmarkEnd w:id="1155"/>
    </w:p>
    <w:p w14:paraId="69CDA95A" w14:textId="77777777" w:rsidR="00E30E2D" w:rsidRPr="00137929" w:rsidRDefault="00E30E2D" w:rsidP="00E30E2D">
      <w:pPr>
        <w:pStyle w:val="Heading4"/>
      </w:pPr>
      <w:bookmarkStart w:id="1156" w:name="_Ref434492837"/>
      <w:r>
        <w:t>The Doxology</w:t>
      </w:r>
      <w:r w:rsidR="00B82753">
        <w:t xml:space="preserve"> for Sts. Apollo and Apip</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7" w:name="_Toc437373113"/>
      <w:r>
        <w:t>October 23 (24) / Paopi</w:t>
      </w:r>
      <w:r w:rsidR="00FE0AE4">
        <w:t xml:space="preserve"> </w:t>
      </w:r>
      <w:r>
        <w:t>26: The Martyrdom of St. Timothy the Apostle</w:t>
      </w:r>
      <w:bookmarkEnd w:id="1157"/>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8" w:name="_Toc437373114"/>
      <w:r>
        <w:t>October 24 (25) / Paopi</w:t>
      </w:r>
      <w:r w:rsidR="00FE0AE4">
        <w:t xml:space="preserve"> </w:t>
      </w:r>
      <w:r>
        <w:t>27: St. Macarius the Bishop of Edkow</w:t>
      </w:r>
      <w:bookmarkEnd w:id="1158"/>
    </w:p>
    <w:p w14:paraId="1E91FBC2" w14:textId="77777777" w:rsidR="00137929" w:rsidRPr="00137929" w:rsidRDefault="00137929" w:rsidP="00137929">
      <w:pPr>
        <w:pStyle w:val="Heading4"/>
      </w:pPr>
      <w:bookmarkStart w:id="1159" w:name="_Ref434490474"/>
      <w:r>
        <w:t>The Doxology</w:t>
      </w:r>
      <w:r w:rsidR="00B46E6E">
        <w:t xml:space="preserve"> for St. Macarius the Bishop of Edkow</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0" w:name="_Toc437373115"/>
      <w:r>
        <w:t>October 26 (27) / Paopi 29: Commemoration of the Annunciation, Nativity, and Resurrection on the 29</w:t>
      </w:r>
      <w:r w:rsidRPr="00C0205C">
        <w:rPr>
          <w:vertAlign w:val="superscript"/>
        </w:rPr>
        <w:t>th</w:t>
      </w:r>
      <w:r>
        <w:t xml:space="preserve"> of Every Month</w:t>
      </w:r>
      <w:bookmarkEnd w:id="1160"/>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1" w:name="_Toc437373116"/>
      <w:r>
        <w:t>October 27 (28) / Paopi 30: St. Mark</w:t>
      </w:r>
      <w:r w:rsidR="00F20BBD">
        <w:t xml:space="preserve"> (Consecration and Appearance of Head)</w:t>
      </w:r>
      <w:bookmarkEnd w:id="1161"/>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2" w:name="_Toc437373117"/>
      <w:r>
        <w:t xml:space="preserve">October 28 (29) / Athor 1: St. Cleopas and His Companion, Two of the </w:t>
      </w:r>
      <w:proofErr w:type="gramStart"/>
      <w:r>
        <w:t>Seventy Two</w:t>
      </w:r>
      <w:proofErr w:type="gramEnd"/>
      <w:r>
        <w:t xml:space="preserve"> Apostles</w:t>
      </w:r>
      <w:bookmarkEnd w:id="1162"/>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3" w:name="_Toc410196201"/>
      <w:bookmarkStart w:id="1164" w:name="_Toc410196443"/>
      <w:bookmarkStart w:id="1165" w:name="_Toc410196945"/>
      <w:bookmarkStart w:id="1166" w:name="_Toc437373018"/>
      <w:bookmarkStart w:id="1167" w:name="November"/>
      <w:bookmarkEnd w:id="1138"/>
      <w:r>
        <w:lastRenderedPageBreak/>
        <w:t>November</w:t>
      </w:r>
      <w:r w:rsidR="00495F1A">
        <w:t xml:space="preserve"> or </w:t>
      </w:r>
      <w:bookmarkEnd w:id="1163"/>
      <w:bookmarkEnd w:id="1164"/>
      <w:bookmarkEnd w:id="1165"/>
      <w:r w:rsidRPr="00FB5E62">
        <w:rPr>
          <w:rFonts w:ascii="FreeSerifAvvaShenouda" w:eastAsia="Arial Unicode MS" w:hAnsi="FreeSerifAvvaShenouda" w:cs="FreeSerifAvvaShenouda"/>
        </w:rPr>
        <w:t>Ⲁⲑⲟⲣ</w:t>
      </w:r>
      <w:bookmarkEnd w:id="1166"/>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8" w:name="_Toc437373118"/>
      <w:r>
        <w:lastRenderedPageBreak/>
        <w:t>November 3 (4) / Athor 7</w:t>
      </w:r>
      <w:r w:rsidR="00205EA4">
        <w:t>: St. George</w:t>
      </w:r>
      <w:bookmarkEnd w:id="1168"/>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9" w:name="_Toc437373119"/>
      <w:r>
        <w:t>November 4 (5) / Athor 8</w:t>
      </w:r>
      <w:r w:rsidR="00205EA4">
        <w:t>: The Four Incorporeal Beasts</w:t>
      </w:r>
      <w:bookmarkEnd w:id="1169"/>
    </w:p>
    <w:p w14:paraId="0FEBB939" w14:textId="77777777" w:rsidR="00205EA4" w:rsidRDefault="00205EA4" w:rsidP="00205EA4">
      <w:pPr>
        <w:pStyle w:val="Heading4"/>
      </w:pPr>
      <w:bookmarkStart w:id="1170" w:name="_Ref434488301"/>
      <w:r>
        <w:t>The Doxology</w:t>
      </w:r>
      <w:r w:rsidR="00B46E6E">
        <w:t xml:space="preserve"> for the Four Incorporeal Beasts</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1"/>
            <w:r>
              <w:t>Beats</w:t>
            </w:r>
            <w:commentRangeEnd w:id="1171"/>
            <w:r>
              <w:rPr>
                <w:rStyle w:val="CommentReference"/>
                <w:rFonts w:ascii="Times New Roman" w:eastAsiaTheme="minorHAnsi" w:hAnsi="Times New Roman" w:cstheme="minorBidi"/>
                <w:color w:val="auto"/>
              </w:rPr>
              <w:commentReference w:id="1171"/>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2"/>
            <w:r>
              <w:t xml:space="preserve">incessant </w:t>
            </w:r>
            <w:commentRangeEnd w:id="1172"/>
            <w:r>
              <w:rPr>
                <w:rStyle w:val="CommentReference"/>
                <w:rFonts w:ascii="Times New Roman" w:eastAsiaTheme="minorHAnsi" w:hAnsi="Times New Roman" w:cstheme="minorBidi"/>
                <w:color w:val="auto"/>
              </w:rPr>
              <w:commentReference w:id="1172"/>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3"/>
            <w:r>
              <w:t>The ministering flames of fire,</w:t>
            </w:r>
            <w:commentRangeEnd w:id="1173"/>
            <w:r>
              <w:rPr>
                <w:rStyle w:val="CommentReference"/>
                <w:rFonts w:ascii="Times New Roman" w:eastAsiaTheme="minorHAnsi" w:hAnsi="Times New Roman" w:cstheme="minorBidi"/>
                <w:color w:val="auto"/>
              </w:rPr>
              <w:commentReference w:id="1173"/>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4" w:name="_Ref434561114"/>
      <w:bookmarkStart w:id="1175" w:name="_Toc437373120"/>
      <w:r>
        <w:t>November 8 (9) / Athor 12: Archangel Michael</w:t>
      </w:r>
      <w:bookmarkEnd w:id="1174"/>
      <w:bookmarkEnd w:id="1175"/>
    </w:p>
    <w:p w14:paraId="7E078728" w14:textId="77777777" w:rsidR="004750F8" w:rsidRDefault="004750F8" w:rsidP="004750F8">
      <w:pPr>
        <w:pStyle w:val="Heading4"/>
      </w:pPr>
      <w:bookmarkStart w:id="1176" w:name="_Ref434487967"/>
      <w:r>
        <w:t>The Doxology</w:t>
      </w:r>
      <w:r w:rsidR="009D0B24">
        <w:t xml:space="preserve"> for Archangel Michael</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7"/>
            <w:r w:rsidRPr="004764BD">
              <w:t xml:space="preserve">before </w:t>
            </w:r>
            <w:commentRangeEnd w:id="1177"/>
            <w:r>
              <w:rPr>
                <w:rStyle w:val="CommentReference"/>
                <w:rFonts w:ascii="Times New Roman" w:eastAsiaTheme="minorHAnsi" w:hAnsi="Times New Roman" w:cstheme="minorBidi"/>
                <w:color w:val="auto"/>
              </w:rPr>
              <w:commentReference w:id="1177"/>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6" w:name="_Ref434487984"/>
      <w:r>
        <w:t>The Doxology for Michael and Gabriel</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7" w:name="_Toc437373121"/>
      <w:r>
        <w:t>November 11 (12) / Athor 15: St</w:t>
      </w:r>
      <w:r w:rsidR="004750F8">
        <w:t>. Me</w:t>
      </w:r>
      <w:r>
        <w:t>na the Martyr</w:t>
      </w:r>
      <w:bookmarkEnd w:id="1187"/>
    </w:p>
    <w:p w14:paraId="5E17B349" w14:textId="77777777" w:rsidR="00205EA4" w:rsidRDefault="00205EA4" w:rsidP="00205EA4">
      <w:pPr>
        <w:pStyle w:val="Heading4"/>
      </w:pPr>
      <w:bookmarkStart w:id="1188" w:name="_Ref434489493"/>
      <w:r>
        <w:t>The Doxology</w:t>
      </w:r>
      <w:r w:rsidR="00B46E6E">
        <w:t xml:space="preserve"> for St. Mena</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9"/>
            <w:r w:rsidRPr="004764BD">
              <w:t>Voice Divine</w:t>
            </w:r>
            <w:commentRangeEnd w:id="1189"/>
            <w:r>
              <w:rPr>
                <w:rStyle w:val="CommentReference"/>
                <w:rFonts w:ascii="Times New Roman" w:eastAsiaTheme="minorHAnsi" w:hAnsi="Times New Roman" w:cstheme="minorBidi"/>
                <w:color w:val="auto"/>
              </w:rPr>
              <w:commentReference w:id="118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0"/>
            <w:r w:rsidRPr="004764BD">
              <w:t xml:space="preserve">received </w:t>
            </w:r>
            <w:commentRangeEnd w:id="1190"/>
            <w:r>
              <w:rPr>
                <w:rStyle w:val="CommentReference"/>
                <w:rFonts w:ascii="Times New Roman" w:eastAsiaTheme="minorHAnsi" w:hAnsi="Times New Roman" w:cstheme="minorBidi"/>
                <w:color w:val="auto"/>
              </w:rPr>
              <w:commentReference w:id="119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1" w:name="_Toc437373122"/>
      <w:r>
        <w:t>November 14 (15) / Athor 18: St. Philip the Apostle</w:t>
      </w:r>
      <w:bookmarkEnd w:id="1191"/>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2" w:name="_Toc437373123"/>
      <w:r>
        <w:t>November 15 (16) / Athor 19: The Preaching of St. Bartholomew</w:t>
      </w:r>
      <w:bookmarkEnd w:id="1192"/>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3" w:name="_Toc437373124"/>
      <w:r>
        <w:t>November 15 (16) / Athor 19: Also the Consecration of the Church of Sts. Sergius and Bacchus.</w:t>
      </w:r>
      <w:bookmarkEnd w:id="1193"/>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4" w:name="_Toc437373125"/>
      <w:r>
        <w:t>November 16 (17) / Athor 20: Consecration of Sts. Theodore and Theodore</w:t>
      </w:r>
      <w:bookmarkEnd w:id="1194"/>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5"/>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5"/>
      <w:r w:rsidR="00191A26">
        <w:rPr>
          <w:rStyle w:val="CommentReference"/>
          <w:i w:val="0"/>
        </w:rPr>
        <w:commentReference w:id="1195"/>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6" w:name="_Toc437373126"/>
      <w:r>
        <w:t>November 17 (18) / Athor 21: Commemoration of the Theotokos</w:t>
      </w:r>
      <w:bookmarkEnd w:id="1196"/>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7" w:name="_Ref434562715"/>
      <w:bookmarkStart w:id="1198" w:name="_Toc437373127"/>
      <w:r>
        <w:lastRenderedPageBreak/>
        <w:t>November 18 (19) / Athor 22: Martyrdom of Sts. Cosmas, Damian, and their Brothers</w:t>
      </w:r>
      <w:bookmarkEnd w:id="1197"/>
      <w:bookmarkEnd w:id="1198"/>
    </w:p>
    <w:p w14:paraId="63F7F3A5" w14:textId="77777777" w:rsidR="0059166B" w:rsidRDefault="0059166B" w:rsidP="0059166B">
      <w:pPr>
        <w:pStyle w:val="Heading4"/>
      </w:pPr>
      <w:bookmarkStart w:id="1199" w:name="_Ref434489688"/>
      <w:r>
        <w:t>The Doxology</w:t>
      </w:r>
      <w:r w:rsidR="00B46E6E">
        <w:t xml:space="preserve"> for Sts. Cosmas, Damian, their Brothers and their Mother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0"/>
            <w:r>
              <w:t>Prabioc</w:t>
            </w:r>
            <w:commentRangeEnd w:id="1200"/>
            <w:r>
              <w:rPr>
                <w:rStyle w:val="CommentReference"/>
                <w:rFonts w:ascii="Times New Roman" w:eastAsiaTheme="minorHAnsi" w:hAnsi="Times New Roman" w:cstheme="minorBidi"/>
                <w:color w:val="auto"/>
              </w:rPr>
              <w:commentReference w:id="120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1"/>
            <w:r>
              <w:t xml:space="preserve">confirming </w:t>
            </w:r>
            <w:commentRangeEnd w:id="1201"/>
            <w:r>
              <w:rPr>
                <w:rStyle w:val="CommentReference"/>
                <w:rFonts w:ascii="Times New Roman" w:eastAsiaTheme="minorHAnsi" w:hAnsi="Times New Roman" w:cstheme="minorBidi"/>
                <w:color w:val="auto"/>
              </w:rPr>
              <w:commentReference w:id="120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2" w:name="_Toc437373128"/>
      <w:r>
        <w:t>November 19 (20) / Athor 23: Consecration of the Church of St. Marina</w:t>
      </w:r>
      <w:bookmarkEnd w:id="1202"/>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3" w:name="_Toc437373129"/>
      <w:r>
        <w:t xml:space="preserve">November 20 (21) / Athor 24: The </w:t>
      </w:r>
      <w:proofErr w:type="gramStart"/>
      <w:r>
        <w:t>Twenty Four</w:t>
      </w:r>
      <w:proofErr w:type="gramEnd"/>
      <w:r>
        <w:t xml:space="preserve"> Presbyters</w:t>
      </w:r>
      <w:bookmarkEnd w:id="1203"/>
    </w:p>
    <w:p w14:paraId="4A042C64" w14:textId="77777777" w:rsidR="00205EA4" w:rsidRDefault="00205EA4" w:rsidP="00205EA4">
      <w:pPr>
        <w:pStyle w:val="Heading4"/>
      </w:pPr>
      <w:bookmarkStart w:id="1204" w:name="_Ref434488339"/>
      <w:r>
        <w:t>The Doxology</w:t>
      </w:r>
      <w:r w:rsidR="00B46E6E">
        <w:t xml:space="preserve"> for the </w:t>
      </w:r>
      <w:proofErr w:type="gramStart"/>
      <w:r w:rsidR="00B46E6E">
        <w:t>Twenty Four</w:t>
      </w:r>
      <w:proofErr w:type="gramEnd"/>
      <w:r w:rsidR="00B46E6E">
        <w:t xml:space="preserve"> Presbyters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5" w:name="_Toc437373130"/>
      <w:r>
        <w:t>November 21 (22) / Athor 25: St. Philopater Mercurius</w:t>
      </w:r>
      <w:bookmarkEnd w:id="1205"/>
    </w:p>
    <w:p w14:paraId="1868DD24" w14:textId="77777777" w:rsidR="00205EA4" w:rsidRDefault="00205EA4" w:rsidP="00205EA4">
      <w:pPr>
        <w:pStyle w:val="Heading4"/>
      </w:pPr>
      <w:bookmarkStart w:id="1206" w:name="_Ref434489457"/>
      <w:r>
        <w:t>The Doxology</w:t>
      </w:r>
      <w:r w:rsidR="00B46E6E">
        <w:t xml:space="preserve"> for St. Philopater Mercurius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1"/>
            <w:r>
              <w:t>Placed</w:t>
            </w:r>
            <w:commentRangeEnd w:id="1211"/>
            <w:r>
              <w:rPr>
                <w:rStyle w:val="CommentReference"/>
                <w:rFonts w:ascii="Times New Roman" w:eastAsiaTheme="minorHAnsi" w:hAnsi="Times New Roman" w:cstheme="minorBidi"/>
                <w:color w:val="auto"/>
              </w:rPr>
              <w:commentReference w:id="121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2"/>
            <w:r>
              <w:t>emperate</w:t>
            </w:r>
            <w:r w:rsidRPr="004764BD">
              <w:t xml:space="preserve"> </w:t>
            </w:r>
            <w:r>
              <w:t>with</w:t>
            </w:r>
            <w:commentRangeEnd w:id="1212"/>
            <w:r>
              <w:rPr>
                <w:rStyle w:val="CommentReference"/>
                <w:rFonts w:ascii="Times New Roman" w:eastAsiaTheme="minorHAnsi" w:hAnsi="Times New Roman" w:cstheme="minorBidi"/>
                <w:color w:val="auto"/>
              </w:rPr>
              <w:commentReference w:id="121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9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6" w:name="_Toc437373131"/>
      <w:r>
        <w:t>November 24 (25) / Athor 28: Martyrdom of St. Serapamon, the bishop of Nikiou</w:t>
      </w:r>
      <w:bookmarkEnd w:id="1216"/>
    </w:p>
    <w:p w14:paraId="764EF4A2" w14:textId="77777777" w:rsidR="00DF43CA" w:rsidRDefault="00DF43CA" w:rsidP="00DF43CA">
      <w:pPr>
        <w:pStyle w:val="Heading4"/>
      </w:pPr>
      <w:bookmarkStart w:id="1217" w:name="_Ref434489794"/>
      <w:r>
        <w:t>The Doxology</w:t>
      </w:r>
      <w:r w:rsidR="00B46E6E">
        <w:t xml:space="preserve"> for St. Serapamon</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8"/>
            <w:r>
              <w:t>sprang forth</w:t>
            </w:r>
            <w:commentRangeEnd w:id="1218"/>
            <w:r>
              <w:rPr>
                <w:rStyle w:val="CommentReference"/>
                <w:rFonts w:ascii="Times New Roman" w:eastAsiaTheme="minorHAnsi" w:hAnsi="Times New Roman" w:cstheme="minorBidi"/>
                <w:color w:val="auto"/>
              </w:rPr>
              <w:commentReference w:id="1218"/>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9" w:name="_Toc437373132"/>
      <w:r>
        <w:t>November 25 (26) / Athor 29: Commemoration of the Annunciation, Nativity, and Resurrection on the 29</w:t>
      </w:r>
      <w:r w:rsidRPr="00C0205C">
        <w:rPr>
          <w:vertAlign w:val="superscript"/>
        </w:rPr>
        <w:t>th</w:t>
      </w:r>
      <w:r>
        <w:t xml:space="preserve"> of Every Month</w:t>
      </w:r>
      <w:bookmarkEnd w:id="1219"/>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0" w:name="_Toc437373133"/>
      <w:r>
        <w:t>November 26 (27) / Athor 30: Consecration of a Church of St. Cosmas and Damian, Their Brothers and Their Mother</w:t>
      </w:r>
      <w:bookmarkEnd w:id="1220"/>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1" w:name="_Toc437373134"/>
      <w:r>
        <w:t>November 27 (28) / Koiak 1: Consecration of the Church of St. Shenoute</w:t>
      </w:r>
      <w:bookmarkEnd w:id="1221"/>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2" w:name="_Toc437373135"/>
      <w:r>
        <w:lastRenderedPageBreak/>
        <w:t>November 30 (December 1) / Koiak 4: Martyrdom of St. Andrew the Apostle</w:t>
      </w:r>
      <w:bookmarkEnd w:id="1222"/>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7"/>
      <w:r>
        <w:t>.</w:t>
      </w:r>
    </w:p>
    <w:p w14:paraId="2DF67188" w14:textId="77777777" w:rsidR="00495F1A" w:rsidRDefault="00495F1A" w:rsidP="00495F1A">
      <w:pPr>
        <w:pStyle w:val="Heading2"/>
        <w:rPr>
          <w:rFonts w:ascii="FreeSerifAvvaShenouda" w:hAnsi="FreeSerifAvvaShenouda" w:cs="FreeSerifAvvaShenouda"/>
        </w:rPr>
      </w:pPr>
      <w:bookmarkStart w:id="1223" w:name="_Toc410196202"/>
      <w:bookmarkStart w:id="1224" w:name="_Toc410196444"/>
      <w:bookmarkStart w:id="1225" w:name="_Toc410196946"/>
      <w:bookmarkStart w:id="1226" w:name="_Toc437373019"/>
      <w:bookmarkStart w:id="1227" w:name="_Toc437373136"/>
      <w:bookmarkStart w:id="1228" w:name="December"/>
      <w:r>
        <w:lastRenderedPageBreak/>
        <w:t>December</w:t>
      </w:r>
      <w:bookmarkEnd w:id="1223"/>
      <w:bookmarkEnd w:id="1224"/>
      <w:bookmarkEnd w:id="1225"/>
      <w:r w:rsidR="00205EA4">
        <w:t xml:space="preserve"> or </w:t>
      </w:r>
      <w:r w:rsidR="00205EA4">
        <w:rPr>
          <w:rFonts w:ascii="FreeSerifAvvaShenouda" w:hAnsi="FreeSerifAvvaShenouda" w:cs="FreeSerifAvvaShenouda"/>
        </w:rPr>
        <w:t>Ⲕⲟⲓⲁϩⲕ</w:t>
      </w:r>
      <w:bookmarkEnd w:id="1226"/>
      <w:bookmarkEnd w:id="1227"/>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9"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0"/>
            <w:r>
              <w:rPr>
                <w:rStyle w:val="CommentReference"/>
                <w:rFonts w:ascii="Times New Roman" w:eastAsiaTheme="minorHAnsi" w:hAnsi="Times New Roman" w:cstheme="minorBidi"/>
                <w:color w:val="auto"/>
              </w:rPr>
              <w:commentReference w:id="123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1"/>
            <w:r>
              <w:t xml:space="preserve">Announced </w:t>
            </w:r>
            <w:commentRangeEnd w:id="1231"/>
            <w:r>
              <w:rPr>
                <w:rStyle w:val="CommentReference"/>
                <w:rFonts w:ascii="Times New Roman" w:eastAsiaTheme="minorHAnsi" w:hAnsi="Times New Roman" w:cstheme="minorBidi"/>
                <w:color w:val="auto"/>
              </w:rPr>
              <w:commentReference w:id="123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3" w:name="_Ref434478867"/>
      <w:r>
        <w:t xml:space="preserve">The Third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4" w:name="_Ref434478878"/>
      <w:r>
        <w:t xml:space="preserve">The Fourth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5"/>
            <w:r>
              <w:t>He raised us with a new invitation.</w:t>
            </w:r>
            <w:commentRangeEnd w:id="1235"/>
            <w:r>
              <w:rPr>
                <w:rStyle w:val="CommentReference"/>
                <w:rFonts w:ascii="Times New Roman" w:eastAsiaTheme="minorHAnsi" w:hAnsi="Times New Roman" w:cstheme="minorBidi"/>
                <w:color w:val="auto"/>
              </w:rPr>
              <w:commentReference w:id="123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6"/>
            <w:r>
              <w:t>Bride</w:t>
            </w:r>
            <w:commentRangeEnd w:id="1236"/>
            <w:r>
              <w:rPr>
                <w:rStyle w:val="CommentReference"/>
                <w:rFonts w:ascii="Times New Roman" w:eastAsiaTheme="minorHAnsi" w:hAnsi="Times New Roman" w:cstheme="minorBidi"/>
                <w:color w:val="auto"/>
              </w:rPr>
              <w:commentReference w:id="123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7" w:name="_Ref434478888"/>
      <w:r>
        <w:t xml:space="preserve">The Fifth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8" w:name="_Ref434478907"/>
      <w:r>
        <w:t xml:space="preserve">The Sixth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9"/>
            <w:r>
              <w:t xml:space="preserve">return </w:t>
            </w:r>
            <w:commentRangeEnd w:id="1239"/>
            <w:r>
              <w:rPr>
                <w:rStyle w:val="CommentReference"/>
              </w:rPr>
              <w:commentReference w:id="123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0"/>
            <w:r>
              <w:t xml:space="preserve">confirmation </w:t>
            </w:r>
            <w:commentRangeEnd w:id="1240"/>
            <w:r>
              <w:rPr>
                <w:rStyle w:val="CommentReference"/>
              </w:rPr>
              <w:commentReference w:id="124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2"/>
            <w:r>
              <w:t>Angel-evangel of Good News</w:t>
            </w:r>
            <w:commentRangeEnd w:id="1242"/>
            <w:r>
              <w:rPr>
                <w:rStyle w:val="CommentReference"/>
                <w:rFonts w:ascii="Times New Roman" w:eastAsiaTheme="minorHAnsi" w:hAnsi="Times New Roman" w:cstheme="minorBidi"/>
                <w:color w:val="auto"/>
              </w:rPr>
              <w:commentReference w:id="124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3"/>
            <w:r>
              <w:t>Hail, O full of grace</w:t>
            </w:r>
            <w:commentRangeEnd w:id="1243"/>
            <w:r>
              <w:rPr>
                <w:rStyle w:val="CommentReference"/>
                <w:rFonts w:ascii="Times New Roman" w:eastAsiaTheme="minorHAnsi" w:hAnsi="Times New Roman" w:cstheme="minorBidi"/>
                <w:color w:val="auto"/>
              </w:rPr>
              <w:commentReference w:id="124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4"/>
            <w:r>
              <w:t>Angel-Evangel</w:t>
            </w:r>
            <w:commentRangeEnd w:id="1244"/>
            <w:r>
              <w:rPr>
                <w:rStyle w:val="CommentReference"/>
                <w:rFonts w:ascii="Times New Roman" w:eastAsiaTheme="minorHAnsi" w:hAnsi="Times New Roman" w:cstheme="minorBidi"/>
                <w:color w:val="auto"/>
              </w:rPr>
              <w:commentReference w:id="124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5" w:name="_Ref434564112"/>
      <w:bookmarkStart w:id="1246" w:name="_Toc437373137"/>
      <w:bookmarkStart w:id="1247" w:name="_Toc410196203"/>
      <w:bookmarkStart w:id="1248" w:name="_Toc410196445"/>
      <w:bookmarkStart w:id="1249" w:name="_Toc410196947"/>
      <w:r>
        <w:lastRenderedPageBreak/>
        <w:t>December 1 (2) / Koiak 5: Martyrdom of St. Victor</w:t>
      </w:r>
      <w:bookmarkEnd w:id="1245"/>
      <w:bookmarkEnd w:id="1246"/>
    </w:p>
    <w:p w14:paraId="5851AA48" w14:textId="77777777" w:rsidR="00253C5F" w:rsidRDefault="00253C5F" w:rsidP="00253C5F">
      <w:pPr>
        <w:pStyle w:val="Heading4"/>
      </w:pPr>
      <w:bookmarkStart w:id="1250" w:name="_Ref434489590"/>
      <w:r>
        <w:t>The Doxology</w:t>
      </w:r>
      <w:r w:rsidR="00B46E6E">
        <w:t xml:space="preserve"> for St. Victor</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1"/>
            <w:r>
              <w:t>saint</w:t>
            </w:r>
            <w:commentRangeEnd w:id="1251"/>
            <w:r>
              <w:rPr>
                <w:rStyle w:val="CommentReference"/>
                <w:rFonts w:ascii="Times New Roman" w:eastAsiaTheme="minorHAnsi" w:hAnsi="Times New Roman" w:cstheme="minorBidi"/>
                <w:color w:val="auto"/>
              </w:rPr>
              <w:commentReference w:id="125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2" w:name="_Toc437373138"/>
      <w:r>
        <w:lastRenderedPageBreak/>
        <w:t>December 2 (3) / Koiak 6: Pope Abraam the Syrian</w:t>
      </w:r>
      <w:bookmarkEnd w:id="1252"/>
    </w:p>
    <w:p w14:paraId="705AECE8" w14:textId="77777777" w:rsidR="00F416C6" w:rsidRDefault="00F416C6" w:rsidP="00F416C6">
      <w:pPr>
        <w:pStyle w:val="Heading4"/>
      </w:pPr>
      <w:bookmarkStart w:id="1253" w:name="_Ref434492343"/>
      <w:r>
        <w:t>The Doxology of St. Simon the Tanner</w:t>
      </w:r>
      <w:r>
        <w:rPr>
          <w:rStyle w:val="FootnoteReference"/>
        </w:rPr>
        <w:footnoteReference w:id="494"/>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4" w:name="_Toc437373139"/>
      <w:r>
        <w:t xml:space="preserve">December 4 (5) / Koiak 8: </w:t>
      </w:r>
      <w:r w:rsidR="00743CE8">
        <w:t xml:space="preserve">The Martyrdom of </w:t>
      </w:r>
      <w:r>
        <w:t>Sts. Barbara and Juliana</w:t>
      </w:r>
      <w:bookmarkEnd w:id="1254"/>
    </w:p>
    <w:p w14:paraId="1D4A5115" w14:textId="77777777" w:rsidR="00FF5FF3" w:rsidRDefault="00FF5FF3" w:rsidP="00FF5FF3">
      <w:pPr>
        <w:pStyle w:val="Heading4"/>
      </w:pPr>
      <w:bookmarkStart w:id="1255" w:name="_Ref434490169"/>
      <w:r>
        <w:t>The Doxology</w:t>
      </w:r>
      <w:r w:rsidR="00B46E6E">
        <w:t xml:space="preserve"> for Sts. Barbara and Juliana</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6" w:name="_Toc437373140"/>
      <w:r>
        <w:t>December 4 (5) / Koiak 8: Also St. Samuel the Confessor</w:t>
      </w:r>
      <w:bookmarkEnd w:id="1256"/>
    </w:p>
    <w:p w14:paraId="2EE78AB4" w14:textId="77777777" w:rsidR="00224925" w:rsidRDefault="00224925" w:rsidP="00224925">
      <w:pPr>
        <w:pStyle w:val="Heading4"/>
      </w:pPr>
      <w:bookmarkStart w:id="1257" w:name="_Ref434491260"/>
      <w:r>
        <w:t>The Doxology</w:t>
      </w:r>
      <w:r w:rsidR="00810F04">
        <w:t xml:space="preserve"> for St. Samuel the Confessor</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8" w:name="_Toc437373141"/>
      <w:r>
        <w:t>December 6 (7) / Koiak 10: Relocation of St. Severus’ Relics</w:t>
      </w:r>
      <w:bookmarkEnd w:id="1268"/>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69" w:name="_Toc437373142"/>
      <w:r>
        <w:t>December 8 (9) / Koiak 12: Commemoration of Archangel Michael</w:t>
      </w:r>
      <w:bookmarkEnd w:id="1269"/>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0" w:name="_Toc437373143"/>
      <w:r>
        <w:t>December 17 (18) / Koiak 21: Commemoration of the Theotokos</w:t>
      </w:r>
      <w:bookmarkEnd w:id="1270"/>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1" w:name="_Toc437373144"/>
      <w:r>
        <w:t>December 17 (18) / Koiak 21: Also the Martyrdom of St. Barnabas, on</w:t>
      </w:r>
      <w:r w:rsidR="00743CE8">
        <w:t>e</w:t>
      </w:r>
      <w:r>
        <w:t xml:space="preserve"> of the </w:t>
      </w:r>
      <w:proofErr w:type="gramStart"/>
      <w:r>
        <w:t>Seventy Two</w:t>
      </w:r>
      <w:bookmarkEnd w:id="1271"/>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2" w:name="_Toc437373145"/>
      <w:r>
        <w:lastRenderedPageBreak/>
        <w:t>December 18 (19) / Koiak 22: Archangel Gabriel</w:t>
      </w:r>
      <w:r w:rsidR="00481AE5">
        <w:t xml:space="preserve"> (Consecration)</w:t>
      </w:r>
      <w:bookmarkEnd w:id="1272"/>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3" w:name="_Toc437373146"/>
      <w:r>
        <w:t>December 20 (21) / Koiak 24: The Birth of St. Takle Haymanot</w:t>
      </w:r>
      <w:bookmarkEnd w:id="1273"/>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4" w:name="_Toc437373147"/>
      <w:r>
        <w:t>December 21 (22) / Koiak 25: St. John Kami</w:t>
      </w:r>
      <w:bookmarkEnd w:id="1274"/>
    </w:p>
    <w:p w14:paraId="3F9EF92D" w14:textId="77777777" w:rsidR="00810F04" w:rsidRPr="00810F04" w:rsidRDefault="00810F04" w:rsidP="00810F04">
      <w:pPr>
        <w:pStyle w:val="Heading4"/>
      </w:pPr>
      <w:bookmarkStart w:id="1275" w:name="_Ref434491108"/>
      <w:r>
        <w:t>The Doxology for St. John Kami</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6" w:name="_Toc437373148"/>
      <w:r>
        <w:t>December 24 (25) / Koiak 28: Nativity Preparation Day</w:t>
      </w:r>
      <w:bookmarkEnd w:id="12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7" w:name="_Ref434477504"/>
      <w:r>
        <w:t>The Doxology</w:t>
      </w:r>
      <w:r w:rsidR="00E21EA3">
        <w:t xml:space="preserve"> for the Preparation Day of Nativity</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8" w:name="_Toc437373149"/>
      <w:r>
        <w:t>December 25 (26) / Koiak 29: The Feast of the Nativity</w:t>
      </w:r>
      <w:bookmarkEnd w:id="12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9" w:name="_Ref434477532"/>
      <w:r>
        <w:t xml:space="preserve">The </w:t>
      </w:r>
      <w:r w:rsidR="00C33BEB">
        <w:t xml:space="preserve">First </w:t>
      </w:r>
      <w:r>
        <w:t>Doxology</w:t>
      </w:r>
      <w:r w:rsidR="00C33BEB">
        <w:t xml:space="preserve">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0" w:name="_Ref434477542"/>
      <w:r>
        <w:t>The Second Doxology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1"/>
            <w:r>
              <w:t xml:space="preserve">rescued </w:t>
            </w:r>
            <w:commentRangeEnd w:id="1281"/>
            <w:r>
              <w:rPr>
                <w:rStyle w:val="CommentReference"/>
                <w:rFonts w:ascii="Times New Roman" w:eastAsiaTheme="minorHAnsi" w:hAnsi="Times New Roman" w:cstheme="minorBidi"/>
                <w:color w:val="auto"/>
              </w:rPr>
              <w:commentReference w:id="1281"/>
            </w:r>
            <w:r>
              <w:t>and saved us,</w:t>
            </w:r>
          </w:p>
          <w:p w14:paraId="372D1056" w14:textId="77777777" w:rsidR="00C33BEB" w:rsidRDefault="00C33BEB" w:rsidP="00C33BEB">
            <w:pPr>
              <w:pStyle w:val="EngHangEnd"/>
            </w:pPr>
            <w:commentRangeStart w:id="1282"/>
            <w:r>
              <w:t xml:space="preserve">We </w:t>
            </w:r>
            <w:commentRangeEnd w:id="1282"/>
            <w:r>
              <w:rPr>
                <w:rStyle w:val="CommentReference"/>
                <w:rFonts w:ascii="Times New Roman" w:eastAsiaTheme="minorHAnsi" w:hAnsi="Times New Roman" w:cstheme="minorBidi"/>
                <w:color w:val="auto"/>
              </w:rPr>
              <w:commentReference w:id="12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3" w:name="_Ref434477554"/>
      <w:r>
        <w:lastRenderedPageBreak/>
        <w:t>The Third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4" w:name="_Ref434475057"/>
      <w:r>
        <w:t>The Sunday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5" w:name="_Ref434475083"/>
      <w:r>
        <w:lastRenderedPageBreak/>
        <w:t>The Monday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6" w:name="_Ref434475102"/>
      <w:r>
        <w:lastRenderedPageBreak/>
        <w:t>The Tuesday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7"/>
            <w:r>
              <w:t xml:space="preserve">Shone </w:t>
            </w:r>
            <w:commentRangeEnd w:id="1287"/>
            <w:r>
              <w:rPr>
                <w:rStyle w:val="CommentReference"/>
              </w:rPr>
              <w:commentReference w:id="12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8"/>
            <w:r>
              <w:t>All</w:t>
            </w:r>
            <w:commentRangeEnd w:id="1288"/>
            <w:r>
              <w:rPr>
                <w:rStyle w:val="CommentReference"/>
              </w:rPr>
              <w:commentReference w:id="12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9"/>
            <w:r>
              <w:t>seals</w:t>
            </w:r>
            <w:commentRangeEnd w:id="1289"/>
            <w:r>
              <w:rPr>
                <w:rStyle w:val="CommentReference"/>
              </w:rPr>
              <w:commentReference w:id="12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0"/>
            <w:r>
              <w:t>Tetra</w:t>
            </w:r>
            <w:commentRangeEnd w:id="1290"/>
            <w:r>
              <w:rPr>
                <w:rStyle w:val="CommentReference"/>
              </w:rPr>
              <w:commentReference w:id="12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1"/>
            <w:r>
              <w:t xml:space="preserve">flaming </w:t>
            </w:r>
            <w:commentRangeEnd w:id="1291"/>
            <w:r>
              <w:rPr>
                <w:rStyle w:val="CommentReference"/>
              </w:rPr>
              <w:commentReference w:id="12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2"/>
            <w:r>
              <w:t>disease</w:t>
            </w:r>
            <w:commentRangeEnd w:id="1292"/>
            <w:r>
              <w:rPr>
                <w:rStyle w:val="CommentReference"/>
              </w:rPr>
              <w:commentReference w:id="12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3" w:name="_Ref434475128"/>
      <w:r>
        <w:lastRenderedPageBreak/>
        <w:t>The Wednesday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4" w:name="_Ref434475150"/>
      <w:r>
        <w:t>The Thursday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5"/>
            <w:r>
              <w:t xml:space="preserve">Isaiah </w:t>
            </w:r>
            <w:commentRangeEnd w:id="1295"/>
            <w:r>
              <w:rPr>
                <w:rStyle w:val="CommentReference"/>
              </w:rPr>
              <w:commentReference w:id="12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6" w:name="_Ref434475177"/>
      <w:r>
        <w:t>The Friday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7" w:name="_Ref434475196"/>
      <w:r>
        <w:t>The Saturday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8"/>
            <w:r>
              <w:t>For I cannot speak.</w:t>
            </w:r>
            <w:commentRangeEnd w:id="1298"/>
            <w:r>
              <w:rPr>
                <w:rStyle w:val="CommentReference"/>
              </w:rPr>
              <w:commentReference w:id="12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9" w:name="_Toc437373150"/>
      <w:r>
        <w:t>December 26 (27) / Koiak 30: The Second Day of the Feast of the Nativity</w:t>
      </w:r>
      <w:bookmarkEnd w:id="12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0" w:name="_Ref434561401"/>
      <w:bookmarkStart w:id="1301" w:name="_Toc437373151"/>
      <w:r>
        <w:t>December 27 (28) / Tobi 1: St. Stephen Day</w:t>
      </w:r>
      <w:bookmarkEnd w:id="1300"/>
      <w:bookmarkEnd w:id="1301"/>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2" w:name="_Toc437373152"/>
      <w:r>
        <w:t xml:space="preserve">December 29 (30) / Tobi 3: The One Hundred and </w:t>
      </w:r>
      <w:proofErr w:type="gramStart"/>
      <w:r>
        <w:t>Forty Four</w:t>
      </w:r>
      <w:proofErr w:type="gramEnd"/>
      <w:r>
        <w:t xml:space="preserve"> Thousand</w:t>
      </w:r>
      <w:bookmarkEnd w:id="1302"/>
    </w:p>
    <w:p w14:paraId="2FE981A9" w14:textId="77777777" w:rsidR="00073003" w:rsidRDefault="00073003" w:rsidP="00073003">
      <w:pPr>
        <w:pStyle w:val="Heading4"/>
      </w:pPr>
      <w:bookmarkStart w:id="1303" w:name="_Ref434488616"/>
      <w:r>
        <w:t>The Doxology</w:t>
      </w:r>
      <w:r w:rsidR="00B46E6E">
        <w:t xml:space="preserve"> for the One Hundred and </w:t>
      </w:r>
      <w:proofErr w:type="gramStart"/>
      <w:r w:rsidR="00B46E6E">
        <w:t>Forty Four</w:t>
      </w:r>
      <w:proofErr w:type="gramEnd"/>
      <w:r w:rsidR="00B46E6E">
        <w:t xml:space="preserve"> Thousand</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0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4" w:name="_Ref434564016"/>
      <w:bookmarkStart w:id="1305" w:name="_Toc437373153"/>
      <w:r>
        <w:t>December 30 (31) / Tobi 4: St. John the Evangelist</w:t>
      </w:r>
      <w:bookmarkEnd w:id="1304"/>
      <w:bookmarkEnd w:id="1305"/>
    </w:p>
    <w:p w14:paraId="3C0BCC81" w14:textId="77777777" w:rsidR="00FF5FF3" w:rsidRDefault="00FF5FF3" w:rsidP="00FF5FF3">
      <w:pPr>
        <w:pStyle w:val="Heading4"/>
      </w:pPr>
      <w:bookmarkStart w:id="1306" w:name="_Ref434488768"/>
      <w:r>
        <w:t>The Doxology</w:t>
      </w:r>
      <w:r w:rsidR="00B46E6E">
        <w:t xml:space="preserve"> for</w:t>
      </w:r>
      <w:r w:rsidR="00BC160E">
        <w:t xml:space="preserve"> St. John the Evangelist</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7"/>
            <w:r>
              <w:t>Zebulun</w:t>
            </w:r>
            <w:commentRangeEnd w:id="1307"/>
            <w:r>
              <w:rPr>
                <w:rStyle w:val="FootnoteReference"/>
              </w:rPr>
              <w:footnoteReference w:id="501"/>
            </w:r>
            <w:r>
              <w:rPr>
                <w:rStyle w:val="CommentReference"/>
                <w:rFonts w:ascii="Times New Roman" w:eastAsiaTheme="minorHAnsi" w:hAnsi="Times New Roman" w:cstheme="minorBidi"/>
                <w:color w:val="auto"/>
              </w:rPr>
              <w:commentReference w:id="13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8" w:name="_Toc410196204"/>
      <w:bookmarkStart w:id="1309" w:name="_Toc410196446"/>
      <w:bookmarkStart w:id="1310" w:name="_Toc410196948"/>
      <w:bookmarkStart w:id="1311" w:name="_Toc437373020"/>
      <w:bookmarkStart w:id="1312" w:name="January"/>
      <w:bookmarkEnd w:id="1228"/>
      <w:bookmarkEnd w:id="1247"/>
      <w:bookmarkEnd w:id="1248"/>
      <w:bookmarkEnd w:id="1249"/>
      <w:r>
        <w:lastRenderedPageBreak/>
        <w:t>January</w:t>
      </w:r>
      <w:bookmarkEnd w:id="1308"/>
      <w:bookmarkEnd w:id="1309"/>
      <w:bookmarkEnd w:id="1310"/>
      <w:r w:rsidR="00FF5FF3">
        <w:t xml:space="preserve"> or </w:t>
      </w:r>
      <w:r w:rsidR="00FF5FF3">
        <w:rPr>
          <w:rFonts w:ascii="FreeSerifAvvaShenouda" w:hAnsi="FreeSerifAvvaShenouda" w:cs="FreeSerifAvvaShenouda"/>
        </w:rPr>
        <w:t>Ⲧⲱⲃⲓ</w:t>
      </w:r>
      <w:bookmarkEnd w:id="1311"/>
    </w:p>
    <w:bookmarkStart w:id="1313" w:name="_Toc410196949" w:displacedByCustomXml="next"/>
    <w:bookmarkStart w:id="1314" w:name="_Toc410196447" w:displacedByCustomXml="next"/>
    <w:bookmarkStart w:id="1315" w:name="_Toc410196205"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6" w:name="_Toc437373154"/>
      <w:r>
        <w:rPr>
          <w:lang w:val="en-US"/>
        </w:rPr>
        <w:lastRenderedPageBreak/>
        <w:t>January 1 (2) / Tobi 6</w:t>
      </w:r>
      <w:r w:rsidR="00FF5FF3">
        <w:rPr>
          <w:lang w:val="en-US"/>
        </w:rPr>
        <w:t xml:space="preserve">: The Feast of the </w:t>
      </w:r>
      <w:r w:rsidR="00495F1A">
        <w:t>Circumcision</w:t>
      </w:r>
      <w:bookmarkEnd w:id="1315"/>
      <w:bookmarkEnd w:id="1314"/>
      <w:bookmarkEnd w:id="1313"/>
      <w:bookmarkEnd w:id="1316"/>
    </w:p>
    <w:p w14:paraId="1387E376" w14:textId="77777777" w:rsidR="00FF5FF3" w:rsidRDefault="00FF5FF3" w:rsidP="00FF5FF3">
      <w:pPr>
        <w:pStyle w:val="Heading4"/>
      </w:pPr>
      <w:bookmarkStart w:id="1317" w:name="_Ref434477590"/>
      <w:r>
        <w:t>The Doxology</w:t>
      </w:r>
      <w:r w:rsidR="00E21EA3">
        <w:t xml:space="preserve"> for the Circumcision</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8"/>
            <w:r>
              <w:t xml:space="preserve">Christian </w:t>
            </w:r>
            <w:commentRangeEnd w:id="1318"/>
            <w:r>
              <w:rPr>
                <w:rStyle w:val="CommentReference"/>
                <w:rFonts w:ascii="Times New Roman" w:eastAsiaTheme="minorHAnsi" w:hAnsi="Times New Roman" w:cstheme="minorBidi"/>
                <w:color w:val="auto"/>
              </w:rPr>
              <w:commentReference w:id="13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9" w:name="_Ref434475229"/>
      <w:r>
        <w:t>The Psali Adam</w:t>
      </w:r>
      <w:r w:rsidR="006C1B94">
        <w:t xml:space="preserve"> for the Circumcision</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0"/>
            <w:r>
              <w:t xml:space="preserve">Victorious </w:t>
            </w:r>
            <w:commentRangeEnd w:id="1320"/>
            <w:r>
              <w:rPr>
                <w:rStyle w:val="CommentReference"/>
              </w:rPr>
              <w:commentReference w:id="13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1" w:name="_Ref434475252"/>
      <w:r>
        <w:t>The Psali Batos</w:t>
      </w:r>
      <w:r w:rsidR="006C1B94">
        <w:t xml:space="preserve"> for the Circumcision</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2"/>
            <w:r>
              <w:t>divinity</w:t>
            </w:r>
            <w:commentRangeEnd w:id="1322"/>
            <w:r>
              <w:rPr>
                <w:rStyle w:val="CommentReference"/>
              </w:rPr>
              <w:commentReference w:id="13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3" w:name="_Toc410196206"/>
      <w:bookmarkStart w:id="1324" w:name="_Toc410196448"/>
      <w:bookmarkStart w:id="1325" w:name="_Toc410196950"/>
      <w:bookmarkStart w:id="1326" w:name="_Toc437373155"/>
      <w:r>
        <w:t xml:space="preserve">January 6 (7) / Tobi 11: The Feast of </w:t>
      </w:r>
      <w:r w:rsidR="00495F1A">
        <w:t>Theophany</w:t>
      </w:r>
      <w:bookmarkEnd w:id="1323"/>
      <w:bookmarkEnd w:id="1324"/>
      <w:bookmarkEnd w:id="1325"/>
      <w:bookmarkEnd w:id="1326"/>
    </w:p>
    <w:p w14:paraId="322B4F7B" w14:textId="77777777" w:rsidR="00FF5FF3" w:rsidRDefault="00430630" w:rsidP="00FF5FF3">
      <w:pPr>
        <w:pStyle w:val="Heading4"/>
      </w:pPr>
      <w:bookmarkStart w:id="1327" w:name="_Ref434477630"/>
      <w:r>
        <w:t>An</w:t>
      </w:r>
      <w:r w:rsidR="00FF5FF3">
        <w:t xml:space="preserve"> </w:t>
      </w:r>
      <w:r>
        <w:t xml:space="preserve">Abridged </w:t>
      </w:r>
      <w:r w:rsidR="00FF5FF3">
        <w:t>Doxology</w:t>
      </w:r>
      <w:r w:rsidR="00E21EA3">
        <w:t xml:space="preserve">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8" w:name="_Ref434477641"/>
      <w:r>
        <w:lastRenderedPageBreak/>
        <w:t>The First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9" w:name="_Ref434477660"/>
      <w:r>
        <w:lastRenderedPageBreak/>
        <w:t>The Second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0" w:name="_Ref434475280"/>
      <w:r>
        <w:t>The Sunday Psali Adam</w:t>
      </w:r>
      <w:r w:rsidR="006C1B94">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1"/>
            <w:r>
              <w:t xml:space="preserve">confirm </w:t>
            </w:r>
            <w:commentRangeEnd w:id="1331"/>
            <w:r>
              <w:rPr>
                <w:rStyle w:val="CommentReference"/>
              </w:rPr>
              <w:commentReference w:id="13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2"/>
            <w:r>
              <w:t>ⲛ̀ϫⲉ</w:t>
            </w:r>
            <w:commentRangeEnd w:id="1332"/>
            <w:r>
              <w:rPr>
                <w:rStyle w:val="CommentReference"/>
                <w:rFonts w:ascii="Times New Roman" w:hAnsi="Times New Roman"/>
              </w:rPr>
              <w:commentReference w:id="13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3"/>
            <w:r>
              <w:t>moved</w:t>
            </w:r>
            <w:commentRangeEnd w:id="1333"/>
            <w:r>
              <w:rPr>
                <w:rStyle w:val="CommentReference"/>
              </w:rPr>
              <w:commentReference w:id="13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4"/>
            <w:r>
              <w:t>thrice holy,</w:t>
            </w:r>
            <w:commentRangeEnd w:id="1334"/>
            <w:r>
              <w:rPr>
                <w:rStyle w:val="CommentReference"/>
              </w:rPr>
              <w:commentReference w:id="13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5" w:name="_Ref434475309"/>
      <w:r>
        <w:lastRenderedPageBreak/>
        <w:t>The Monday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6"/>
            <w:r>
              <w:t xml:space="preserve">Ⲓⲱⲁⲛⲛⲟⲩ </w:t>
            </w:r>
            <w:commentRangeEnd w:id="1336"/>
            <w:r>
              <w:rPr>
                <w:rStyle w:val="CommentReference"/>
                <w:rFonts w:ascii="Times New Roman" w:hAnsi="Times New Roman"/>
              </w:rPr>
              <w:commentReference w:id="13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7"/>
            <w:r>
              <w:rPr>
                <w:rFonts w:eastAsia="Arial Unicode MS" w:cs="FreeSerifAvvaShenouda"/>
              </w:rPr>
              <w:t>ⲛⲓϯϩⲟ</w:t>
            </w:r>
            <w:commentRangeEnd w:id="1337"/>
            <w:r>
              <w:rPr>
                <w:rStyle w:val="CommentReference"/>
                <w:rFonts w:ascii="Times New Roman" w:hAnsi="Times New Roman"/>
              </w:rPr>
              <w:commentReference w:id="13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8" w:name="_Ref434475331"/>
      <w:r>
        <w:t>The Tuesday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9"/>
            <w:r>
              <w:t>ⲫⲏ</w:t>
            </w:r>
            <w:commentRangeEnd w:id="1339"/>
            <w:r>
              <w:rPr>
                <w:rStyle w:val="CommentReference"/>
                <w:rFonts w:ascii="Times New Roman" w:hAnsi="Times New Roman"/>
              </w:rPr>
              <w:commentReference w:id="13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0"/>
            <w:r>
              <w:t>ϯⲥⲩⲛⲧⲉⲗⲓⲁ</w:t>
            </w:r>
            <w:commentRangeEnd w:id="1340"/>
            <w:r>
              <w:rPr>
                <w:rStyle w:val="CommentReference"/>
                <w:rFonts w:ascii="Times New Roman" w:hAnsi="Times New Roman"/>
              </w:rPr>
              <w:commentReference w:id="13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1" w:name="_Ref434475362"/>
      <w:r>
        <w:t>The Wednesday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2" w:name="_Ref434475388"/>
      <w:r>
        <w:t>The Thursday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3" w:name="_Ref434475411"/>
      <w:r>
        <w:t>The Friday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4" w:name="_Ref434475434"/>
      <w:r>
        <w:t>The Saturday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5"/>
            <w:r>
              <w:t>liberty</w:t>
            </w:r>
            <w:commentRangeEnd w:id="1345"/>
            <w:r>
              <w:rPr>
                <w:rStyle w:val="CommentReference"/>
              </w:rPr>
              <w:commentReference w:id="13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6"/>
            <w:r>
              <w:t xml:space="preserve">confirm </w:t>
            </w:r>
            <w:commentRangeEnd w:id="1346"/>
            <w:r>
              <w:rPr>
                <w:rStyle w:val="CommentReference"/>
              </w:rPr>
              <w:commentReference w:id="13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7" w:name="_Toc437373156"/>
      <w:r>
        <w:t>January 7 (8) / Tobi 12</w:t>
      </w:r>
      <w:r w:rsidR="001225FA">
        <w:t xml:space="preserve">: </w:t>
      </w:r>
      <w:r>
        <w:t>The Second Day of the Feast of Theophany</w:t>
      </w:r>
      <w:bookmarkEnd w:id="13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8" w:name="_Toc437373157"/>
      <w:r>
        <w:lastRenderedPageBreak/>
        <w:t>January 7 (8) / Tobi 12</w:t>
      </w:r>
      <w:r w:rsidR="001225FA">
        <w:t xml:space="preserve">: </w:t>
      </w:r>
      <w:r>
        <w:t>Also the Commemoration of Archangel Michael</w:t>
      </w:r>
      <w:bookmarkEnd w:id="1348"/>
    </w:p>
    <w:p w14:paraId="322A578A" w14:textId="77777777" w:rsidR="00191A26" w:rsidRPr="00B637D8" w:rsidRDefault="00191A26" w:rsidP="00191A26">
      <w:pPr>
        <w:pStyle w:val="Rubric"/>
      </w:pPr>
      <w:bookmarkStart w:id="1349" w:name="_Toc410196207"/>
      <w:bookmarkStart w:id="1350" w:name="_Toc410196449"/>
      <w:bookmarkStart w:id="1351"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2" w:name="_Ref434562461"/>
      <w:bookmarkStart w:id="1353" w:name="_Toc437373158"/>
      <w:r>
        <w:t>January 7 (8) / Tobi 12</w:t>
      </w:r>
      <w:r w:rsidR="001225FA">
        <w:t xml:space="preserve">: </w:t>
      </w:r>
      <w:commentRangeStart w:id="1354"/>
      <w:r>
        <w:t>Also St. Theodore Anatoly</w:t>
      </w:r>
      <w:commentRangeEnd w:id="1354"/>
      <w:r>
        <w:rPr>
          <w:rStyle w:val="CommentReference"/>
          <w:rFonts w:eastAsiaTheme="minorHAnsi" w:cstheme="minorBidi"/>
          <w:b w:val="0"/>
          <w:bCs w:val="0"/>
        </w:rPr>
        <w:commentReference w:id="1354"/>
      </w:r>
      <w:bookmarkEnd w:id="1352"/>
      <w:bookmarkEnd w:id="1353"/>
    </w:p>
    <w:p w14:paraId="7DD26869" w14:textId="77777777" w:rsidR="006B44CE" w:rsidRDefault="006B44CE" w:rsidP="006B44CE">
      <w:pPr>
        <w:pStyle w:val="Heading4"/>
      </w:pPr>
      <w:bookmarkStart w:id="1355" w:name="_Ref434477694"/>
      <w:bookmarkStart w:id="1356" w:name="_Ref434489376"/>
      <w:r>
        <w:t>The Doxology</w:t>
      </w:r>
      <w:bookmarkEnd w:id="1355"/>
      <w:r w:rsidR="00B46E6E">
        <w:t xml:space="preserve"> for St. Theodore Anatoly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7" w:name="_Toc437373159"/>
      <w:r>
        <w:t xml:space="preserve">January 8 (9) / Tobi 13: The Feast of </w:t>
      </w:r>
      <w:proofErr w:type="gramStart"/>
      <w:r>
        <w:t>T</w:t>
      </w:r>
      <w:r w:rsidR="00495F1A">
        <w:t>he</w:t>
      </w:r>
      <w:proofErr w:type="gramEnd"/>
      <w:r w:rsidR="00495F1A">
        <w:t xml:space="preserve"> Wedding of Cana of Galilee</w:t>
      </w:r>
      <w:bookmarkEnd w:id="1349"/>
      <w:bookmarkEnd w:id="1350"/>
      <w:bookmarkEnd w:id="1351"/>
      <w:bookmarkEnd w:id="1357"/>
    </w:p>
    <w:p w14:paraId="46F7A60E" w14:textId="77777777" w:rsidR="00A37BB6" w:rsidRDefault="00A37BB6" w:rsidP="00A37BB6">
      <w:pPr>
        <w:pStyle w:val="Heading4"/>
      </w:pPr>
      <w:bookmarkStart w:id="1358" w:name="_Ref434477774"/>
      <w:r>
        <w:t>The Doxology</w:t>
      </w:r>
      <w:r w:rsidR="00E21EA3">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9" w:name="_Ref434475472"/>
      <w:r>
        <w:t>The Psali Adam</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0" w:name="_Ref434475500"/>
      <w:r>
        <w:lastRenderedPageBreak/>
        <w:t>The Psali Batos</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1" w:name="_Ref434560112"/>
      <w:bookmarkStart w:id="1362" w:name="_Toc437373160"/>
      <w:r>
        <w:t>January 8 (9) / Tobi 13: Also the Martyrdom of St. Demiana</w:t>
      </w:r>
      <w:bookmarkEnd w:id="1361"/>
      <w:bookmarkEnd w:id="1362"/>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3" w:name="_Ref434490124"/>
      <w:r>
        <w:lastRenderedPageBreak/>
        <w:t>Another Doxology of St. Demiana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4" w:name="_Ref434563224"/>
      <w:bookmarkStart w:id="1365" w:name="_Toc437373161"/>
      <w:r>
        <w:t>January 9 (10) / Tobi 14: St. Maximus</w:t>
      </w:r>
      <w:bookmarkEnd w:id="1364"/>
      <w:bookmarkEnd w:id="1365"/>
    </w:p>
    <w:p w14:paraId="1847ABB1" w14:textId="77777777" w:rsidR="00662600" w:rsidRDefault="00810F04" w:rsidP="00810F04">
      <w:pPr>
        <w:pStyle w:val="Heading4"/>
      </w:pPr>
      <w:bookmarkStart w:id="1366" w:name="_Ref434490957"/>
      <w:r>
        <w:t>The Doxology for</w:t>
      </w:r>
      <w:r w:rsidR="00662600">
        <w:t xml:space="preserve"> Sts. Maximus and Dometius</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0" w:name="_Toc437373162"/>
      <w:r>
        <w:t>Jan</w:t>
      </w:r>
      <w:r w:rsidR="00662600">
        <w:t>uary 12 (13) / Tobi 17: St. Dome</w:t>
      </w:r>
      <w:r>
        <w:t>tius</w:t>
      </w:r>
      <w:bookmarkEnd w:id="1370"/>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1" w:name="_Toc437373163"/>
      <w:bookmarkStart w:id="1372" w:name="_Toc410196208"/>
      <w:bookmarkStart w:id="1373" w:name="_Toc410196450"/>
      <w:bookmarkStart w:id="1374" w:name="_Toc410196952"/>
      <w:r>
        <w:t>January 15 (16) / Tobi 20: Departure of St. Prochorus the Disciple</w:t>
      </w:r>
      <w:bookmarkEnd w:id="1371"/>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5" w:name="_Toc437373164"/>
      <w:r>
        <w:t xml:space="preserve">January 16 (17) / Tobi 21: </w:t>
      </w:r>
      <w:r w:rsidR="00495F1A">
        <w:t>The Dormition of the Virgin</w:t>
      </w:r>
      <w:bookmarkEnd w:id="1372"/>
      <w:bookmarkEnd w:id="1373"/>
      <w:bookmarkEnd w:id="1374"/>
      <w:bookmarkEnd w:id="1375"/>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6" w:name="_Ref434560171"/>
      <w:bookmarkStart w:id="1377" w:name="_Toc437373165"/>
      <w:r>
        <w:t>January 17 (18) / Tobi 22: St. Anthony the Great</w:t>
      </w:r>
      <w:bookmarkEnd w:id="1376"/>
      <w:bookmarkEnd w:id="1377"/>
    </w:p>
    <w:p w14:paraId="38BCD1D7" w14:textId="77777777" w:rsidR="00FF5FF3" w:rsidRDefault="00FF5FF3" w:rsidP="00FF5FF3">
      <w:pPr>
        <w:pStyle w:val="Heading4"/>
      </w:pPr>
      <w:bookmarkStart w:id="1378" w:name="_Ref434490340"/>
      <w:r>
        <w:t>The Doxology</w:t>
      </w:r>
      <w:r w:rsidR="00B46E6E">
        <w:t xml:space="preserve"> for St. Anthony the Great</w:t>
      </w:r>
      <w:bookmarkEnd w:id="1378"/>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9" w:name="_Toc437373166"/>
      <w:r>
        <w:lastRenderedPageBreak/>
        <w:t>January 18 (19) / Tobi 23: St. Timothy the Apostle</w:t>
      </w:r>
      <w:bookmarkEnd w:id="1379"/>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0" w:name="_Toc437373167"/>
      <w:r>
        <w:t>January 22 (23) / Tobi 27: Archangel Suriel</w:t>
      </w:r>
      <w:bookmarkEnd w:id="1380"/>
    </w:p>
    <w:p w14:paraId="79FCFE0C" w14:textId="77777777" w:rsidR="00596AC8" w:rsidRDefault="00596AC8" w:rsidP="00596AC8">
      <w:pPr>
        <w:pStyle w:val="Heading4"/>
      </w:pPr>
      <w:bookmarkStart w:id="1381" w:name="_Ref434488250"/>
      <w:r>
        <w:t>The Doxology</w:t>
      </w:r>
      <w:r w:rsidR="00B46E6E">
        <w:t xml:space="preserve"> for Archangel Suriel</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2" w:name="_Toc437373168"/>
      <w:r>
        <w:t>January 22 (23) / Tobi 27: Also Relocation of St. Timothy the Apostle’s Relics</w:t>
      </w:r>
      <w:bookmarkEnd w:id="1382"/>
    </w:p>
    <w:p w14:paraId="3FBC7E0C" w14:textId="77777777" w:rsidR="00191A26" w:rsidRDefault="00191A26" w:rsidP="00191A26">
      <w:pPr>
        <w:pStyle w:val="Rubric"/>
      </w:pPr>
      <w:bookmarkStart w:id="1383"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4" w:name="_Toc437373169"/>
      <w:r>
        <w:lastRenderedPageBreak/>
        <w:t>January 24 (25) / Tobi 29: Commemoration of the Annunciation, Nativity, and Resurrection on the 29</w:t>
      </w:r>
      <w:r w:rsidRPr="00C0205C">
        <w:rPr>
          <w:vertAlign w:val="superscript"/>
        </w:rPr>
        <w:t>th</w:t>
      </w:r>
      <w:r>
        <w:t xml:space="preserve"> of Every Month</w:t>
      </w:r>
      <w:bookmarkEnd w:id="1384"/>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5" w:name="_Toc437373170"/>
      <w:r>
        <w:t>January 27 (28) / Meshir 2: St. Paul the Anchorite</w:t>
      </w:r>
      <w:bookmarkEnd w:id="1383"/>
      <w:bookmarkEnd w:id="1385"/>
    </w:p>
    <w:p w14:paraId="680E4267" w14:textId="77777777" w:rsidR="00C30529" w:rsidRDefault="00C30529" w:rsidP="00C30529">
      <w:pPr>
        <w:pStyle w:val="Heading4"/>
      </w:pPr>
      <w:bookmarkStart w:id="1386" w:name="_Ref434490368"/>
      <w:r>
        <w:t>The Doxology</w:t>
      </w:r>
      <w:r w:rsidR="00B46E6E">
        <w:t xml:space="preserve"> for St. Paul the Anchorite</w:t>
      </w:r>
      <w:bookmarkEnd w:id="1386"/>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7" w:name="_Toc437373171"/>
      <w:r>
        <w:t>January 29 (30) / Meshir 4: Martyrdom of St. Agabus the Disciple</w:t>
      </w:r>
      <w:bookmarkEnd w:id="1387"/>
    </w:p>
    <w:p w14:paraId="6DDD9040" w14:textId="77777777" w:rsidR="00191A26" w:rsidRDefault="00191A26" w:rsidP="00191A26">
      <w:pPr>
        <w:pStyle w:val="Rubric"/>
      </w:pPr>
      <w:bookmarkStart w:id="1388" w:name="_Toc410196209"/>
      <w:bookmarkStart w:id="1389" w:name="_Toc410196451"/>
      <w:bookmarkStart w:id="1390"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1" w:name="_Toc437373172"/>
      <w:r>
        <w:t>January 21 (31) / Meshir 5: St. Apollo the Friend of St. Apip</w:t>
      </w:r>
      <w:bookmarkEnd w:id="1391"/>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2" w:name="_Toc437373021"/>
      <w:bookmarkStart w:id="1393" w:name="February"/>
      <w:bookmarkEnd w:id="1312"/>
      <w:r>
        <w:lastRenderedPageBreak/>
        <w:t>February</w:t>
      </w:r>
      <w:bookmarkEnd w:id="1388"/>
      <w:bookmarkEnd w:id="1389"/>
      <w:bookmarkEnd w:id="1390"/>
      <w:r w:rsidR="00C30529">
        <w:t xml:space="preserve"> or </w:t>
      </w:r>
      <w:r w:rsidR="00C30529">
        <w:rPr>
          <w:rFonts w:ascii="FreeSerifAvvaShenouda" w:hAnsi="FreeSerifAvvaShenouda" w:cs="FreeSerifAvvaShenouda"/>
        </w:rPr>
        <w:t>Ⲙϣⲓⲣ</w:t>
      </w:r>
      <w:bookmarkEnd w:id="1392"/>
    </w:p>
    <w:bookmarkStart w:id="1394" w:name="_Toc410196954" w:displacedByCustomXml="next"/>
    <w:bookmarkStart w:id="1395" w:name="_Toc410196452" w:displacedByCustomXml="next"/>
    <w:bookmarkStart w:id="1396" w:name="_Toc410196210"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7" w:name="_Toc437373173"/>
      <w:r>
        <w:lastRenderedPageBreak/>
        <w:t xml:space="preserve">February 2 (3): Meshir 8: </w:t>
      </w:r>
      <w:r w:rsidR="00495F1A">
        <w:t>The Entrance into the Temple</w:t>
      </w:r>
      <w:bookmarkEnd w:id="1396"/>
      <w:bookmarkEnd w:id="1395"/>
      <w:bookmarkEnd w:id="1394"/>
      <w:bookmarkEnd w:id="1397"/>
    </w:p>
    <w:p w14:paraId="6E92944D" w14:textId="77777777" w:rsidR="00C30529" w:rsidRDefault="00C30529" w:rsidP="00124ADD">
      <w:pPr>
        <w:pStyle w:val="Heading4"/>
      </w:pPr>
      <w:bookmarkStart w:id="1398" w:name="_Ref434477815"/>
      <w:r>
        <w:t>The Doxology</w:t>
      </w:r>
      <w:r w:rsidR="00E21EA3">
        <w:t xml:space="preserve"> for the Entrance into the Temple</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399" w:name="_Toc437373174"/>
      <w:r>
        <w:t>February 4 (5) / Meshir 10: Martyrdom of St. James the Son of Alphaeus</w:t>
      </w:r>
      <w:bookmarkEnd w:id="1399"/>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0" w:name="_Toc437373175"/>
      <w:r>
        <w:t>February 6 (7) / Meshir 12: Commemoration of Archangel Michael</w:t>
      </w:r>
      <w:bookmarkEnd w:id="1400"/>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1" w:name="_Toc437373176"/>
      <w:r>
        <w:t>February 8 (9) / Meshir 14: The Departure of St. Severus</w:t>
      </w:r>
      <w:bookmarkEnd w:id="1401"/>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2" w:name="_Toc437373177"/>
      <w:r>
        <w:t>February 10 (11) / Meshir 16: Isaac the Syrian</w:t>
      </w:r>
      <w:bookmarkEnd w:id="1402"/>
    </w:p>
    <w:p w14:paraId="2F7479F8" w14:textId="77777777" w:rsidR="005329C1" w:rsidRDefault="005242D1" w:rsidP="005329C1">
      <w:pPr>
        <w:pStyle w:val="Heading3"/>
      </w:pPr>
      <w:bookmarkStart w:id="1403" w:name="_Toc437373178"/>
      <w:r>
        <w:t>February</w:t>
      </w:r>
      <w:r w:rsidR="005329C1">
        <w:t xml:space="preserve"> 15 (16) / Meshir 21: Commemoration of the Theotokos</w:t>
      </w:r>
      <w:bookmarkEnd w:id="1403"/>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4" w:name="_Toc437373179"/>
      <w:r>
        <w:t>February 15 (16) / Meshir 21: Also Martyrdom of St. Onesimus, the Disciple of St. Paul</w:t>
      </w:r>
      <w:bookmarkEnd w:id="1404"/>
    </w:p>
    <w:p w14:paraId="197E567A" w14:textId="77777777" w:rsidR="00B52D77" w:rsidRDefault="00B52D77" w:rsidP="00B52D77">
      <w:pPr>
        <w:pStyle w:val="Heading3"/>
      </w:pPr>
      <w:bookmarkStart w:id="1405" w:name="_Toc437373180"/>
      <w:r>
        <w:t>February 23 (24) / Meshir 29: Commemoration of the Annunciation, Nativity, and Resurrection on the 29</w:t>
      </w:r>
      <w:r w:rsidRPr="00C0205C">
        <w:rPr>
          <w:vertAlign w:val="superscript"/>
        </w:rPr>
        <w:t>th</w:t>
      </w:r>
      <w:r>
        <w:t xml:space="preserve"> of Every Month</w:t>
      </w:r>
      <w:bookmarkEnd w:id="1405"/>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6" w:name="_Toc437373181"/>
      <w:r>
        <w:lastRenderedPageBreak/>
        <w:t>February 24 (25) / Meshir 30: Appearance of the Head of St. John the Baptist</w:t>
      </w:r>
      <w:bookmarkEnd w:id="1406"/>
    </w:p>
    <w:p w14:paraId="49513F8D" w14:textId="77777777" w:rsidR="00191A26" w:rsidRDefault="00191A26" w:rsidP="00191A26">
      <w:pPr>
        <w:pStyle w:val="Rubric"/>
      </w:pPr>
      <w:bookmarkStart w:id="1407" w:name="_Toc410196211"/>
      <w:bookmarkStart w:id="1408" w:name="_Toc410196453"/>
      <w:bookmarkStart w:id="1409"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0" w:name="_Toc437373182"/>
      <w:r>
        <w:t>February 24 (25) / Meshir 30: Also St. Cyril VI</w:t>
      </w:r>
      <w:bookmarkEnd w:id="1410"/>
    </w:p>
    <w:p w14:paraId="0CDD55AC" w14:textId="77777777" w:rsidR="001779C0" w:rsidRDefault="001779C0" w:rsidP="001779C0">
      <w:pPr>
        <w:pStyle w:val="Heading4"/>
      </w:pPr>
      <w:bookmarkStart w:id="1411" w:name="_Ref434492506"/>
      <w:r>
        <w:t>The Doxology</w:t>
      </w:r>
      <w:r w:rsidR="00B82753">
        <w:t xml:space="preserve"> for St. Cyril VI</w:t>
      </w:r>
      <w:r>
        <w:rPr>
          <w:rStyle w:val="FootnoteReference"/>
        </w:rPr>
        <w:footnoteReference w:id="509"/>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2" w:name="_Toc437373022"/>
      <w:bookmarkStart w:id="1413" w:name="March"/>
      <w:bookmarkEnd w:id="1393"/>
      <w:r>
        <w:lastRenderedPageBreak/>
        <w:t>March</w:t>
      </w:r>
      <w:bookmarkEnd w:id="1407"/>
      <w:bookmarkEnd w:id="1408"/>
      <w:bookmarkEnd w:id="1409"/>
      <w:r w:rsidR="00C30529">
        <w:t xml:space="preserve"> or </w:t>
      </w:r>
      <w:r w:rsidR="00C30529">
        <w:rPr>
          <w:rFonts w:ascii="FreeSerifAvvaShenouda" w:hAnsi="FreeSerifAvvaShenouda" w:cs="FreeSerifAvvaShenouda"/>
        </w:rPr>
        <w:t>Ⲡⲁⲣⲙϩⲟⲧⲡ</w:t>
      </w:r>
      <w:bookmarkEnd w:id="1412"/>
    </w:p>
    <w:bookmarkStart w:id="1414" w:name="_Toc410196956" w:displacedByCustomXml="next"/>
    <w:bookmarkStart w:id="1415" w:name="_Toc410196454" w:displacedByCustomXml="next"/>
    <w:bookmarkStart w:id="1416" w:name="_Toc410196212"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7" w:name="_Toc437373183"/>
      <w:r>
        <w:lastRenderedPageBreak/>
        <w:t>March 2: Departure of St. Chad of Mercia</w:t>
      </w:r>
      <w:r w:rsidR="00377E51">
        <w:rPr>
          <w:rStyle w:val="FootnoteReference"/>
        </w:rPr>
        <w:footnoteReference w:id="510"/>
      </w:r>
      <w:bookmarkEnd w:id="1417"/>
    </w:p>
    <w:p w14:paraId="668738F1" w14:textId="77777777" w:rsidR="006A140A" w:rsidRDefault="006A140A" w:rsidP="006A140A">
      <w:pPr>
        <w:pStyle w:val="Heading4"/>
      </w:pPr>
      <w:bookmarkStart w:id="1418" w:name="_Ref434492702"/>
      <w:r>
        <w:t>The Doxology</w:t>
      </w:r>
      <w:r w:rsidR="00B82753">
        <w:t xml:space="preserve"> for St. Chad of Mercia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9" w:name="_Toc437373184"/>
      <w:r>
        <w:t>March 4 / Phamenoth 8: Martyrdom of St. Matthias the Apostle</w:t>
      </w:r>
      <w:bookmarkEnd w:id="1419"/>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0" w:name="_Toc437373185"/>
      <w:r>
        <w:t xml:space="preserve">March 6 / Phamenoth 10: </w:t>
      </w:r>
      <w:r w:rsidR="00495F1A">
        <w:t>The Finding of the Holy Cross</w:t>
      </w:r>
      <w:bookmarkEnd w:id="1416"/>
      <w:bookmarkEnd w:id="1415"/>
      <w:bookmarkEnd w:id="1414"/>
      <w:bookmarkEnd w:id="1420"/>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1" w:name="_Toc437373186"/>
      <w:r>
        <w:t>March 8 / Phamenoth</w:t>
      </w:r>
      <w:r w:rsidR="005329C1">
        <w:t xml:space="preserve"> 12</w:t>
      </w:r>
      <w:r>
        <w:t>: Commemoration of Archangel Michael</w:t>
      </w:r>
      <w:bookmarkEnd w:id="1421"/>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2" w:name="_Toc437373187"/>
      <w:r>
        <w:lastRenderedPageBreak/>
        <w:t>March 9 / Phamenoth 13: Return of St. Macarius the Great and St. Macarius of Alexandria from Exile</w:t>
      </w:r>
      <w:bookmarkEnd w:id="1422"/>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3" w:name="_Toc437373188"/>
      <w:r>
        <w:t>March 15 / Phamenoth 19: Martyrdom of St. Aristobulus the Apostle</w:t>
      </w:r>
      <w:bookmarkEnd w:id="1423"/>
    </w:p>
    <w:p w14:paraId="57821F33" w14:textId="77777777" w:rsidR="00191A26" w:rsidRDefault="00191A26" w:rsidP="00191A26">
      <w:pPr>
        <w:pStyle w:val="Rubric"/>
      </w:pPr>
      <w:bookmarkStart w:id="1424" w:name="_Toc410196213"/>
      <w:bookmarkStart w:id="1425" w:name="_Toc410196455"/>
      <w:bookmarkStart w:id="1426"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7" w:name="_Toc437373189"/>
      <w:r>
        <w:t>March 17 / Phamenoth 21: Commemoration of the Theotokos</w:t>
      </w:r>
      <w:bookmarkEnd w:id="1427"/>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8" w:name="_Ref434563557"/>
      <w:bookmarkStart w:id="1429" w:name="_Toc437373190"/>
      <w:r>
        <w:t>March 23 / Phamenoth 27: St. Macarius the Great</w:t>
      </w:r>
      <w:bookmarkEnd w:id="1428"/>
      <w:bookmarkEnd w:id="1429"/>
    </w:p>
    <w:p w14:paraId="19445963" w14:textId="77777777" w:rsidR="003E7329" w:rsidRDefault="003E7329" w:rsidP="003E7329">
      <w:pPr>
        <w:pStyle w:val="Heading4"/>
      </w:pPr>
      <w:bookmarkStart w:id="1430" w:name="_Ref434490507"/>
      <w:r>
        <w:t>The Doxology of St. Macarius the Great</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7" w:name="_Ref434490525"/>
      <w:r>
        <w:t>Another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8" w:name="_Ref434490542"/>
      <w:r>
        <w:t>Another</w:t>
      </w:r>
      <w:r w:rsidR="00C30529">
        <w:t xml:space="preserve"> Doxology</w:t>
      </w:r>
      <w:r>
        <w:t xml:space="preserve"> of St. Macarius the Great</w:t>
      </w:r>
      <w:r>
        <w:rPr>
          <w:rStyle w:val="FootnoteReference"/>
        </w:rPr>
        <w:footnoteReference w:id="513"/>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9" w:name="_Toc437373191"/>
      <w:r>
        <w:t xml:space="preserve">March 25 / Phamenoth 29: </w:t>
      </w:r>
      <w:r w:rsidR="00495F1A">
        <w:t>Annunciation</w:t>
      </w:r>
      <w:bookmarkEnd w:id="1424"/>
      <w:bookmarkEnd w:id="1425"/>
      <w:bookmarkEnd w:id="1426"/>
      <w:bookmarkEnd w:id="1439"/>
    </w:p>
    <w:p w14:paraId="6F91E2E0" w14:textId="77777777" w:rsidR="00C30529" w:rsidRDefault="00C30529" w:rsidP="00C30529">
      <w:pPr>
        <w:pStyle w:val="Heading4"/>
      </w:pPr>
      <w:bookmarkStart w:id="1440" w:name="_Ref434477856"/>
      <w:r>
        <w:t>The Doxology</w:t>
      </w:r>
      <w:r w:rsidR="00E21EA3">
        <w:t xml:space="preserve"> for the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1" w:name="_Ref434475566"/>
      <w:bookmarkStart w:id="1442" w:name="_Toc410196214"/>
      <w:bookmarkStart w:id="1443" w:name="_Toc410196456"/>
      <w:bookmarkStart w:id="1444" w:name="_Toc410196958"/>
      <w:r>
        <w:t>The Psali Adam</w:t>
      </w:r>
      <w:r w:rsidR="006C1B94">
        <w:t xml:space="preserve"> for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5"/>
            <w:r>
              <w:t>Head</w:t>
            </w:r>
            <w:commentRangeEnd w:id="1445"/>
            <w:r>
              <w:rPr>
                <w:rStyle w:val="CommentReference"/>
              </w:rPr>
              <w:commentReference w:id="14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6" w:name="_Ref434475591"/>
      <w:r>
        <w:t>The Psali Batos</w:t>
      </w:r>
      <w:r w:rsidR="006C1B94">
        <w:t xml:space="preserve"> for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7"/>
            <w:r>
              <w:t>ruler</w:t>
            </w:r>
            <w:commentRangeEnd w:id="1447"/>
            <w:r>
              <w:rPr>
                <w:rStyle w:val="CommentReference"/>
              </w:rPr>
              <w:commentReference w:id="14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8"/>
            <w:r>
              <w:t xml:space="preserve">peoples </w:t>
            </w:r>
            <w:commentRangeEnd w:id="1448"/>
            <w:r>
              <w:rPr>
                <w:rStyle w:val="CommentReference"/>
              </w:rPr>
              <w:commentReference w:id="14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9"/>
            <w:r>
              <w:t>burned</w:t>
            </w:r>
            <w:commentRangeEnd w:id="1449"/>
            <w:r>
              <w:rPr>
                <w:rStyle w:val="CommentReference"/>
              </w:rPr>
              <w:commentReference w:id="14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0"/>
            <w:r>
              <w:t>Servant</w:t>
            </w:r>
            <w:commentRangeEnd w:id="1450"/>
            <w:r>
              <w:rPr>
                <w:rStyle w:val="CommentReference"/>
              </w:rPr>
              <w:commentReference w:id="14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1"/>
            <w:r>
              <w:t xml:space="preserve">Ⲫⲱⲕ </w:t>
            </w:r>
            <w:commentRangeEnd w:id="1451"/>
            <w:r>
              <w:rPr>
                <w:rStyle w:val="CommentReference"/>
                <w:rFonts w:ascii="Times New Roman" w:hAnsi="Times New Roman"/>
              </w:rPr>
              <w:commentReference w:id="14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2" w:name="_Ref434562998"/>
      <w:bookmarkStart w:id="1453" w:name="_Toc437373192"/>
      <w:r>
        <w:t xml:space="preserve">March 26 / Phamenoth 30: </w:t>
      </w:r>
      <w:r w:rsidR="00D31016">
        <w:t>Arch</w:t>
      </w:r>
      <w:r>
        <w:t>angel Gabriel</w:t>
      </w:r>
      <w:bookmarkEnd w:id="1452"/>
      <w:bookmarkEnd w:id="1453"/>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4" w:name="_Toc437373193"/>
      <w:r>
        <w:t xml:space="preserve">March 28 / Pharamuthi 2: Martyrdom of St. James </w:t>
      </w:r>
      <w:r w:rsidR="008762FF">
        <w:t xml:space="preserve">the son of </w:t>
      </w:r>
      <w:r w:rsidR="002E495E">
        <w:t>Zebedee</w:t>
      </w:r>
      <w:r>
        <w:t>, the Apostles</w:t>
      </w:r>
      <w:bookmarkEnd w:id="1454"/>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5" w:name="_Toc437373023"/>
      <w:bookmarkStart w:id="1456" w:name="April"/>
      <w:bookmarkEnd w:id="1413"/>
      <w:r>
        <w:lastRenderedPageBreak/>
        <w:t>April</w:t>
      </w:r>
      <w:bookmarkEnd w:id="1442"/>
      <w:bookmarkEnd w:id="1443"/>
      <w:bookmarkEnd w:id="14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5"/>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7" w:name="_Toc437373194"/>
      <w:r>
        <w:lastRenderedPageBreak/>
        <w:t>April 1 / Pharamuthi 6</w:t>
      </w:r>
      <w:r w:rsidR="006E4762">
        <w:t xml:space="preserve">: </w:t>
      </w:r>
      <w:r>
        <w:t>Saint Mary of Egypt</w:t>
      </w:r>
      <w:bookmarkEnd w:id="1457"/>
    </w:p>
    <w:p w14:paraId="70D0F650" w14:textId="77777777" w:rsidR="00254945" w:rsidRDefault="00254945" w:rsidP="00254945">
      <w:pPr>
        <w:pStyle w:val="Heading4"/>
      </w:pPr>
      <w:bookmarkStart w:id="1458" w:name="_Ref434491512"/>
      <w:r>
        <w:t>The Doxology</w:t>
      </w:r>
      <w:r w:rsidR="00810F04">
        <w:t xml:space="preserve"> for St. Mary of Egypt</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9" w:name="_Toc437373195"/>
      <w:r>
        <w:lastRenderedPageBreak/>
        <w:t>April 7 / Pharamuthi 12: Commemoration of Archangel Michael</w:t>
      </w:r>
      <w:bookmarkEnd w:id="1459"/>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0" w:name="_Toc437373196"/>
      <w:r>
        <w:t>April 10 / Pharamuthi 15: Consecrating of the Church of St. Agabus the Apostle</w:t>
      </w:r>
      <w:bookmarkEnd w:id="1460"/>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1" w:name="_Toc437373197"/>
      <w:r>
        <w:t xml:space="preserve">April 12 / Pharamuthi 17: Martyrdom of St. </w:t>
      </w:r>
      <w:commentRangeStart w:id="1462"/>
      <w:r>
        <w:t xml:space="preserve">James </w:t>
      </w:r>
      <w:commentRangeEnd w:id="1462"/>
      <w:r>
        <w:rPr>
          <w:rStyle w:val="CommentReference"/>
          <w:rFonts w:eastAsiaTheme="minorHAnsi" w:cstheme="minorBidi"/>
          <w:b w:val="0"/>
          <w:bCs w:val="0"/>
        </w:rPr>
        <w:commentReference w:id="1462"/>
      </w:r>
      <w:r>
        <w:t xml:space="preserve">the brother of </w:t>
      </w:r>
      <w:r w:rsidR="002E495E">
        <w:t>the Lord the bishop of Jerusalem</w:t>
      </w:r>
      <w:bookmarkEnd w:id="1461"/>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3" w:name="_Toc437373198"/>
      <w:r>
        <w:t>April 16 / Pharamuthi 21: Commemoration of the Theotokos</w:t>
      </w:r>
      <w:bookmarkEnd w:id="1463"/>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4" w:name="_Ref434560035"/>
      <w:bookmarkStart w:id="1465" w:name="_Toc437373199"/>
      <w:r>
        <w:t>April 18 / Pharamuthi 23: Martyrdom of St. George the Prince of the Martyrs</w:t>
      </w:r>
      <w:bookmarkEnd w:id="1464"/>
      <w:bookmarkEnd w:id="1465"/>
    </w:p>
    <w:p w14:paraId="480B7CF0" w14:textId="77777777" w:rsidR="00AF6D10" w:rsidRDefault="00AF6D10" w:rsidP="00AF6D10">
      <w:pPr>
        <w:pStyle w:val="Heading4"/>
      </w:pPr>
      <w:bookmarkStart w:id="1466" w:name="_Ref434489211"/>
      <w:r>
        <w:t>Another Doxology of St. George</w:t>
      </w:r>
      <w:bookmarkEnd w:id="1466"/>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7" w:name="_Toc437373200"/>
      <w:r>
        <w:lastRenderedPageBreak/>
        <w:t>April 24 / Pharamuthi 29: Commemoration of the Annunciation, Nativity, and Resurrection on the 29</w:t>
      </w:r>
      <w:r w:rsidRPr="00C0205C">
        <w:rPr>
          <w:vertAlign w:val="superscript"/>
        </w:rPr>
        <w:t>th</w:t>
      </w:r>
      <w:r>
        <w:t xml:space="preserve"> of Every Month</w:t>
      </w:r>
      <w:bookmarkEnd w:id="1467"/>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8" w:name="_Toc437373201"/>
      <w:r>
        <w:t xml:space="preserve">April 24 / Pharamuthi 29: </w:t>
      </w:r>
      <w:r w:rsidR="00B52D77">
        <w:t xml:space="preserve">Also the </w:t>
      </w:r>
      <w:r>
        <w:t>Departure of St. Erastus the Apostle</w:t>
      </w:r>
      <w:bookmarkEnd w:id="1468"/>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69" w:name="_Ref434562195"/>
      <w:bookmarkStart w:id="1470" w:name="_Toc437373202"/>
      <w:r>
        <w:t>April 25 / Pharamuthi 30: Martyrdom of St. Mark the Evangelist</w:t>
      </w:r>
      <w:bookmarkEnd w:id="1469"/>
      <w:bookmarkEnd w:id="1470"/>
    </w:p>
    <w:p w14:paraId="1A50F251" w14:textId="77777777" w:rsidR="00072324" w:rsidRDefault="00B46E6E" w:rsidP="00072324">
      <w:pPr>
        <w:pStyle w:val="Heading4"/>
      </w:pPr>
      <w:bookmarkStart w:id="1471" w:name="_Ref434488936"/>
      <w:r>
        <w:t>Another</w:t>
      </w:r>
      <w:r w:rsidR="00072324">
        <w:t xml:space="preserve"> Doxology</w:t>
      </w:r>
      <w:r>
        <w:t xml:space="preserve"> of St. Mark</w:t>
      </w:r>
      <w:bookmarkEnd w:id="1471"/>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2" w:name="_Toc437373203"/>
      <w:r>
        <w:t>April 26 / Pashons 1: Nativity of the Theotokos</w:t>
      </w:r>
      <w:bookmarkEnd w:id="1472"/>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3" w:name="_Toc437373204"/>
      <w:r>
        <w:t>April 28 /</w:t>
      </w:r>
      <w:r w:rsidR="00F66BB3">
        <w:t xml:space="preserve"> Pashons 3: Departure of St. Jas</w:t>
      </w:r>
      <w:r>
        <w:t>on the Disciple</w:t>
      </w:r>
      <w:bookmarkEnd w:id="1473"/>
    </w:p>
    <w:p w14:paraId="588AE276" w14:textId="77777777" w:rsidR="00191A26" w:rsidRDefault="00191A26" w:rsidP="00191A26">
      <w:pPr>
        <w:pStyle w:val="Rubric"/>
      </w:pPr>
      <w:bookmarkStart w:id="1474" w:name="_Toc410196215"/>
      <w:bookmarkStart w:id="1475" w:name="_Toc410196457"/>
      <w:bookmarkStart w:id="1476"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7" w:name="_Toc437373205"/>
      <w:r>
        <w:t>April 28 / Pashons 3: Also St. Theodore</w:t>
      </w:r>
      <w:r w:rsidR="00AF6F9B">
        <w:t xml:space="preserve"> the Disciple of St. Pachom</w:t>
      </w:r>
      <w:bookmarkEnd w:id="14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8" w:name="_Toc437373024"/>
      <w:bookmarkStart w:id="1479" w:name="May"/>
      <w:bookmarkEnd w:id="1456"/>
      <w:r>
        <w:lastRenderedPageBreak/>
        <w:t>May</w:t>
      </w:r>
      <w:r w:rsidR="00495F1A">
        <w:t xml:space="preserve"> or </w:t>
      </w:r>
      <w:bookmarkEnd w:id="1474"/>
      <w:bookmarkEnd w:id="1475"/>
      <w:bookmarkEnd w:id="1476"/>
      <w:r w:rsidRPr="00FB5E62">
        <w:rPr>
          <w:rFonts w:ascii="FreeSerifAvvaShenouda" w:eastAsia="Arial Unicode MS" w:hAnsi="FreeSerifAvvaShenouda" w:cs="FreeSerifAvvaShenouda"/>
          <w:lang w:val="en-US"/>
        </w:rPr>
        <w:t>Ⲡⲁϣⲁⲛⲥ</w:t>
      </w:r>
      <w:bookmarkEnd w:id="1478"/>
    </w:p>
    <w:bookmarkStart w:id="1480" w:name="_Ref434563583" w:displacedByCustomXml="next"/>
    <w:bookmarkStart w:id="1481" w:name="_Toc410196960" w:displacedByCustomXml="next"/>
    <w:bookmarkStart w:id="1482" w:name="_Toc410196458" w:displacedByCustomXml="next"/>
    <w:bookmarkStart w:id="1483" w:name="_Toc410196216"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4" w:name="_Ref436250616"/>
      <w:bookmarkStart w:id="1485" w:name="_Toc437373206"/>
      <w:r>
        <w:lastRenderedPageBreak/>
        <w:t>May 1 / Pashons 6: St. Macarius of Alexandria, the Presbyter</w:t>
      </w:r>
      <w:bookmarkEnd w:id="1480"/>
      <w:bookmarkEnd w:id="1484"/>
      <w:bookmarkEnd w:id="1485"/>
    </w:p>
    <w:p w14:paraId="65054283" w14:textId="77777777" w:rsidR="00137929" w:rsidRDefault="00137929" w:rsidP="00137929">
      <w:pPr>
        <w:pStyle w:val="Heading4"/>
      </w:pPr>
      <w:bookmarkStart w:id="1486" w:name="_Ref434490596"/>
      <w:r>
        <w:t>The Doxology</w:t>
      </w:r>
      <w:r w:rsidR="00B46E6E">
        <w:t xml:space="preserve"> for St. Macarius of Alexandria, the Presbyter</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7" w:name="_Ref434560539"/>
      <w:bookmarkStart w:id="1488" w:name="_Toc437373207"/>
      <w:r>
        <w:t>May 2 / Pashons 7: St. Athanasius the Apostolic</w:t>
      </w:r>
      <w:bookmarkEnd w:id="1487"/>
      <w:bookmarkEnd w:id="1488"/>
    </w:p>
    <w:p w14:paraId="5C918841" w14:textId="77777777" w:rsidR="00EE657B" w:rsidRDefault="00EE657B" w:rsidP="00EE657B">
      <w:pPr>
        <w:pStyle w:val="Heading4"/>
      </w:pPr>
      <w:bookmarkStart w:id="1489" w:name="_Ref434492183"/>
      <w:r>
        <w:t>The Doxology</w:t>
      </w:r>
      <w:r w:rsidR="00B82753">
        <w:t xml:space="preserve"> for St. Athanasius the Apostolic</w:t>
      </w:r>
      <w:bookmarkEnd w:id="1489"/>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0" w:name="_Ref434492196"/>
      <w:r>
        <w:lastRenderedPageBreak/>
        <w:t>Another</w:t>
      </w:r>
      <w:r w:rsidR="0047441D">
        <w:t xml:space="preserve"> Doxology</w:t>
      </w:r>
      <w:r>
        <w:t xml:space="preserve"> for St. Athanasius the Apostolic</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5"/>
            </w:r>
            <w:r>
              <w:t>;</w:t>
            </w:r>
          </w:p>
          <w:p w14:paraId="38DFDD79" w14:textId="77777777" w:rsidR="0047441D" w:rsidRDefault="0047441D" w:rsidP="0047441D">
            <w:pPr>
              <w:pStyle w:val="EngHang"/>
            </w:pPr>
            <w:r>
              <w:t>He sent them “the Father of Peace</w:t>
            </w:r>
            <w:r>
              <w:rPr>
                <w:rStyle w:val="FootnoteReference"/>
              </w:rPr>
              <w:footnoteReference w:id="51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1" w:name="_Toc437373208"/>
      <w:r>
        <w:t>May 7 / Pashons 12: Commemoration of Archangel Michael</w:t>
      </w:r>
      <w:bookmarkEnd w:id="1491"/>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2" w:name="_Toc437373209"/>
      <w:r>
        <w:t>May 7 / Pashons 12: Also the Consecration of the Church of St. Demiana</w:t>
      </w:r>
      <w:bookmarkEnd w:id="1492"/>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3" w:name="_Toc437373210"/>
      <w:r>
        <w:t xml:space="preserve">May 8 / Pashons 13 St. Junia of the </w:t>
      </w:r>
      <w:proofErr w:type="gramStart"/>
      <w:r>
        <w:t>Seventy Two</w:t>
      </w:r>
      <w:proofErr w:type="gramEnd"/>
      <w:r>
        <w:t xml:space="preserve"> Disciples</w:t>
      </w:r>
      <w:bookmarkEnd w:id="1493"/>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4" w:name="_Toc437373211"/>
      <w:r>
        <w:t xml:space="preserve">May 8 / Pashons 13 Also St. </w:t>
      </w:r>
      <w:commentRangeStart w:id="1495"/>
      <w:r>
        <w:t>Arsenius</w:t>
      </w:r>
      <w:commentRangeEnd w:id="1495"/>
      <w:r>
        <w:rPr>
          <w:rStyle w:val="CommentReference"/>
          <w:rFonts w:eastAsiaTheme="minorHAnsi" w:cstheme="minorBidi"/>
          <w:b w:val="0"/>
          <w:bCs w:val="0"/>
        </w:rPr>
        <w:commentReference w:id="1495"/>
      </w:r>
      <w:bookmarkEnd w:id="1494"/>
    </w:p>
    <w:p w14:paraId="2EEE01C8" w14:textId="77777777" w:rsidR="00220DFD" w:rsidRDefault="00220DFD" w:rsidP="00220DFD">
      <w:pPr>
        <w:pStyle w:val="Heading4"/>
      </w:pPr>
      <w:bookmarkStart w:id="1496" w:name="_Ref434490892"/>
      <w:r>
        <w:t>The Doxology</w:t>
      </w:r>
      <w:r w:rsidR="00810F04">
        <w:t xml:space="preserve"> for St. Arsenius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7" w:name="_Toc437373212"/>
      <w:r>
        <w:t>May 9 / Pashons 14: St. Pachomius</w:t>
      </w:r>
      <w:bookmarkEnd w:id="1497"/>
    </w:p>
    <w:p w14:paraId="1731E46B" w14:textId="77777777" w:rsidR="00C30529" w:rsidRDefault="00C30529" w:rsidP="00C30529">
      <w:pPr>
        <w:pStyle w:val="Heading4"/>
      </w:pPr>
      <w:bookmarkStart w:id="1498" w:name="_Ref434491150"/>
      <w:r>
        <w:t>The Doxology</w:t>
      </w:r>
      <w:r w:rsidR="00810F04">
        <w:t xml:space="preserve"> for St. Pachomius</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9" w:name="_Toc437373213"/>
      <w:r>
        <w:lastRenderedPageBreak/>
        <w:t>May 11 / Pashons 16: Commemoration of St. John the Evangelist</w:t>
      </w:r>
      <w:bookmarkEnd w:id="1499"/>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0" w:name="_Toc437373214"/>
      <w:r>
        <w:t>May 16 / Pashons 21: Commemoration of the Theotokos</w:t>
      </w:r>
      <w:bookmarkEnd w:id="1500"/>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1" w:name="_Toc437373215"/>
      <w:r>
        <w:t xml:space="preserve">May 17 / Pashons 22: Departure of St. Andronicus the </w:t>
      </w:r>
      <w:r w:rsidR="00191A26">
        <w:t>Disciple</w:t>
      </w:r>
      <w:bookmarkEnd w:id="1501"/>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2" w:name="_Toc437373216"/>
      <w:r>
        <w:t xml:space="preserve">May 19 / Pashons 24: </w:t>
      </w:r>
      <w:r w:rsidR="00495F1A">
        <w:t>The Entrance into Egypt</w:t>
      </w:r>
      <w:bookmarkEnd w:id="1483"/>
      <w:bookmarkEnd w:id="1482"/>
      <w:bookmarkEnd w:id="1481"/>
      <w:bookmarkEnd w:id="1502"/>
    </w:p>
    <w:p w14:paraId="608201BF" w14:textId="77777777" w:rsidR="00C30529" w:rsidRDefault="00C30529" w:rsidP="00C30529">
      <w:pPr>
        <w:pStyle w:val="Heading4"/>
      </w:pPr>
      <w:bookmarkStart w:id="1503" w:name="_Ref434477906"/>
      <w:r>
        <w:t>The Doxology</w:t>
      </w:r>
      <w:r w:rsidR="00E21EA3">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4" w:name="_Ref434476089"/>
      <w:r>
        <w:t>The Psali Adam</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5" w:name="_Ref434476112"/>
      <w:r>
        <w:t>The Psali Batos</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6"/>
            <w:r>
              <w:t>approached</w:t>
            </w:r>
            <w:commentRangeEnd w:id="1506"/>
            <w:r>
              <w:rPr>
                <w:rStyle w:val="CommentReference"/>
              </w:rPr>
              <w:commentReference w:id="150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7"/>
            <w:r>
              <w:t xml:space="preserve">Ⲫⲱⲕ </w:t>
            </w:r>
            <w:commentRangeEnd w:id="1507"/>
            <w:r>
              <w:rPr>
                <w:rStyle w:val="CommentReference"/>
                <w:rFonts w:ascii="Times New Roman" w:hAnsi="Times New Roman"/>
              </w:rPr>
              <w:commentReference w:id="150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8" w:name="_Toc437373217"/>
      <w:r>
        <w:lastRenderedPageBreak/>
        <w:t>May 19 / Pashons 24: Also, St. Pashnouni, the Monk and Martyr</w:t>
      </w:r>
      <w:bookmarkEnd w:id="1508"/>
    </w:p>
    <w:p w14:paraId="408F0E44" w14:textId="77777777" w:rsidR="00A055D8" w:rsidRDefault="00A055D8" w:rsidP="00A055D8">
      <w:pPr>
        <w:pStyle w:val="Heading4"/>
      </w:pPr>
      <w:bookmarkStart w:id="1509" w:name="_Ref434491429"/>
      <w:r>
        <w:t>The Doxology</w:t>
      </w:r>
      <w:r w:rsidR="00810F04">
        <w:t xml:space="preserve"> for St. Pashnouni</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0" w:name="_Toc437373218"/>
      <w:r>
        <w:t xml:space="preserve">May 21 / Pashons 26: </w:t>
      </w:r>
      <w:r w:rsidR="00072324">
        <w:t>Martyrdom of St. Thomas the Apostle</w:t>
      </w:r>
      <w:bookmarkEnd w:id="1510"/>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1" w:name="_Toc437373219"/>
      <w:r>
        <w:t>May 22 / Pashons 27: St. Thomas the Anchorite</w:t>
      </w:r>
      <w:bookmarkEnd w:id="1511"/>
    </w:p>
    <w:p w14:paraId="638D349A" w14:textId="77777777" w:rsidR="007A6E4F" w:rsidRDefault="007A6E4F" w:rsidP="007A6E4F">
      <w:pPr>
        <w:pStyle w:val="Heading4"/>
      </w:pPr>
      <w:bookmarkStart w:id="1512" w:name="_Ref434490403"/>
      <w:r>
        <w:t>The Doxology</w:t>
      </w:r>
      <w:r w:rsidR="00B46E6E">
        <w:t xml:space="preserve"> for St. Thomas the Anchorite</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3"/>
            <w:r>
              <w:t>Like amber</w:t>
            </w:r>
          </w:p>
          <w:p w14:paraId="2CE5E879" w14:textId="77777777" w:rsidR="007A6E4F" w:rsidRDefault="007A6E4F" w:rsidP="007A6E4F">
            <w:pPr>
              <w:pStyle w:val="EngHangEnd"/>
            </w:pPr>
            <w:r>
              <w:t>Spreading in paradise.</w:t>
            </w:r>
            <w:commentRangeEnd w:id="1513"/>
            <w:r>
              <w:rPr>
                <w:rStyle w:val="CommentReference"/>
                <w:rFonts w:ascii="Times New Roman" w:eastAsiaTheme="minorHAnsi" w:hAnsi="Times New Roman" w:cstheme="minorBidi"/>
                <w:color w:val="auto"/>
              </w:rPr>
              <w:commentReference w:id="151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4" w:name="_Toc437373220"/>
      <w:r>
        <w:t>May 24 (25) / Pashons 29: Commemoration of the Annunciation, Nativity, and Resurrection on the 29</w:t>
      </w:r>
      <w:r w:rsidRPr="00C0205C">
        <w:rPr>
          <w:vertAlign w:val="superscript"/>
        </w:rPr>
        <w:t>th</w:t>
      </w:r>
      <w:r>
        <w:t xml:space="preserve"> of Every Month</w:t>
      </w:r>
      <w:bookmarkEnd w:id="1514"/>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5" w:name="_Toc437373221"/>
      <w:r>
        <w:t>May 25 / Pashons 30: Departure of St. Fournous the Disciple</w:t>
      </w:r>
      <w:bookmarkEnd w:id="151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6" w:name="_Toc437373222"/>
      <w:r>
        <w:lastRenderedPageBreak/>
        <w:t>May 27 / Paoni 2: St. Commemoration of the Appearance of the Bodies of St. John the Baptist and Elisha the Prophet</w:t>
      </w:r>
      <w:bookmarkEnd w:id="151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7" w:name="_Toc437373223"/>
      <w:r>
        <w:t>May 28 / Paoni 3: Consecration of St. George’s Church</w:t>
      </w:r>
      <w:bookmarkEnd w:id="151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8" w:name="_Toc437373224"/>
      <w:r>
        <w:t xml:space="preserve">May 28 / Paoni 3: </w:t>
      </w:r>
      <w:r w:rsidR="00601ED3">
        <w:t xml:space="preserve">Also </w:t>
      </w:r>
      <w:r>
        <w:t>St. Abraam of Fayyoum</w:t>
      </w:r>
      <w:bookmarkEnd w:id="1518"/>
    </w:p>
    <w:p w14:paraId="26D71FAF" w14:textId="77777777" w:rsidR="00C30529" w:rsidRDefault="00C30529" w:rsidP="00C30529">
      <w:pPr>
        <w:pStyle w:val="Heading4"/>
      </w:pPr>
      <w:bookmarkStart w:id="1519" w:name="_Ref434492469"/>
      <w:r>
        <w:t>The Doxology</w:t>
      </w:r>
      <w:r w:rsidR="00B82753">
        <w:t xml:space="preserve"> for St. Abraam of Fayyoum</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3" w:name="_Toc437373225"/>
      <w:r>
        <w:t>May 30 / Paoni 5: Consecration of the Church of St. Victor</w:t>
      </w:r>
      <w:bookmarkEnd w:id="152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4" w:name="_Toc410196217"/>
      <w:bookmarkStart w:id="1525" w:name="_Toc410196459"/>
      <w:bookmarkStart w:id="1526" w:name="_Toc410196961"/>
      <w:bookmarkStart w:id="1527" w:name="_Toc437373025"/>
      <w:bookmarkStart w:id="1528" w:name="June"/>
      <w:bookmarkEnd w:id="1479"/>
      <w:r>
        <w:lastRenderedPageBreak/>
        <w:t>June</w:t>
      </w:r>
      <w:bookmarkEnd w:id="1524"/>
      <w:bookmarkEnd w:id="1525"/>
      <w:bookmarkEnd w:id="1526"/>
      <w:r w:rsidR="00C30529">
        <w:t xml:space="preserve"> or </w:t>
      </w:r>
      <w:r w:rsidR="00C30529">
        <w:rPr>
          <w:rFonts w:ascii="FreeSerifAvvaShenouda" w:hAnsi="FreeSerifAvvaShenouda" w:cs="FreeSerifAvvaShenouda"/>
        </w:rPr>
        <w:t>Ⲡⲁⲱⲛⲉ</w:t>
      </w:r>
      <w:bookmarkEnd w:id="1527"/>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9" w:name="_Toc437373226"/>
      <w:r>
        <w:lastRenderedPageBreak/>
        <w:t>The Apostles' Fast</w:t>
      </w:r>
      <w:bookmarkEnd w:id="1529"/>
    </w:p>
    <w:p w14:paraId="06362FF7" w14:textId="77777777" w:rsidR="00654C55" w:rsidRDefault="00654C55" w:rsidP="00654C55">
      <w:pPr>
        <w:pStyle w:val="Heading4"/>
      </w:pPr>
      <w:bookmarkStart w:id="1530" w:name="_Ref434476183"/>
      <w:r>
        <w:t>The Psali Adam</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1" w:name="_Ref434476204"/>
      <w:r>
        <w:t>The Psali Batos</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2"/>
            <w:r>
              <w:t xml:space="preserve">the </w:t>
            </w:r>
            <w:commentRangeEnd w:id="1532"/>
            <w:r>
              <w:rPr>
                <w:rStyle w:val="CommentReference"/>
              </w:rPr>
              <w:commentReference w:id="153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3" w:name="_Toc437373227"/>
      <w:r>
        <w:t>June 6 / Paoni 12: Commemoration of Archangel Michael</w:t>
      </w:r>
      <w:bookmarkEnd w:id="153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4" w:name="_Toc437373228"/>
      <w:r>
        <w:t>June 7 / Paoni 13: Archangel Gabriel</w:t>
      </w:r>
      <w:r w:rsidR="00D31016">
        <w:t>, the Evangelist of Daniel</w:t>
      </w:r>
      <w:bookmarkEnd w:id="1534"/>
    </w:p>
    <w:p w14:paraId="00F4ACC1" w14:textId="77777777" w:rsidR="00595AF3" w:rsidRPr="00980D99" w:rsidRDefault="00595AF3" w:rsidP="00595AF3">
      <w:pPr>
        <w:pStyle w:val="Heading4"/>
      </w:pPr>
      <w:bookmarkStart w:id="1535" w:name="_Ref434488149"/>
      <w:r>
        <w:t>The Doxology</w:t>
      </w:r>
      <w:r w:rsidR="00B46E6E">
        <w:t xml:space="preserve"> for Archangel Gabriel, the Evangelist of Daniel</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2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6" w:name="_Ref434564551"/>
      <w:bookmarkStart w:id="1537" w:name="_Toc437373229"/>
      <w:r>
        <w:t>June 8 / Paoni 14: Sts. Apakir and John</w:t>
      </w:r>
      <w:bookmarkEnd w:id="1536"/>
      <w:bookmarkEnd w:id="1537"/>
    </w:p>
    <w:p w14:paraId="25CBD4EF" w14:textId="77777777" w:rsidR="006A0D7C" w:rsidRPr="00980D99" w:rsidRDefault="006A0D7C" w:rsidP="006A0D7C">
      <w:pPr>
        <w:pStyle w:val="Heading4"/>
      </w:pPr>
      <w:bookmarkStart w:id="1538" w:name="_Ref434489722"/>
      <w:r>
        <w:t>The Doxology</w:t>
      </w:r>
      <w:r w:rsidR="00B46E6E">
        <w:t xml:space="preserve"> for Sts. Apakir and John</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9" w:name="_Toc437373230"/>
      <w:r>
        <w:rPr>
          <w:lang w:val="en-US"/>
        </w:rPr>
        <w:t>June 9 / Paoni 15: Handing over of St. Mark's Relics</w:t>
      </w:r>
      <w:bookmarkEnd w:id="1539"/>
    </w:p>
    <w:p w14:paraId="12A16B61" w14:textId="77777777" w:rsidR="00980D99" w:rsidRDefault="00980D99" w:rsidP="00980D99">
      <w:pPr>
        <w:pStyle w:val="Heading3"/>
        <w:rPr>
          <w:lang w:val="en-US"/>
        </w:rPr>
      </w:pPr>
      <w:bookmarkStart w:id="1540" w:name="_Toc437373231"/>
      <w:r>
        <w:rPr>
          <w:lang w:val="en-US"/>
        </w:rPr>
        <w:t>June 11 / Paoni 17: Return of St. Mark's Relics</w:t>
      </w:r>
      <w:bookmarkEnd w:id="154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1" w:name="_Toc437373232"/>
      <w:r>
        <w:rPr>
          <w:lang w:val="en-US"/>
        </w:rPr>
        <w:lastRenderedPageBreak/>
        <w:t>June 13 / Paoni 19: Martyrdom of St. George of Zahim</w:t>
      </w:r>
      <w:bookmarkEnd w:id="1541"/>
    </w:p>
    <w:p w14:paraId="4EBBC2F1" w14:textId="77777777" w:rsidR="006D27E4" w:rsidRPr="00980D99" w:rsidRDefault="006D27E4" w:rsidP="006D27E4">
      <w:pPr>
        <w:pStyle w:val="Heading4"/>
      </w:pPr>
      <w:bookmarkStart w:id="1542" w:name="_Ref434489925"/>
      <w:r>
        <w:t>The Doxology</w:t>
      </w:r>
      <w:r w:rsidR="00B46E6E">
        <w:t xml:space="preserve"> for St. George of Zahim</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3" w:name="_Toc437373233"/>
      <w:r>
        <w:lastRenderedPageBreak/>
        <w:t>June 15 / Paoni 21: Commemoration of the Theotokos</w:t>
      </w:r>
      <w:bookmarkEnd w:id="154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4" w:name="_Toc437373234"/>
      <w:r>
        <w:t>June 16 / Paoni 22: Consecration of a Church of St. Cosmas and Damian, Their Brothers and Their Mother</w:t>
      </w:r>
      <w:bookmarkEnd w:id="154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5" w:name="_Toc437373235"/>
      <w:r>
        <w:rPr>
          <w:lang w:val="en-US"/>
        </w:rPr>
        <w:t xml:space="preserve">June 18 / Paoni 24: </w:t>
      </w:r>
      <w:r w:rsidR="001B4E41">
        <w:rPr>
          <w:lang w:val="en-US"/>
        </w:rPr>
        <w:t xml:space="preserve">The Strong </w:t>
      </w:r>
      <w:r>
        <w:rPr>
          <w:lang w:val="en-US"/>
        </w:rPr>
        <w:t>St. Moses</w:t>
      </w:r>
      <w:bookmarkEnd w:id="1545"/>
    </w:p>
    <w:p w14:paraId="5BCAE9A6" w14:textId="77777777" w:rsidR="00980D99" w:rsidRDefault="00980D99" w:rsidP="00980D99">
      <w:pPr>
        <w:pStyle w:val="Heading4"/>
        <w:rPr>
          <w:lang w:val="en-US"/>
        </w:rPr>
      </w:pPr>
      <w:bookmarkStart w:id="1546" w:name="_Ref434491006"/>
      <w:r>
        <w:rPr>
          <w:lang w:val="en-US"/>
        </w:rPr>
        <w:t>The Doxology</w:t>
      </w:r>
      <w:r w:rsidR="00810F04">
        <w:rPr>
          <w:lang w:val="en-US"/>
        </w:rPr>
        <w:t xml:space="preserve"> for the Strong St. Moses</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7" w:name="_Toc437373236"/>
      <w:r>
        <w:rPr>
          <w:lang w:val="en-US"/>
        </w:rPr>
        <w:t>June 19 / Paoni 25: Martyrdom of St</w:t>
      </w:r>
      <w:r w:rsidR="00191A26">
        <w:rPr>
          <w:lang w:val="en-US"/>
        </w:rPr>
        <w:t>. Jude the Disciple and Epistle-</w:t>
      </w:r>
      <w:r>
        <w:rPr>
          <w:lang w:val="en-US"/>
        </w:rPr>
        <w:t>Writer</w:t>
      </w:r>
      <w:bookmarkEnd w:id="155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8" w:name="_Toc437373237"/>
      <w:r>
        <w:t xml:space="preserve">June 20 / Paoni 26: </w:t>
      </w:r>
      <w:r w:rsidR="00237D47">
        <w:t xml:space="preserve">Consecration of the Church of </w:t>
      </w:r>
      <w:r>
        <w:t>Archangel Gabriel</w:t>
      </w:r>
      <w:bookmarkEnd w:id="155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59" w:name="_Toc437373238"/>
      <w:r>
        <w:rPr>
          <w:lang w:val="en-US"/>
        </w:rPr>
        <w:lastRenderedPageBreak/>
        <w:t>June 21 / Paoni 27: Martyrdom of St. Ananias the Apostle</w:t>
      </w:r>
      <w:bookmarkEnd w:id="155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0" w:name="_Toc437373239"/>
      <w:r>
        <w:t>June 23 / Paoni 29: Commemoration of the Annunciation, Nativity, and Resurrection on the 29</w:t>
      </w:r>
      <w:r w:rsidRPr="00C0205C">
        <w:rPr>
          <w:vertAlign w:val="superscript"/>
        </w:rPr>
        <w:t>th</w:t>
      </w:r>
      <w:r>
        <w:t xml:space="preserve"> of Every Month</w:t>
      </w:r>
      <w:bookmarkEnd w:id="156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1" w:name="_Toc437373240"/>
      <w:r>
        <w:rPr>
          <w:lang w:val="en-US"/>
        </w:rPr>
        <w:t>June 24 / Paoni 30: The Nativity of St. John the Baptist</w:t>
      </w:r>
      <w:bookmarkEnd w:id="156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2" w:name="_Toc437373241"/>
      <w:r>
        <w:t>June 26 / Epip 2: Departure of St. Thaddaeus the Apostle</w:t>
      </w:r>
      <w:bookmarkEnd w:id="156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3" w:name="_Toc437373242"/>
      <w:r>
        <w:t>June 27 / Epip 3: St. Cyril of Alexandria</w:t>
      </w:r>
      <w:bookmarkEnd w:id="156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4" w:name="_Toc437373243"/>
      <w:r>
        <w:t>June 28 / Epip 4: Sts. Apakir and John</w:t>
      </w:r>
      <w:bookmarkEnd w:id="156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5"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5"/>
    </w:p>
    <w:p w14:paraId="6FD478B9" w14:textId="77777777" w:rsidR="004C7F73" w:rsidRDefault="004C7F73" w:rsidP="004C7F73">
      <w:pPr>
        <w:pStyle w:val="Heading4"/>
      </w:pPr>
      <w:bookmarkStart w:id="1566" w:name="_Ref434477973"/>
      <w:r>
        <w:t>The Doxology of Sts. Peter and Paul</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7"/>
            <w:r>
              <w:t>Are the working husbandmen</w:t>
            </w:r>
            <w:commentRangeEnd w:id="1567"/>
            <w:r>
              <w:rPr>
                <w:rStyle w:val="CommentReference"/>
                <w:rFonts w:ascii="Times New Roman" w:eastAsiaTheme="minorHAnsi" w:hAnsi="Times New Roman" w:cstheme="minorBidi"/>
                <w:color w:val="auto"/>
              </w:rPr>
              <w:commentReference w:id="156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8"/>
            <w:r>
              <w:t xml:space="preserve">With </w:t>
            </w:r>
            <w:commentRangeEnd w:id="1568"/>
            <w:r>
              <w:rPr>
                <w:rStyle w:val="CommentReference"/>
                <w:rFonts w:ascii="Times New Roman" w:eastAsiaTheme="minorHAnsi" w:hAnsi="Times New Roman" w:cstheme="minorBidi"/>
                <w:color w:val="auto"/>
              </w:rPr>
              <w:commentReference w:id="156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9"/>
            <w:commentRangeStart w:id="1570"/>
            <w:r>
              <w:t xml:space="preserve">sound </w:t>
            </w:r>
            <w:commentRangeEnd w:id="1569"/>
            <w:r>
              <w:rPr>
                <w:rStyle w:val="CommentReference"/>
                <w:rFonts w:ascii="Times New Roman" w:eastAsiaTheme="minorHAnsi" w:hAnsi="Times New Roman" w:cstheme="minorBidi"/>
                <w:color w:val="auto"/>
              </w:rPr>
              <w:commentReference w:id="1569"/>
            </w:r>
            <w:commentRangeEnd w:id="1570"/>
            <w:r>
              <w:rPr>
                <w:rStyle w:val="CommentReference"/>
                <w:rFonts w:ascii="Times New Roman" w:eastAsiaTheme="minorHAnsi" w:hAnsi="Times New Roman" w:cstheme="minorBidi"/>
                <w:color w:val="auto"/>
              </w:rPr>
              <w:commentReference w:id="157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1" w:name="_Ref434488724"/>
      <w:r>
        <w:t>The Doxology of St.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3"/>
            <w:r>
              <w:t xml:space="preserve">To </w:t>
            </w:r>
            <w:commentRangeEnd w:id="1573"/>
            <w:r>
              <w:rPr>
                <w:rStyle w:val="CommentReference"/>
                <w:rFonts w:ascii="Times New Roman" w:eastAsiaTheme="minorHAnsi" w:hAnsi="Times New Roman" w:cstheme="minorBidi"/>
                <w:color w:val="auto"/>
              </w:rPr>
              <w:commentReference w:id="1573"/>
            </w:r>
            <w:r>
              <w:t xml:space="preserve">all the </w:t>
            </w:r>
            <w:commentRangeStart w:id="1574"/>
            <w:r>
              <w:t>Gentiles</w:t>
            </w:r>
            <w:commentRangeEnd w:id="1574"/>
            <w:r>
              <w:rPr>
                <w:rStyle w:val="CommentReference"/>
                <w:rFonts w:ascii="Times New Roman" w:eastAsiaTheme="minorHAnsi" w:hAnsi="Times New Roman" w:cstheme="minorBidi"/>
                <w:color w:val="auto"/>
              </w:rPr>
              <w:commentReference w:id="157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5"/>
            <w:r>
              <w:t>To be completely filled</w:t>
            </w:r>
          </w:p>
          <w:p w14:paraId="68A85021" w14:textId="77777777" w:rsidR="00306181" w:rsidRDefault="00306181" w:rsidP="00306181">
            <w:pPr>
              <w:pStyle w:val="EngHangEnd"/>
            </w:pPr>
            <w:r>
              <w:t>With God in love.</w:t>
            </w:r>
            <w:commentRangeEnd w:id="1575"/>
            <w:r>
              <w:rPr>
                <w:rStyle w:val="CommentReference"/>
                <w:rFonts w:ascii="Times New Roman" w:eastAsiaTheme="minorHAnsi" w:hAnsi="Times New Roman" w:cstheme="minorBidi"/>
                <w:color w:val="auto"/>
              </w:rPr>
              <w:commentReference w:id="157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6" w:name="_Ref434476236"/>
      <w:r>
        <w:t>The Psali Adam</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7" w:name="_Ref434476261"/>
      <w:r>
        <w:t>The Psali Batos</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8" w:name="_Toc437373245"/>
      <w:r>
        <w:rPr>
          <w:lang w:val="en-US"/>
        </w:rPr>
        <w:t>June 30 / Epip 6: Martyrdom of St. Aoulimpas the Apostle</w:t>
      </w:r>
      <w:bookmarkEnd w:id="157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9" w:name="_Toc410196218"/>
      <w:bookmarkStart w:id="1580" w:name="_Toc410196460"/>
      <w:bookmarkStart w:id="1581" w:name="_Toc410196962"/>
      <w:bookmarkStart w:id="1582" w:name="_Toc437373026"/>
      <w:bookmarkStart w:id="1583" w:name="July"/>
      <w:bookmarkEnd w:id="1528"/>
      <w:r>
        <w:lastRenderedPageBreak/>
        <w:t>July</w:t>
      </w:r>
      <w:bookmarkEnd w:id="1579"/>
      <w:bookmarkEnd w:id="1580"/>
      <w:bookmarkEnd w:id="1581"/>
      <w:r w:rsidR="00980D99">
        <w:t xml:space="preserve"> or </w:t>
      </w:r>
      <w:r w:rsidR="00980D99">
        <w:rPr>
          <w:rFonts w:ascii="FreeSerifAvvaShenouda" w:hAnsi="FreeSerifAvvaShenouda" w:cs="FreeSerifAvvaShenouda"/>
        </w:rPr>
        <w:t>Ⲉⲡⲏⲡ</w:t>
      </w:r>
      <w:bookmarkEnd w:id="1582"/>
    </w:p>
    <w:bookmarkStart w:id="1584" w:name="_Ref434562742" w:displacedByCustomXml="next"/>
    <w:bookmarkStart w:id="1585" w:name="_Toc410196965" w:displacedByCustomXml="next"/>
    <w:bookmarkStart w:id="1586" w:name="_Toc410196463" w:displacedByCustomXml="next"/>
    <w:bookmarkStart w:id="1587" w:name="_Toc410196221"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8" w:name="_Ref436250323"/>
      <w:bookmarkStart w:id="1589" w:name="_Toc437373246"/>
      <w:r>
        <w:rPr>
          <w:rFonts w:ascii="Times New Roman" w:hAnsi="Times New Roman" w:cs="Times New Roman"/>
        </w:rPr>
        <w:lastRenderedPageBreak/>
        <w:t>July 1 / Epip 7: St. Shenoute</w:t>
      </w:r>
      <w:bookmarkEnd w:id="1584"/>
      <w:bookmarkEnd w:id="1588"/>
      <w:bookmarkEnd w:id="1589"/>
    </w:p>
    <w:p w14:paraId="5B5A5AD3" w14:textId="77777777" w:rsidR="00980D99" w:rsidRDefault="00980D99" w:rsidP="00980D99">
      <w:pPr>
        <w:pStyle w:val="Heading4"/>
        <w:rPr>
          <w:lang w:val="en-US"/>
        </w:rPr>
      </w:pPr>
      <w:bookmarkStart w:id="1590" w:name="_Ref434491186"/>
      <w:r>
        <w:rPr>
          <w:lang w:val="en-US"/>
        </w:rPr>
        <w:t>The Doxology</w:t>
      </w:r>
      <w:r w:rsidR="00810F04">
        <w:rPr>
          <w:lang w:val="en-US"/>
        </w:rPr>
        <w:t xml:space="preserve"> for St. Shenoute</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4" w:name="_Ref434491207"/>
      <w:r>
        <w:rPr>
          <w:lang w:val="en-US"/>
        </w:rPr>
        <w:t>A Doxology for St. Besa</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5" w:name="_Toc437373247"/>
      <w:r>
        <w:rPr>
          <w:rFonts w:ascii="Times New Roman" w:hAnsi="Times New Roman" w:cs="Times New Roman"/>
        </w:rPr>
        <w:t>July 1 / Epip 7: Also St. Ignatius</w:t>
      </w:r>
      <w:bookmarkEnd w:id="1595"/>
    </w:p>
    <w:p w14:paraId="08CD1881" w14:textId="77777777" w:rsidR="00980D99" w:rsidRDefault="00980D99" w:rsidP="00980D99">
      <w:pPr>
        <w:pStyle w:val="Heading3"/>
        <w:rPr>
          <w:lang w:val="en-US"/>
        </w:rPr>
      </w:pPr>
      <w:bookmarkStart w:id="1596" w:name="_Ref434560325"/>
      <w:bookmarkStart w:id="1597" w:name="_Toc437373248"/>
      <w:r>
        <w:rPr>
          <w:lang w:val="en-US"/>
        </w:rPr>
        <w:t>July 2 / Epip 8: St. Pishoy</w:t>
      </w:r>
      <w:bookmarkEnd w:id="1596"/>
      <w:bookmarkEnd w:id="1597"/>
    </w:p>
    <w:p w14:paraId="3F31CCDA" w14:textId="77777777" w:rsidR="00980D99" w:rsidRDefault="00980D99" w:rsidP="00980D99">
      <w:pPr>
        <w:pStyle w:val="Heading4"/>
        <w:rPr>
          <w:lang w:val="en-US"/>
        </w:rPr>
      </w:pPr>
      <w:bookmarkStart w:id="1598" w:name="_Ref434490783"/>
      <w:r>
        <w:rPr>
          <w:lang w:val="en-US"/>
        </w:rPr>
        <w:t>The Doxology</w:t>
      </w:r>
      <w:r w:rsidR="00810F04">
        <w:rPr>
          <w:lang w:val="en-US"/>
        </w:rPr>
        <w:t xml:space="preserve"> for St. Pishoy</w:t>
      </w:r>
      <w:bookmarkEnd w:id="159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8" w:name="_Toc437373249"/>
      <w:r>
        <w:t>The Virgin’s Fast</w:t>
      </w:r>
      <w:bookmarkEnd w:id="1587"/>
      <w:bookmarkEnd w:id="1586"/>
      <w:bookmarkEnd w:id="1585"/>
      <w:bookmarkEnd w:id="1608"/>
    </w:p>
    <w:p w14:paraId="67B94F6A" w14:textId="77777777" w:rsidR="005B716A" w:rsidRDefault="005B716A" w:rsidP="005B716A">
      <w:pPr>
        <w:pStyle w:val="Heading3"/>
        <w:rPr>
          <w:lang w:val="en-US"/>
        </w:rPr>
      </w:pPr>
      <w:bookmarkStart w:id="1609" w:name="_Toc437373250"/>
      <w:r>
        <w:rPr>
          <w:lang w:val="en-US"/>
        </w:rPr>
        <w:t>July 3 / Epip 9: Martyrdom of</w:t>
      </w:r>
      <w:r w:rsidR="00FE0AE4">
        <w:rPr>
          <w:lang w:val="en-US"/>
        </w:rPr>
        <w:t xml:space="preserve"> </w:t>
      </w:r>
      <w:r>
        <w:rPr>
          <w:lang w:val="en-US"/>
        </w:rPr>
        <w:t>St. Simon Cleophas the Apostle</w:t>
      </w:r>
      <w:bookmarkEnd w:id="160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0" w:name="_Toc437373251"/>
      <w:r>
        <w:t>July 6 / Epip 12: Commemoration of Archangel Michael</w:t>
      </w:r>
      <w:bookmarkEnd w:id="161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1" w:name="_Toc437373252"/>
      <w:r>
        <w:t>July 12 / Epip 18: Martyrdom of St. James the Apostle, the Bishop of Jerusalem</w:t>
      </w:r>
      <w:bookmarkEnd w:id="161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2" w:name="_Ref434562330"/>
      <w:bookmarkStart w:id="1613" w:name="_Toc437373253"/>
      <w:r>
        <w:t>July 14 / Epip 20: Martyrdom of St. Theodore of Shotep, the General</w:t>
      </w:r>
      <w:bookmarkEnd w:id="1612"/>
      <w:bookmarkEnd w:id="1613"/>
    </w:p>
    <w:p w14:paraId="7B584133" w14:textId="77777777" w:rsidR="009C1989" w:rsidRDefault="009C1989" w:rsidP="009C1989">
      <w:pPr>
        <w:pStyle w:val="Heading4"/>
      </w:pPr>
      <w:bookmarkStart w:id="1614" w:name="_Ref434489277"/>
      <w:r>
        <w:t>The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5" w:name="_Ref434489296"/>
      <w:r>
        <w:t>Another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6"/>
            <w:r>
              <w:t>struggler</w:t>
            </w:r>
            <w:commentRangeEnd w:id="1616"/>
            <w:r>
              <w:rPr>
                <w:rStyle w:val="CommentReference"/>
                <w:rFonts w:ascii="Times New Roman" w:eastAsiaTheme="minorHAnsi" w:hAnsi="Times New Roman" w:cstheme="minorBidi"/>
                <w:color w:val="auto"/>
              </w:rPr>
              <w:commentReference w:id="161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7" w:name="_Toc437373254"/>
      <w:r>
        <w:t>July 15 / Epip 21: Commemoration of the Theotokos</w:t>
      </w:r>
      <w:bookmarkEnd w:id="161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8" w:name="_Ref434562663"/>
      <w:bookmarkStart w:id="1619" w:name="_Toc437373255"/>
      <w:r>
        <w:t>July 17 / Epip 23: The Martyrdom of St. Marina</w:t>
      </w:r>
      <w:bookmarkEnd w:id="1618"/>
      <w:bookmarkEnd w:id="1619"/>
    </w:p>
    <w:p w14:paraId="71210AE6" w14:textId="77777777" w:rsidR="0078548F" w:rsidRDefault="0078548F" w:rsidP="0078548F">
      <w:pPr>
        <w:pStyle w:val="Heading4"/>
      </w:pPr>
      <w:bookmarkStart w:id="1620" w:name="_Ref434490204"/>
      <w:r>
        <w:t>The Doxology</w:t>
      </w:r>
      <w:r w:rsidR="00B46E6E">
        <w:t xml:space="preserve"> for St. Marina</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1" w:name="_Toc437373256"/>
      <w:r>
        <w:t>July 18 / Epip 24: The Martyrdom of Abba Noub</w:t>
      </w:r>
      <w:bookmarkEnd w:id="1621"/>
    </w:p>
    <w:p w14:paraId="45A4C76D" w14:textId="77777777" w:rsidR="00951605" w:rsidRDefault="00951605" w:rsidP="00951605">
      <w:pPr>
        <w:pStyle w:val="Heading4"/>
      </w:pPr>
      <w:bookmarkStart w:id="1622" w:name="_Ref434489534"/>
      <w:r>
        <w:t>The Doxology</w:t>
      </w:r>
      <w:r w:rsidR="00B46E6E">
        <w:t xml:space="preserve"> for Abba Noub</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3"/>
            <w:r>
              <w:t>Abba Noub</w:t>
            </w:r>
            <w:commentRangeEnd w:id="1623"/>
            <w:r>
              <w:rPr>
                <w:rStyle w:val="CommentReference"/>
                <w:rFonts w:ascii="Times New Roman" w:eastAsiaTheme="minorHAnsi" w:hAnsi="Times New Roman" w:cstheme="minorBidi"/>
                <w:color w:val="auto"/>
              </w:rPr>
              <w:commentReference w:id="162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4"/>
            <w:r>
              <w:t xml:space="preserve">upright </w:t>
            </w:r>
            <w:commentRangeEnd w:id="1624"/>
            <w:r>
              <w:rPr>
                <w:rStyle w:val="CommentReference"/>
                <w:rFonts w:ascii="Times New Roman" w:eastAsiaTheme="minorHAnsi" w:hAnsi="Times New Roman" w:cstheme="minorBidi"/>
                <w:color w:val="auto"/>
              </w:rPr>
              <w:commentReference w:id="162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5" w:name="_Toc437373257"/>
      <w:r>
        <w:t>July 20 / Epip 26: Joseph the Carpenter</w:t>
      </w:r>
      <w:bookmarkEnd w:id="1625"/>
    </w:p>
    <w:p w14:paraId="5DE3B33E" w14:textId="77777777" w:rsidR="00BF240D" w:rsidRDefault="00BF240D" w:rsidP="00BF240D">
      <w:pPr>
        <w:pStyle w:val="Heading4"/>
      </w:pPr>
      <w:bookmarkStart w:id="1626" w:name="_Ref434488476"/>
      <w:r>
        <w:t>The Doxology</w:t>
      </w:r>
      <w:r w:rsidR="00B46E6E">
        <w:t xml:space="preserve"> for St. Joseph the Carpenter</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3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7" w:name="_Toc437373258"/>
      <w:bookmarkStart w:id="1628" w:name="_Toc410196222"/>
      <w:bookmarkStart w:id="1629" w:name="_Toc410196464"/>
      <w:bookmarkStart w:id="1630" w:name="_Toc410196966"/>
      <w:r>
        <w:t>July 20 / Epip 26: Also St. Frumentius (Abune Selama), the First Bishop of Ethiopia</w:t>
      </w:r>
      <w:bookmarkEnd w:id="162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1" w:name="_Toc437373259"/>
      <w:r>
        <w:t>July 22 / Epip 28: Departure of St. Mary Magdalene</w:t>
      </w:r>
      <w:bookmarkEnd w:id="1631"/>
    </w:p>
    <w:p w14:paraId="41ADBBFF" w14:textId="77777777" w:rsidR="00C325FC" w:rsidRDefault="00C325FC" w:rsidP="00C325FC">
      <w:pPr>
        <w:pStyle w:val="Heading4"/>
      </w:pPr>
      <w:bookmarkStart w:id="1632" w:name="_Ref434489077"/>
      <w:r>
        <w:t>The Doxology</w:t>
      </w:r>
      <w:r w:rsidR="00B46E6E">
        <w:t xml:space="preserve"> for St. Mary Magdalene</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3"/>
            <w:r>
              <w:t xml:space="preserve">ϯⲁⲅⲓⲁ </w:t>
            </w:r>
            <w:commentRangeEnd w:id="1633"/>
            <w:r>
              <w:rPr>
                <w:rStyle w:val="CommentReference"/>
                <w:rFonts w:ascii="Times New Roman" w:hAnsi="Times New Roman" w:cstheme="minorBidi"/>
                <w:noProof w:val="0"/>
              </w:rPr>
              <w:commentReference w:id="163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4"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5" w:name="_Toc437373261"/>
      <w:r>
        <w:t xml:space="preserve">July 23 / Epip 29: </w:t>
      </w:r>
      <w:r w:rsidR="00B52D77">
        <w:t xml:space="preserve">Also the </w:t>
      </w:r>
      <w:r>
        <w:t>Translocation of the Relics of St. Andrew, the Apostle</w:t>
      </w:r>
      <w:bookmarkEnd w:id="163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6" w:name="_Toc437373262"/>
      <w:r>
        <w:t>July 28 / Mesori 4: Consecration of the Church of St. Anthony</w:t>
      </w:r>
      <w:bookmarkEnd w:id="163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3"/>
      <w:r>
        <w:t>.</w:t>
      </w:r>
    </w:p>
    <w:p w14:paraId="62D72F65" w14:textId="77777777" w:rsidR="00495F1A" w:rsidRPr="00980D99" w:rsidRDefault="00495F1A" w:rsidP="00495F1A">
      <w:pPr>
        <w:pStyle w:val="Heading2"/>
        <w:rPr>
          <w:lang w:val="en-US"/>
        </w:rPr>
      </w:pPr>
      <w:bookmarkStart w:id="1637" w:name="_Toc437373027"/>
      <w:bookmarkStart w:id="1638" w:name="August"/>
      <w:r>
        <w:lastRenderedPageBreak/>
        <w:t>August</w:t>
      </w:r>
      <w:bookmarkEnd w:id="1628"/>
      <w:bookmarkEnd w:id="1629"/>
      <w:bookmarkEnd w:id="163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7"/>
    </w:p>
    <w:bookmarkStart w:id="1639" w:name="_Toc410196967" w:displacedByCustomXml="next"/>
    <w:bookmarkStart w:id="1640" w:name="_Toc410196465" w:displacedByCustomXml="next"/>
    <w:bookmarkStart w:id="1641" w:name="_Toc410196223"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2" w:name="_Toc437373263"/>
      <w:r>
        <w:lastRenderedPageBreak/>
        <w:t>August 1 / Mesori 8: The Confession of St. Peter</w:t>
      </w:r>
      <w:bookmarkEnd w:id="164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3" w:name="_Toc437373264"/>
      <w:r>
        <w:t>August 5 / Mesori 12: Commemoration of Archangel Michael</w:t>
      </w:r>
      <w:bookmarkEnd w:id="164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4" w:name="_Toc437373265"/>
      <w:r>
        <w:t xml:space="preserve">August 6 / Mesori 13: </w:t>
      </w:r>
      <w:r w:rsidR="00495F1A">
        <w:t>The Transfiguration</w:t>
      </w:r>
      <w:bookmarkEnd w:id="1641"/>
      <w:bookmarkEnd w:id="1640"/>
      <w:bookmarkEnd w:id="1639"/>
      <w:bookmarkEnd w:id="1644"/>
    </w:p>
    <w:p w14:paraId="1EF4D652" w14:textId="77777777" w:rsidR="00980D99" w:rsidRDefault="00980D99" w:rsidP="00980D99">
      <w:pPr>
        <w:pStyle w:val="Heading4"/>
      </w:pPr>
      <w:bookmarkStart w:id="1645" w:name="_Ref434478012"/>
      <w:r>
        <w:t>The Doxology</w:t>
      </w:r>
      <w:r w:rsidR="00E21EA3">
        <w:t xml:space="preserve"> of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6" w:name="_Ref434476299"/>
      <w:r>
        <w:t>The Psali Adam</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7" w:name="_Ref434476316"/>
      <w:r>
        <w:t>The Psali Batos</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8" w:name="_Toc410196224"/>
      <w:bookmarkStart w:id="1649" w:name="_Toc410196466"/>
      <w:bookmarkStart w:id="1650" w:name="_Toc410196968"/>
      <w:bookmarkStart w:id="1651" w:name="_Ref435642801"/>
      <w:bookmarkStart w:id="1652" w:name="_Ref435642808"/>
      <w:bookmarkStart w:id="1653" w:name="_Toc437373266"/>
      <w:r>
        <w:t xml:space="preserve">August 9 / Mesori 16: </w:t>
      </w:r>
      <w:r w:rsidR="00495F1A">
        <w:t>The Assumption of the Virgin</w:t>
      </w:r>
      <w:bookmarkEnd w:id="1648"/>
      <w:bookmarkEnd w:id="1649"/>
      <w:bookmarkEnd w:id="1650"/>
      <w:bookmarkEnd w:id="1651"/>
      <w:bookmarkEnd w:id="1652"/>
      <w:bookmarkEnd w:id="165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4" w:name="_Ref435642763"/>
      <w:r>
        <w:t xml:space="preserve">The Psali </w:t>
      </w:r>
      <w:commentRangeStart w:id="1655"/>
      <w:r>
        <w:t xml:space="preserve">Adam </w:t>
      </w:r>
      <w:commentRangeEnd w:id="1655"/>
      <w:r>
        <w:rPr>
          <w:rStyle w:val="CommentReference"/>
          <w:rFonts w:eastAsiaTheme="minorHAnsi" w:cstheme="minorBidi"/>
          <w:b w:val="0"/>
          <w:bCs w:val="0"/>
          <w:iCs w:val="0"/>
          <w:color w:val="auto"/>
        </w:rPr>
        <w:commentReference w:id="1655"/>
      </w:r>
      <w:r>
        <w:t>for the Virgin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6"/>
            <w:r>
              <w:t>With divine hands.”</w:t>
            </w:r>
            <w:commentRangeEnd w:id="1656"/>
            <w:r>
              <w:rPr>
                <w:rStyle w:val="CommentReference"/>
                <w:rFonts w:ascii="Times New Roman" w:eastAsiaTheme="minorHAnsi" w:hAnsi="Times New Roman" w:cstheme="minorBidi"/>
                <w:color w:val="auto"/>
              </w:rPr>
              <w:commentReference w:id="165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7" w:name="_Ref435734818"/>
      <w:r>
        <w:t>The Psali Batos for the Virgin</w:t>
      </w:r>
      <w:bookmarkEnd w:id="1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8"/>
            <w:r>
              <w:t>forever</w:t>
            </w:r>
            <w:commentRangeEnd w:id="1658"/>
            <w:r>
              <w:rPr>
                <w:rStyle w:val="CommentReference"/>
                <w:rFonts w:ascii="Times New Roman" w:eastAsiaTheme="minorHAnsi" w:hAnsi="Times New Roman" w:cstheme="minorBidi"/>
                <w:color w:val="auto"/>
              </w:rPr>
              <w:commentReference w:id="165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9"/>
            <w:r>
              <w:t>In the unshakable places.</w:t>
            </w:r>
            <w:commentRangeEnd w:id="1659"/>
            <w:r>
              <w:rPr>
                <w:rStyle w:val="CommentReference"/>
                <w:rFonts w:ascii="Times New Roman" w:eastAsiaTheme="minorHAnsi" w:hAnsi="Times New Roman" w:cstheme="minorBidi"/>
                <w:color w:val="auto"/>
              </w:rPr>
              <w:commentReference w:id="165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0"/>
            <w:r>
              <w:t>Your name adorns our works.</w:t>
            </w:r>
            <w:commentRangeEnd w:id="1660"/>
            <w:r>
              <w:rPr>
                <w:rStyle w:val="CommentReference"/>
                <w:rFonts w:ascii="Times New Roman" w:eastAsiaTheme="minorHAnsi" w:hAnsi="Times New Roman" w:cstheme="minorBidi"/>
                <w:color w:val="auto"/>
              </w:rPr>
              <w:commentReference w:id="166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1"/>
            <w:r>
              <w:t xml:space="preserve">Interceding </w:t>
            </w:r>
            <w:commentRangeEnd w:id="1661"/>
            <w:r>
              <w:rPr>
                <w:rStyle w:val="CommentReference"/>
                <w:rFonts w:ascii="Times New Roman" w:eastAsiaTheme="minorHAnsi" w:hAnsi="Times New Roman" w:cstheme="minorBidi"/>
                <w:color w:val="auto"/>
              </w:rPr>
              <w:commentReference w:id="166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2" w:name="_Toc437373267"/>
      <w:r>
        <w:t>August 12 / Mesori 19: Translocation of the Relics of St. Macarius the Great</w:t>
      </w:r>
      <w:bookmarkEnd w:id="166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3" w:name="_Toc437373268"/>
      <w:r>
        <w:t>August 14 / Mesori 21: Commemoration of the Theotokos</w:t>
      </w:r>
      <w:bookmarkEnd w:id="166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4" w:name="_Ref434563030"/>
      <w:bookmarkStart w:id="1665" w:name="_Toc437373269"/>
      <w:r>
        <w:t>August 17 / Mesori 24: Departure of St. Takle Haymanot</w:t>
      </w:r>
      <w:bookmarkEnd w:id="1664"/>
      <w:bookmarkEnd w:id="1665"/>
    </w:p>
    <w:p w14:paraId="34845613" w14:textId="77777777" w:rsidR="009F60F1" w:rsidRDefault="009F60F1" w:rsidP="009F60F1">
      <w:pPr>
        <w:pStyle w:val="Heading4"/>
      </w:pPr>
      <w:bookmarkStart w:id="1666" w:name="_Ref434492302"/>
      <w:r>
        <w:t>The Doxology</w:t>
      </w:r>
      <w:r w:rsidR="00B82753">
        <w:t xml:space="preserve"> for St. Takle Haymanot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7" w:name="_Toc437373270"/>
      <w:r>
        <w:lastRenderedPageBreak/>
        <w:t>August 21 / Mesori 28: The Patriarchs: Abraham, Isaac, and Jacob</w:t>
      </w:r>
      <w:bookmarkEnd w:id="1667"/>
    </w:p>
    <w:p w14:paraId="1D063B19" w14:textId="77777777" w:rsidR="00431ABD" w:rsidRDefault="00431ABD" w:rsidP="00431ABD">
      <w:pPr>
        <w:pStyle w:val="Heading4"/>
      </w:pPr>
      <w:bookmarkStart w:id="1668" w:name="_Ref434492413"/>
      <w:r>
        <w:t>The Doxology</w:t>
      </w:r>
      <w:r w:rsidR="00B82753">
        <w:t xml:space="preserve"> for the Patriarchs: Abraham, Isaac, and Jacob</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9" w:name="_Toc437373271"/>
      <w:r>
        <w:lastRenderedPageBreak/>
        <w:t>August 22 / Mesori 29: Commemoration of the Annunciation, Nativity, and Resurrection on the 29</w:t>
      </w:r>
      <w:r w:rsidRPr="00C0205C">
        <w:rPr>
          <w:vertAlign w:val="superscript"/>
        </w:rPr>
        <w:t>th</w:t>
      </w:r>
      <w:r>
        <w:t xml:space="preserve"> of Every Month</w:t>
      </w:r>
      <w:bookmarkEnd w:id="166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0" w:name="_Toc437373272"/>
      <w:r>
        <w:t xml:space="preserve">August 22 / Mesori 29: </w:t>
      </w:r>
      <w:r w:rsidR="007D439A">
        <w:t xml:space="preserve">Also the </w:t>
      </w:r>
      <w:r>
        <w:t>Translocation of the Relics of St. John the Short to Scetis</w:t>
      </w:r>
      <w:bookmarkEnd w:id="167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1" w:name="_Toc437373273"/>
      <w:r>
        <w:t>August 25 / Little Month 2: Departure of St. Titus the Apostle</w:t>
      </w:r>
      <w:bookmarkEnd w:id="167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2" w:name="_Toc437373274"/>
      <w:r>
        <w:t>August 26 / Little Month 3: Archangel Raphael</w:t>
      </w:r>
      <w:bookmarkEnd w:id="1672"/>
    </w:p>
    <w:p w14:paraId="0292BCC5" w14:textId="77777777" w:rsidR="00C30039" w:rsidRDefault="00C30039" w:rsidP="00C30039">
      <w:pPr>
        <w:pStyle w:val="Heading4"/>
      </w:pPr>
      <w:bookmarkStart w:id="1673" w:name="_Ref434488208"/>
      <w:r>
        <w:t>The Doxology</w:t>
      </w:r>
      <w:r w:rsidR="00B46E6E">
        <w:t xml:space="preserve"> for Archangel Raphael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4" w:name="_Toc437373275"/>
      <w:r>
        <w:t>August 28 / Little Month 5</w:t>
      </w:r>
      <w:r w:rsidR="00980D99">
        <w:t>: St. Parsouma</w:t>
      </w:r>
      <w:bookmarkEnd w:id="1674"/>
    </w:p>
    <w:p w14:paraId="32F5CFB7" w14:textId="77777777" w:rsidR="00980D99" w:rsidRDefault="00980D99" w:rsidP="00980D99">
      <w:pPr>
        <w:pStyle w:val="Heading4"/>
      </w:pPr>
      <w:bookmarkStart w:id="1675" w:name="_Ref434491294"/>
      <w:r>
        <w:t>The Doxology</w:t>
      </w:r>
      <w:r w:rsidR="00810F04">
        <w:t xml:space="preserve"> for St. Parsouma</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9"/>
            <w:r>
              <w:t xml:space="preserve">ⲙ̀Ⲡⲭ̄ⲥ̄ </w:t>
            </w:r>
            <w:commentRangeEnd w:id="1679"/>
            <w:r>
              <w:rPr>
                <w:rStyle w:val="CommentReference"/>
                <w:rFonts w:ascii="Times New Roman" w:hAnsi="Times New Roman" w:cstheme="minorBidi"/>
                <w:noProof w:val="0"/>
              </w:rPr>
              <w:commentReference w:id="167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0"/>
            <w:r>
              <w:t xml:space="preserve">ⲡⲉⲛⲥⲱⲧⲏⲣ </w:t>
            </w:r>
            <w:commentRangeEnd w:id="1680"/>
            <w:r>
              <w:rPr>
                <w:rStyle w:val="CommentReference"/>
                <w:rFonts w:ascii="Times New Roman" w:hAnsi="Times New Roman" w:cstheme="minorBidi"/>
                <w:noProof w:val="0"/>
              </w:rPr>
              <w:commentReference w:id="168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1" w:name="_Toc410196226"/>
      <w:bookmarkStart w:id="1682" w:name="_Toc410196468"/>
      <w:bookmarkStart w:id="1683" w:name="_Toc410196970"/>
      <w:bookmarkStart w:id="1684" w:name="_Toc437373028"/>
      <w:bookmarkStart w:id="1685" w:name="Pascal"/>
      <w:bookmarkEnd w:id="1638"/>
      <w:r>
        <w:lastRenderedPageBreak/>
        <w:t>The Pascal Cycle</w:t>
      </w:r>
      <w:bookmarkEnd w:id="1681"/>
      <w:bookmarkEnd w:id="1682"/>
      <w:bookmarkEnd w:id="1683"/>
      <w:bookmarkEnd w:id="1684"/>
    </w:p>
    <w:bookmarkStart w:id="1686" w:name="_Toc410196971" w:displacedByCustomXml="next"/>
    <w:bookmarkStart w:id="1687" w:name="_Toc410196469" w:displacedByCustomXml="next"/>
    <w:bookmarkStart w:id="1688" w:name="_Toc410196227"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A97438">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9" w:name="_Toc437373276"/>
      <w:r>
        <w:lastRenderedPageBreak/>
        <w:t>Jonah’s Fast</w:t>
      </w:r>
      <w:bookmarkEnd w:id="1688"/>
      <w:bookmarkEnd w:id="1687"/>
      <w:bookmarkEnd w:id="1686"/>
      <w:bookmarkEnd w:id="1689"/>
    </w:p>
    <w:p w14:paraId="7A658690" w14:textId="77777777" w:rsidR="001E5E16" w:rsidRPr="001E5E16" w:rsidRDefault="001E5E16" w:rsidP="001E5E16">
      <w:pPr>
        <w:pStyle w:val="Heading4"/>
      </w:pPr>
      <w:bookmarkStart w:id="1690" w:name="_Ref434478053"/>
      <w:r>
        <w:t>The Doxology</w:t>
      </w:r>
      <w:r w:rsidR="00E21EA3">
        <w:t xml:space="preserve"> of Jonah’s Fast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1" w:name="_Toc410196228"/>
      <w:bookmarkStart w:id="1692" w:name="_Toc410196470"/>
      <w:bookmarkStart w:id="1693" w:name="_Toc410196972"/>
      <w:bookmarkStart w:id="1694" w:name="_Toc437373277"/>
      <w:r>
        <w:t>Jonah’s Feast</w:t>
      </w:r>
      <w:bookmarkEnd w:id="1691"/>
      <w:bookmarkEnd w:id="1692"/>
      <w:bookmarkEnd w:id="1693"/>
      <w:bookmarkEnd w:id="1694"/>
    </w:p>
    <w:p w14:paraId="6EE6C439" w14:textId="77777777" w:rsidR="00495F1A" w:rsidRDefault="00495F1A" w:rsidP="00495F1A">
      <w:pPr>
        <w:pStyle w:val="Heading3"/>
      </w:pPr>
      <w:bookmarkStart w:id="1695" w:name="_Toc410196229"/>
      <w:bookmarkStart w:id="1696" w:name="_Toc410196471"/>
      <w:bookmarkStart w:id="1697" w:name="_Toc410196973"/>
      <w:bookmarkStart w:id="1698" w:name="_Toc437373278"/>
      <w:r>
        <w:t>Great Lent</w:t>
      </w:r>
      <w:bookmarkEnd w:id="1695"/>
      <w:bookmarkEnd w:id="1696"/>
      <w:bookmarkEnd w:id="1697"/>
      <w:bookmarkEnd w:id="1698"/>
    </w:p>
    <w:p w14:paraId="2602B6E5" w14:textId="77777777" w:rsidR="00EC2AEB" w:rsidRPr="001E5E16" w:rsidRDefault="00EC2AEB" w:rsidP="00EC2AEB">
      <w:pPr>
        <w:pStyle w:val="Heading4"/>
      </w:pPr>
      <w:bookmarkStart w:id="1699" w:name="_Ref434478080"/>
      <w:r>
        <w:t>The Doxology</w:t>
      </w:r>
      <w:r w:rsidR="00420CFA">
        <w:t xml:space="preserve"> for Saturday and Sunday</w:t>
      </w:r>
      <w:r w:rsidR="00E21EA3">
        <w:t xml:space="preserve">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0" w:name="_Ref434478104"/>
      <w:r>
        <w:t>The Doxology</w:t>
      </w:r>
      <w:r w:rsidR="00E21EA3">
        <w:t xml:space="preserve"> for Weekdays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1"/>
            <w:r>
              <w:t>ⲛⲓⲉ̀ⲛⲉϩ</w:t>
            </w:r>
            <w:commentRangeEnd w:id="1701"/>
            <w:r>
              <w:rPr>
                <w:rStyle w:val="CommentReference"/>
                <w:rFonts w:ascii="Times New Roman" w:hAnsi="Times New Roman" w:cstheme="minorBidi"/>
                <w:noProof w:val="0"/>
              </w:rPr>
              <w:commentReference w:id="1701"/>
            </w:r>
            <w:r>
              <w:t>.</w:t>
            </w:r>
          </w:p>
        </w:tc>
      </w:tr>
    </w:tbl>
    <w:p w14:paraId="1A70F51E" w14:textId="77777777" w:rsidR="00420CFA" w:rsidRPr="001E5E16" w:rsidRDefault="00420CFA" w:rsidP="00420CFA">
      <w:pPr>
        <w:pStyle w:val="Heading4"/>
      </w:pPr>
      <w:bookmarkStart w:id="1702" w:name="_Ref434478128"/>
      <w:r>
        <w:t>A Second Doxology for Weekdays</w:t>
      </w:r>
      <w:r w:rsidR="00E21EA3">
        <w:t xml:space="preserve"> in Great Lent</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3"/>
            <w:r>
              <w:t xml:space="preserve">He </w:t>
            </w:r>
            <w:r w:rsidR="00253DD3">
              <w:t>humiliated</w:t>
            </w:r>
          </w:p>
          <w:p w14:paraId="774AFAE4" w14:textId="77777777" w:rsidR="00420CFA" w:rsidRDefault="00420CFA" w:rsidP="00420CFA">
            <w:pPr>
              <w:pStyle w:val="EngHangEnd"/>
            </w:pPr>
            <w:r>
              <w:t>The Tempter</w:t>
            </w:r>
            <w:commentRangeEnd w:id="1703"/>
            <w:r>
              <w:rPr>
                <w:rStyle w:val="CommentReference"/>
              </w:rPr>
              <w:commentReference w:id="170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4"/>
            <w:r>
              <w:t>“Fast in watchfulness</w:t>
            </w:r>
          </w:p>
          <w:p w14:paraId="6B2FDE71" w14:textId="77777777" w:rsidR="00420CFA" w:rsidRDefault="00420CFA" w:rsidP="00420CFA">
            <w:pPr>
              <w:pStyle w:val="EngHangEnd"/>
            </w:pPr>
            <w:r>
              <w:t>By day and by night.”</w:t>
            </w:r>
            <w:commentRangeEnd w:id="1704"/>
            <w:r>
              <w:rPr>
                <w:rStyle w:val="CommentReference"/>
              </w:rPr>
              <w:commentReference w:id="170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5" w:name="_Ref434478147"/>
      <w:r>
        <w:lastRenderedPageBreak/>
        <w:t>A Third</w:t>
      </w:r>
      <w:r w:rsidR="00420CFA">
        <w:t xml:space="preserve"> Doxology</w:t>
      </w:r>
      <w:r>
        <w:t xml:space="preserve"> for Weekdays</w:t>
      </w:r>
      <w:r w:rsidR="00E21EA3">
        <w:t xml:space="preserve">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6" w:name="_Ref434478172"/>
      <w:r>
        <w:t xml:space="preserve">The </w:t>
      </w:r>
      <w:r w:rsidR="007A72D2">
        <w:t xml:space="preserve">Fourth </w:t>
      </w:r>
      <w:r>
        <w:t>Doxology</w:t>
      </w:r>
      <w:r w:rsidR="007A72D2">
        <w:t xml:space="preserve"> </w:t>
      </w:r>
      <w:r w:rsidR="00E21EA3">
        <w:t>for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7"/>
            <w:r>
              <w:t xml:space="preserve">Ϯⲛⲏⲥⲧⲓⲁ̀ </w:t>
            </w:r>
            <w:commentRangeEnd w:id="1707"/>
            <w:r>
              <w:rPr>
                <w:rStyle w:val="CommentReference"/>
                <w:rFonts w:ascii="Times New Roman" w:hAnsi="Times New Roman" w:cstheme="minorBidi"/>
                <w:noProof w:val="0"/>
              </w:rPr>
              <w:commentReference w:id="170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8"/>
            <w:r>
              <w:t>pretense</w:t>
            </w:r>
            <w:commentRangeEnd w:id="1708"/>
            <w:r>
              <w:rPr>
                <w:rStyle w:val="CommentReference"/>
              </w:rPr>
              <w:commentReference w:id="170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9"/>
            <w:r>
              <w:t>strugglers</w:t>
            </w:r>
            <w:commentRangeEnd w:id="1709"/>
            <w:r>
              <w:rPr>
                <w:rStyle w:val="CommentReference"/>
              </w:rPr>
              <w:commentReference w:id="170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0"/>
            <w:r>
              <w:t>martyrdom</w:t>
            </w:r>
            <w:commentRangeEnd w:id="1710"/>
            <w:r>
              <w:rPr>
                <w:rStyle w:val="CommentReference"/>
              </w:rPr>
              <w:commentReference w:id="171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1"/>
            <w:r>
              <w:t xml:space="preserve">carries </w:t>
            </w:r>
            <w:commentRangeEnd w:id="1711"/>
            <w:r>
              <w:rPr>
                <w:rStyle w:val="CommentReference"/>
              </w:rPr>
              <w:commentReference w:id="171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2"/>
            <w:r>
              <w:t>assembly</w:t>
            </w:r>
            <w:commentRangeEnd w:id="1712"/>
            <w:r>
              <w:rPr>
                <w:rStyle w:val="CommentReference"/>
              </w:rPr>
              <w:commentReference w:id="1712"/>
            </w:r>
            <w:r>
              <w:t>,</w:t>
            </w:r>
          </w:p>
          <w:p w14:paraId="33941A18" w14:textId="77777777" w:rsidR="006A78B4" w:rsidRDefault="006A78B4" w:rsidP="006A78B4">
            <w:pPr>
              <w:pStyle w:val="EngHangEnd"/>
            </w:pPr>
            <w:r>
              <w:t xml:space="preserve">From now until the </w:t>
            </w:r>
            <w:commentRangeStart w:id="1713"/>
            <w:r>
              <w:t>ages of ages</w:t>
            </w:r>
            <w:commentRangeEnd w:id="1713"/>
            <w:r>
              <w:rPr>
                <w:rStyle w:val="CommentReference"/>
              </w:rPr>
              <w:commentReference w:id="171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4" w:name="_Ref434476347"/>
      <w:r>
        <w:lastRenderedPageBreak/>
        <w:t>The Psali Adam</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5" w:name="_Ref434476369"/>
      <w:r>
        <w:t>The Psali Batos</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6" w:name="_Toc410196230"/>
      <w:bookmarkStart w:id="1717" w:name="_Toc410196472"/>
      <w:bookmarkStart w:id="1718" w:name="_Toc410196974"/>
      <w:bookmarkStart w:id="1719" w:name="_Toc437373279"/>
      <w:r>
        <w:t>Lazarus Saturday</w:t>
      </w:r>
      <w:bookmarkEnd w:id="1716"/>
      <w:bookmarkEnd w:id="1717"/>
      <w:bookmarkEnd w:id="1718"/>
      <w:bookmarkEnd w:id="1719"/>
    </w:p>
    <w:p w14:paraId="536840DE" w14:textId="77777777" w:rsidR="00EC2AEB" w:rsidRPr="001E5E16" w:rsidRDefault="00EC2AEB" w:rsidP="00EC2AEB">
      <w:pPr>
        <w:pStyle w:val="Heading4"/>
      </w:pPr>
      <w:bookmarkStart w:id="1720" w:name="_Ref434478195"/>
      <w:r>
        <w:t>The Doxology</w:t>
      </w:r>
      <w:r w:rsidR="00E21EA3">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1" w:name="_Ref434476394"/>
      <w:r>
        <w:t>The Psali Batos</w:t>
      </w:r>
      <w:r w:rsidR="006C1B94">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2"/>
            <w:r>
              <w:t>With glory befitting You</w:t>
            </w:r>
            <w:commentRangeEnd w:id="1722"/>
            <w:r>
              <w:rPr>
                <w:rStyle w:val="CommentReference"/>
              </w:rPr>
              <w:commentReference w:id="172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3" w:name="_Toc410196231"/>
      <w:bookmarkStart w:id="1724" w:name="_Toc410196473"/>
      <w:bookmarkStart w:id="1725" w:name="_Toc410196975"/>
      <w:bookmarkStart w:id="1726" w:name="_Toc437373280"/>
      <w:r>
        <w:t>Palm Sunday</w:t>
      </w:r>
      <w:bookmarkEnd w:id="1723"/>
      <w:bookmarkEnd w:id="1724"/>
      <w:bookmarkEnd w:id="1725"/>
      <w:bookmarkEnd w:id="1726"/>
    </w:p>
    <w:p w14:paraId="5FD5B809" w14:textId="77777777" w:rsidR="00EC2AEB" w:rsidRPr="001E5E16" w:rsidRDefault="00EC2AEB" w:rsidP="00EC2AEB">
      <w:pPr>
        <w:pStyle w:val="Heading4"/>
      </w:pPr>
      <w:bookmarkStart w:id="1727" w:name="_Ref434478217"/>
      <w:r>
        <w:t xml:space="preserve">The </w:t>
      </w:r>
      <w:r w:rsidR="00FA139D">
        <w:t xml:space="preserve">First </w:t>
      </w:r>
      <w:r>
        <w:t>Doxology</w:t>
      </w:r>
      <w:r w:rsidR="00E21EA3">
        <w:t xml:space="preserve"> for Palm Sunday</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8"/>
            <w:r>
              <w:t>To the ages.</w:t>
            </w:r>
            <w:commentRangeEnd w:id="1728"/>
            <w:r>
              <w:rPr>
                <w:rStyle w:val="CommentReference"/>
              </w:rPr>
              <w:commentReference w:id="172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9" w:name="_Ref434478234"/>
      <w:r>
        <w:t>The Second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0" w:name="_Ref434478255"/>
      <w:r>
        <w:t>The Third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1"/>
            <w:r>
              <w:t xml:space="preserve">is </w:t>
            </w:r>
            <w:commentRangeEnd w:id="1731"/>
            <w:r>
              <w:rPr>
                <w:rStyle w:val="CommentReference"/>
              </w:rPr>
              <w:commentReference w:id="173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2" w:name="_Ref434476417"/>
      <w:r>
        <w:t>The Psali Adam</w:t>
      </w:r>
      <w:r w:rsidR="006C1B94">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3"/>
            <w:r>
              <w:t xml:space="preserve">Offer </w:t>
            </w:r>
            <w:commentRangeEnd w:id="1733"/>
            <w:r>
              <w:rPr>
                <w:rStyle w:val="CommentReference"/>
              </w:rPr>
              <w:commentReference w:id="173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4"/>
            <w:r>
              <w:t>Kranion</w:t>
            </w:r>
            <w:commentRangeEnd w:id="1734"/>
            <w:r>
              <w:rPr>
                <w:rStyle w:val="CommentReference"/>
              </w:rPr>
              <w:commentReference w:id="173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5" w:name="_Toc437373281"/>
      <w:bookmarkStart w:id="1736" w:name="_Toc410196232"/>
      <w:bookmarkStart w:id="1737" w:name="_Toc410196474"/>
      <w:bookmarkStart w:id="1738" w:name="_Toc410196976"/>
      <w:r>
        <w:lastRenderedPageBreak/>
        <w:t>Joyous Saturday</w:t>
      </w:r>
      <w:bookmarkEnd w:id="1735"/>
    </w:p>
    <w:p w14:paraId="65F4337A" w14:textId="2CA465AF" w:rsidR="003E106D" w:rsidRDefault="003E106D" w:rsidP="003E106D">
      <w:pPr>
        <w:pStyle w:val="Heading4"/>
      </w:pPr>
      <w:bookmarkStart w:id="1739" w:name="_Ref435562018"/>
      <w:r>
        <w:t>The Psali Batos for the Joyous Saturday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0"/>
            <w:r>
              <w:t xml:space="preserve">abolished </w:t>
            </w:r>
            <w:commentRangeEnd w:id="1740"/>
            <w:r>
              <w:rPr>
                <w:rStyle w:val="CommentReference"/>
              </w:rPr>
              <w:commentReference w:id="174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1"/>
            <w:r>
              <w:t>power</w:t>
            </w:r>
            <w:commentRangeEnd w:id="1741"/>
            <w:r>
              <w:rPr>
                <w:rStyle w:val="CommentReference"/>
              </w:rPr>
              <w:commentReference w:id="174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2" w:name="_Toc437373282"/>
      <w:r>
        <w:t>Resurrection</w:t>
      </w:r>
      <w:bookmarkEnd w:id="1736"/>
      <w:bookmarkEnd w:id="1737"/>
      <w:bookmarkEnd w:id="1738"/>
      <w:r w:rsidR="003E106D">
        <w:t xml:space="preserve"> Sunday</w:t>
      </w:r>
      <w:bookmarkEnd w:id="1742"/>
    </w:p>
    <w:p w14:paraId="48D283B9" w14:textId="77777777" w:rsidR="00EC2AEB" w:rsidRPr="001E5E16" w:rsidRDefault="00EC2AEB" w:rsidP="00EC2AEB">
      <w:pPr>
        <w:pStyle w:val="Heading4"/>
      </w:pPr>
      <w:bookmarkStart w:id="1743" w:name="_Ref434478294"/>
      <w:r>
        <w:t>The Doxology</w:t>
      </w:r>
      <w:r w:rsidR="00E21EA3">
        <w:t xml:space="preserve"> for the Resurrection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4"/>
            <w:r>
              <w:t>Name</w:t>
            </w:r>
            <w:commentRangeEnd w:id="1744"/>
            <w:r>
              <w:rPr>
                <w:rStyle w:val="CommentReference"/>
              </w:rPr>
              <w:commentReference w:id="174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5" w:name="_Ref434478317"/>
      <w:r>
        <w:t>A</w:t>
      </w:r>
      <w:r w:rsidR="00E21EA3">
        <w:t>nother</w:t>
      </w:r>
      <w:r>
        <w:t xml:space="preserve"> Doxology</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6" w:name="_Ref434478347"/>
      <w:r>
        <w:t>A Doxology for Archangel Michael</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7" w:name="_Ref434476440"/>
      <w:r>
        <w:t>The Psali Adam</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8" w:name="_Ref434476459"/>
      <w:r>
        <w:lastRenderedPageBreak/>
        <w:t>The Psali Batos</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9" w:name="_Toc410196233"/>
      <w:bookmarkStart w:id="1750" w:name="_Toc410196475"/>
      <w:bookmarkStart w:id="1751" w:name="_Toc410196977"/>
      <w:bookmarkStart w:id="1752" w:name="_Toc437373283"/>
      <w:r>
        <w:t>Thomas Sunday</w:t>
      </w:r>
      <w:bookmarkEnd w:id="1749"/>
      <w:bookmarkEnd w:id="1750"/>
      <w:bookmarkEnd w:id="1751"/>
      <w:bookmarkEnd w:id="1752"/>
    </w:p>
    <w:p w14:paraId="1CFE554E" w14:textId="77777777" w:rsidR="00EC2AEB" w:rsidRDefault="00EC2AEB" w:rsidP="00EC2AEB">
      <w:pPr>
        <w:pStyle w:val="Heading4"/>
      </w:pPr>
      <w:bookmarkStart w:id="1753" w:name="_Ref434478375"/>
      <w:r>
        <w:t>The Doxology</w:t>
      </w:r>
      <w:r w:rsidR="00E21EA3">
        <w:t xml:space="preserve"> for Thomas Sunday</w:t>
      </w:r>
      <w:bookmarkEnd w:id="175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4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4"/>
            <w:r>
              <w:t xml:space="preserve">Jesus </w:t>
            </w:r>
            <w:commentRangeEnd w:id="1754"/>
            <w:r>
              <w:rPr>
                <w:rStyle w:val="CommentReference"/>
                <w:rFonts w:ascii="Times New Roman" w:hAnsi="Times New Roman"/>
              </w:rPr>
              <w:commentReference w:id="175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5" w:name="_Toc410196235"/>
      <w:bookmarkStart w:id="1756" w:name="_Toc410196477"/>
      <w:bookmarkStart w:id="1757" w:name="_Toc410196979"/>
      <w:bookmarkStart w:id="1758" w:name="_Toc437373284"/>
      <w:r>
        <w:t>Ascension</w:t>
      </w:r>
      <w:bookmarkEnd w:id="1755"/>
      <w:bookmarkEnd w:id="1756"/>
      <w:bookmarkEnd w:id="1757"/>
      <w:bookmarkEnd w:id="1758"/>
    </w:p>
    <w:p w14:paraId="41C1E8F1" w14:textId="77777777" w:rsidR="00EC2AEB" w:rsidRPr="001E5E16" w:rsidRDefault="00EC2AEB" w:rsidP="00EC2AEB">
      <w:pPr>
        <w:pStyle w:val="Heading4"/>
      </w:pPr>
      <w:bookmarkStart w:id="1759" w:name="_Ref434478556"/>
      <w:r>
        <w:t>The Doxology</w:t>
      </w:r>
      <w:r w:rsidR="00CC1CA8">
        <w:t xml:space="preserve"> for the Ascension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0"/>
            <w:r>
              <w:t>Name</w:t>
            </w:r>
            <w:commentRangeEnd w:id="1760"/>
            <w:r>
              <w:rPr>
                <w:rStyle w:val="CommentReference"/>
              </w:rPr>
              <w:commentReference w:id="176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1"/>
            <w:r>
              <w:t>to Him</w:t>
            </w:r>
            <w:commentRangeEnd w:id="1761"/>
            <w:r>
              <w:rPr>
                <w:rStyle w:val="CommentReference"/>
              </w:rPr>
              <w:commentReference w:id="176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2"/>
            <w:r>
              <w:t>might</w:t>
            </w:r>
            <w:commentRangeEnd w:id="1762"/>
            <w:r>
              <w:rPr>
                <w:rStyle w:val="CommentReference"/>
              </w:rPr>
              <w:commentReference w:id="176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4" w:name="_Ref434476482"/>
      <w:r>
        <w:t>The Psali Adam</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5" w:name="_Ref434476541"/>
      <w:r>
        <w:t>The Psali Batos</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6"/>
            <w:r>
              <w:t>miracles</w:t>
            </w:r>
            <w:commentRangeEnd w:id="1766"/>
            <w:r>
              <w:rPr>
                <w:rStyle w:val="CommentReference"/>
              </w:rPr>
              <w:commentReference w:id="176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7" w:name="_Toc410196236"/>
      <w:bookmarkStart w:id="1768" w:name="_Toc410196478"/>
      <w:bookmarkStart w:id="1769" w:name="_Toc410196980"/>
      <w:bookmarkStart w:id="1770" w:name="_Toc437373285"/>
      <w:r>
        <w:t>Pentecost</w:t>
      </w:r>
      <w:bookmarkEnd w:id="1767"/>
      <w:bookmarkEnd w:id="1768"/>
      <w:bookmarkEnd w:id="1769"/>
      <w:bookmarkEnd w:id="1770"/>
    </w:p>
    <w:p w14:paraId="79712352" w14:textId="77777777" w:rsidR="00EC2AEB" w:rsidRPr="001E5E16" w:rsidRDefault="00EC2AEB" w:rsidP="00EC2AEB">
      <w:pPr>
        <w:pStyle w:val="Heading4"/>
      </w:pPr>
      <w:bookmarkStart w:id="1771" w:name="_Ref434478581"/>
      <w:r>
        <w:t>The Doxology</w:t>
      </w:r>
      <w:r w:rsidR="00CC1CA8">
        <w:t xml:space="preserve"> for Pentecost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2"/>
            <w:r>
              <w:t>Name</w:t>
            </w:r>
            <w:commentRangeEnd w:id="1772"/>
            <w:r>
              <w:rPr>
                <w:rStyle w:val="CommentReference"/>
              </w:rPr>
              <w:commentReference w:id="177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3"/>
            <w:r>
              <w:t>to Him</w:t>
            </w:r>
            <w:commentRangeEnd w:id="1773"/>
            <w:r>
              <w:rPr>
                <w:rStyle w:val="CommentReference"/>
              </w:rPr>
              <w:commentReference w:id="177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4"/>
            <w:r>
              <w:t>might</w:t>
            </w:r>
            <w:commentRangeEnd w:id="1774"/>
            <w:r>
              <w:rPr>
                <w:rStyle w:val="CommentReference"/>
              </w:rPr>
              <w:commentReference w:id="177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5" w:name="_Ref434476566"/>
      <w:r>
        <w:lastRenderedPageBreak/>
        <w:t>The Psali Adam</w:t>
      </w:r>
      <w:r w:rsidR="006C1B94">
        <w:t xml:space="preserve"> for Pentecost</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6" w:name="_Toc410196981"/>
      <w:bookmarkStart w:id="1777" w:name="_Toc437373029"/>
      <w:bookmarkEnd w:id="1685"/>
      <w:r>
        <w:lastRenderedPageBreak/>
        <w:t>Hymns for Koiak</w:t>
      </w:r>
      <w:bookmarkEnd w:id="877"/>
      <w:bookmarkEnd w:id="878"/>
      <w:bookmarkEnd w:id="879"/>
      <w:bookmarkEnd w:id="1776"/>
      <w:r w:rsidR="00860765">
        <w:rPr>
          <w:rStyle w:val="FootnoteReference"/>
        </w:rPr>
        <w:footnoteReference w:id="542"/>
      </w:r>
      <w:bookmarkEnd w:id="1777"/>
    </w:p>
    <w:p w14:paraId="349B59E0" w14:textId="77777777" w:rsidR="00233CE3" w:rsidRDefault="00233CE3" w:rsidP="00E27B27">
      <w:pPr>
        <w:pStyle w:val="Heading3"/>
      </w:pPr>
      <w:bookmarkStart w:id="1778" w:name="_Ref435645419"/>
      <w:r>
        <w:t>THE KIAK CANTICLE</w:t>
      </w:r>
      <w:bookmarkEnd w:id="177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9" w:name="_Ref435645438"/>
      <w:r>
        <w:rPr>
          <w:sz w:val="24"/>
        </w:rPr>
        <w:t>PSALI ADAM</w:t>
      </w:r>
      <w:r>
        <w:t xml:space="preserve"> AFTER THE FIRST CANTICLE</w:t>
      </w:r>
      <w:bookmarkEnd w:id="177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0" w:name="_Ref435645453"/>
      <w:r>
        <w:t>PSALI ADAM (BEFORE THE SECOND CANTICLE)</w:t>
      </w:r>
      <w:bookmarkEnd w:id="178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1" w:name="_Ref435645565"/>
      <w:r>
        <w:rPr>
          <w:sz w:val="24"/>
        </w:rPr>
        <w:t>PSALI ADAM</w:t>
      </w:r>
      <w:r>
        <w:t xml:space="preserve"> AFTER THE SECOND CANTICLE</w:t>
      </w:r>
      <w:bookmarkEnd w:id="178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2" w:name="_Ref435645467"/>
      <w:r>
        <w:t>THE FIERY BUSH</w:t>
      </w:r>
      <w:bookmarkEnd w:id="178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3" w:name="_Ref435645593"/>
      <w:r>
        <w:t>PSALI BATO</w:t>
      </w:r>
      <w:r>
        <w:rPr>
          <w:lang w:val="en-US"/>
        </w:rPr>
        <w:t>S AFTER THE THIRD CANTICLE</w:t>
      </w:r>
      <w:bookmarkEnd w:id="178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4" w:name="_Toc437373030"/>
      <w:r>
        <w:lastRenderedPageBreak/>
        <w:t>Index of Psalis</w:t>
      </w:r>
      <w:bookmarkEnd w:id="178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5" w:name="_Toc437373031"/>
      <w:r>
        <w:lastRenderedPageBreak/>
        <w:t>Index of Doxologies</w:t>
      </w:r>
      <w:bookmarkEnd w:id="178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6" w:name="_Ref435642966"/>
      <w:r>
        <w:t>Seasonal Doxologies</w:t>
      </w:r>
      <w:bookmarkEnd w:id="178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7" w:name="_Ref435643009"/>
      <w:r>
        <w:t>Saints’ Doxologies</w:t>
      </w:r>
      <w:bookmarkEnd w:id="178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A97438" w:rsidRDefault="00A97438">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A97438" w:rsidRDefault="00A97438" w:rsidP="0043158C">
      <w:pPr>
        <w:pStyle w:val="CommentText"/>
      </w:pPr>
      <w:r>
        <w:rPr>
          <w:rStyle w:val="CommentReference"/>
        </w:rPr>
        <w:annotationRef/>
      </w:r>
      <w:r>
        <w:t>May He or that He may</w:t>
      </w:r>
    </w:p>
  </w:comment>
  <w:comment w:id="52" w:author="Windows User" w:date="2015-10-30T08:56:00Z" w:initials="BS">
    <w:p w14:paraId="0CF6FD46" w14:textId="77777777" w:rsidR="00A97438" w:rsidRDefault="00A97438">
      <w:pPr>
        <w:pStyle w:val="CommentText"/>
      </w:pPr>
      <w:r>
        <w:rPr>
          <w:rStyle w:val="CommentReference"/>
        </w:rPr>
        <w:annotationRef/>
      </w:r>
      <w:r>
        <w:t>protopresbyters?</w:t>
      </w:r>
    </w:p>
  </w:comment>
  <w:comment w:id="53" w:author="Windows User" w:date="2015-10-30T08:56:00Z" w:initials="BS">
    <w:p w14:paraId="7A5F1901" w14:textId="77777777" w:rsidR="00A97438" w:rsidRDefault="00A97438">
      <w:pPr>
        <w:pStyle w:val="CommentText"/>
      </w:pPr>
      <w:r>
        <w:rPr>
          <w:rStyle w:val="CommentReference"/>
        </w:rPr>
        <w:annotationRef/>
      </w:r>
      <w:r>
        <w:t>those who?</w:t>
      </w:r>
    </w:p>
  </w:comment>
  <w:comment w:id="54" w:author="Windows User" w:date="2015-10-30T08:56:00Z" w:initials="BS">
    <w:p w14:paraId="2D4F2C82" w14:textId="77777777" w:rsidR="00A97438" w:rsidRDefault="00A97438">
      <w:pPr>
        <w:pStyle w:val="CommentText"/>
      </w:pPr>
      <w:r>
        <w:rPr>
          <w:rStyle w:val="CommentReference"/>
        </w:rPr>
        <w:annotationRef/>
      </w:r>
      <w:r>
        <w:t>Yourself?</w:t>
      </w:r>
    </w:p>
  </w:comment>
  <w:comment w:id="58" w:author="Windows User" w:date="2015-11-27T20:09:00Z" w:initials="WU">
    <w:p w14:paraId="714F787D" w14:textId="77777777" w:rsidR="00A97438" w:rsidRDefault="00A97438"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A97438" w:rsidRDefault="00A97438">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A97438" w:rsidRDefault="00A97438">
      <w:pPr>
        <w:pStyle w:val="CommentText"/>
      </w:pPr>
      <w:r>
        <w:rPr>
          <w:rStyle w:val="CommentReference"/>
        </w:rPr>
        <w:annotationRef/>
      </w:r>
      <w:r>
        <w:t>Good News or Glad Tidings?</w:t>
      </w:r>
    </w:p>
  </w:comment>
  <w:comment w:id="66" w:author="Windows User" w:date="2015-10-30T08:56:00Z" w:initials="WU">
    <w:p w14:paraId="23EACE51" w14:textId="77777777" w:rsidR="00A97438" w:rsidRDefault="00A97438">
      <w:pPr>
        <w:pStyle w:val="CommentText"/>
      </w:pPr>
      <w:r>
        <w:rPr>
          <w:rStyle w:val="CommentReference"/>
        </w:rPr>
        <w:annotationRef/>
      </w:r>
      <w:r>
        <w:t>Which is it? Advocate or watch over us?</w:t>
      </w:r>
    </w:p>
  </w:comment>
  <w:comment w:id="67" w:author="Windows User" w:date="2015-10-30T08:56:00Z" w:initials="WU">
    <w:p w14:paraId="01F9BCCA" w14:textId="77777777" w:rsidR="00A97438" w:rsidRDefault="00A97438">
      <w:pPr>
        <w:pStyle w:val="CommentText"/>
      </w:pPr>
      <w:r>
        <w:rPr>
          <w:rStyle w:val="CommentReference"/>
        </w:rPr>
        <w:annotationRef/>
      </w:r>
      <w:r>
        <w:t>Coptic doesn’t seem to have “Mary”</w:t>
      </w:r>
    </w:p>
  </w:comment>
  <w:comment w:id="69" w:author="Windows User" w:date="2015-10-30T08:56:00Z" w:initials="WU">
    <w:p w14:paraId="64CC502C" w14:textId="77777777" w:rsidR="00A97438" w:rsidRDefault="00A97438">
      <w:pPr>
        <w:pStyle w:val="CommentText"/>
      </w:pPr>
      <w:r>
        <w:rPr>
          <w:rStyle w:val="CommentReference"/>
        </w:rPr>
        <w:annotationRef/>
      </w:r>
      <w:r>
        <w:t>Add footnote of what this is</w:t>
      </w:r>
    </w:p>
  </w:comment>
  <w:comment w:id="89" w:author="Windows User" w:date="2015-11-27T20:09:00Z" w:initials="WU">
    <w:p w14:paraId="03405E79" w14:textId="77777777" w:rsidR="00A97438" w:rsidRDefault="00A97438"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A97438" w:rsidRDefault="00A97438">
      <w:pPr>
        <w:pStyle w:val="CommentText"/>
      </w:pPr>
      <w:r>
        <w:rPr>
          <w:rStyle w:val="CommentReference"/>
        </w:rPr>
        <w:annotationRef/>
      </w:r>
      <w:r>
        <w:t>Compare to various translations</w:t>
      </w:r>
    </w:p>
  </w:comment>
  <w:comment w:id="92" w:author="Windows User" w:date="2015-10-30T12:37:00Z" w:initials="WU">
    <w:p w14:paraId="00B9961B" w14:textId="77777777" w:rsidR="00A97438" w:rsidRDefault="00A97438">
      <w:pPr>
        <w:pStyle w:val="CommentText"/>
      </w:pPr>
      <w:r>
        <w:rPr>
          <w:rStyle w:val="CommentReference"/>
        </w:rPr>
        <w:annotationRef/>
      </w:r>
      <w:r>
        <w:t>Is this supposed to be doubled?</w:t>
      </w:r>
    </w:p>
  </w:comment>
  <w:comment w:id="93" w:author="Windows User" w:date="2015-11-27T20:09:00Z" w:initials="WU">
    <w:p w14:paraId="218998C8" w14:textId="77777777" w:rsidR="00A97438" w:rsidRDefault="00A97438"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A97438" w:rsidRDefault="00A97438">
      <w:pPr>
        <w:pStyle w:val="CommentText"/>
      </w:pPr>
      <w:r>
        <w:rPr>
          <w:rStyle w:val="CommentReference"/>
        </w:rPr>
        <w:annotationRef/>
      </w:r>
      <w:r>
        <w:t>Does this go before Creed?</w:t>
      </w:r>
    </w:p>
  </w:comment>
  <w:comment w:id="97" w:author="Windows User" w:date="2015-11-06T13:03:00Z" w:initials="WU">
    <w:p w14:paraId="6B9D0F75" w14:textId="77777777" w:rsidR="00A97438" w:rsidRDefault="00A97438">
      <w:pPr>
        <w:pStyle w:val="CommentText"/>
      </w:pPr>
      <w:r>
        <w:rPr>
          <w:rStyle w:val="CommentReference"/>
        </w:rPr>
        <w:annotationRef/>
      </w:r>
      <w:r>
        <w:t>Coptic reader has Ps 3 here!</w:t>
      </w:r>
    </w:p>
  </w:comment>
  <w:comment w:id="113" w:author="Windows User" w:date="2015-11-02T08:54:00Z" w:initials="WU">
    <w:p w14:paraId="0366F544" w14:textId="77777777" w:rsidR="00A97438" w:rsidRDefault="00A97438">
      <w:pPr>
        <w:pStyle w:val="CommentText"/>
      </w:pPr>
      <w:r>
        <w:rPr>
          <w:rStyle w:val="CommentReference"/>
        </w:rPr>
        <w:annotationRef/>
      </w:r>
      <w:r>
        <w:t>Is there a phrase missing here?</w:t>
      </w:r>
    </w:p>
  </w:comment>
  <w:comment w:id="119" w:author="Windows User" w:date="2015-10-30T08:56:00Z" w:initials="WU">
    <w:p w14:paraId="1FDBEBA0" w14:textId="77777777" w:rsidR="00A97438" w:rsidRDefault="00A97438">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A97438" w:rsidRDefault="00A97438">
      <w:pPr>
        <w:pStyle w:val="CommentText"/>
      </w:pPr>
      <w:r>
        <w:rPr>
          <w:rStyle w:val="CommentReference"/>
        </w:rPr>
        <w:annotationRef/>
      </w:r>
      <w:r>
        <w:t>Any argument for "Rise up" rather than arise?"</w:t>
      </w:r>
    </w:p>
  </w:comment>
  <w:comment w:id="125" w:author="Windows User" w:date="2015-10-30T08:56:00Z" w:initials="WU">
    <w:p w14:paraId="20A80697" w14:textId="77777777" w:rsidR="00A97438" w:rsidRDefault="00A97438">
      <w:pPr>
        <w:pStyle w:val="CommentText"/>
      </w:pPr>
      <w:r>
        <w:rPr>
          <w:rStyle w:val="CommentReference"/>
        </w:rPr>
        <w:annotationRef/>
      </w:r>
      <w:r>
        <w:t>flesh or body?</w:t>
      </w:r>
    </w:p>
  </w:comment>
  <w:comment w:id="126" w:author="Windows User" w:date="2015-10-30T08:56:00Z" w:initials="WU">
    <w:p w14:paraId="691196EF" w14:textId="77777777" w:rsidR="00A97438" w:rsidRDefault="00A97438">
      <w:pPr>
        <w:pStyle w:val="CommentText"/>
      </w:pPr>
      <w:r>
        <w:rPr>
          <w:rStyle w:val="CommentReference"/>
        </w:rPr>
        <w:annotationRef/>
      </w:r>
      <w:r>
        <w:t>Send up, or ascribe?</w:t>
      </w:r>
    </w:p>
  </w:comment>
  <w:comment w:id="127" w:author="Windows User" w:date="2015-10-30T08:56:00Z" w:initials="WU">
    <w:p w14:paraId="62D844FC" w14:textId="77777777" w:rsidR="00A97438" w:rsidRDefault="00A97438">
      <w:pPr>
        <w:pStyle w:val="CommentText"/>
      </w:pPr>
      <w:r>
        <w:rPr>
          <w:rStyle w:val="CommentReference"/>
        </w:rPr>
        <w:annotationRef/>
      </w:r>
      <w:r>
        <w:t>doxology or glorification?</w:t>
      </w:r>
    </w:p>
  </w:comment>
  <w:comment w:id="128" w:author="Windows User" w:date="2015-10-30T08:56:00Z" w:initials="WU">
    <w:p w14:paraId="1DDB628C" w14:textId="77777777" w:rsidR="00A97438" w:rsidRDefault="00A97438">
      <w:pPr>
        <w:pStyle w:val="CommentText"/>
      </w:pPr>
      <w:r>
        <w:rPr>
          <w:rStyle w:val="CommentReference"/>
        </w:rPr>
        <w:annotationRef/>
      </w:r>
      <w:r>
        <w:t>"Glory to you" or "Glory be to you"?</w:t>
      </w:r>
    </w:p>
  </w:comment>
  <w:comment w:id="129" w:author="Windows User" w:date="2015-10-30T08:56:00Z" w:initials="WU">
    <w:p w14:paraId="04605706" w14:textId="77777777" w:rsidR="00A97438" w:rsidRDefault="00A97438">
      <w:pPr>
        <w:pStyle w:val="CommentText"/>
      </w:pPr>
      <w:r>
        <w:rPr>
          <w:rStyle w:val="CommentReference"/>
        </w:rPr>
        <w:annotationRef/>
      </w:r>
      <w:r>
        <w:t>You?</w:t>
      </w:r>
    </w:p>
  </w:comment>
  <w:comment w:id="130" w:author="Windows User" w:date="2015-10-30T08:56:00Z" w:initials="WU">
    <w:p w14:paraId="7EF74390" w14:textId="77777777" w:rsidR="00A97438" w:rsidRDefault="00A97438">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A97438" w:rsidRDefault="00A97438">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A97438" w:rsidRDefault="00A97438">
      <w:pPr>
        <w:pStyle w:val="CommentText"/>
      </w:pPr>
      <w:r>
        <w:rPr>
          <w:rStyle w:val="CommentReference"/>
        </w:rPr>
        <w:annotationRef/>
      </w:r>
      <w:r>
        <w:t>supplication or cry?</w:t>
      </w:r>
    </w:p>
  </w:comment>
  <w:comment w:id="133" w:author="Windows User" w:date="2015-10-30T08:56:00Z" w:initials="WU">
    <w:p w14:paraId="48F1BB2D" w14:textId="77777777" w:rsidR="00A97438" w:rsidRDefault="00A97438">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A97438" w:rsidRDefault="00A97438">
      <w:pPr>
        <w:pStyle w:val="CommentText"/>
      </w:pPr>
      <w:r>
        <w:rPr>
          <w:rStyle w:val="CommentReference"/>
        </w:rPr>
        <w:annotationRef/>
      </w:r>
      <w:r>
        <w:t>revive or deliver?</w:t>
      </w:r>
    </w:p>
  </w:comment>
  <w:comment w:id="135" w:author="Windows User" w:date="2015-10-30T08:56:00Z" w:initials="WU">
    <w:p w14:paraId="1E23D103" w14:textId="77777777" w:rsidR="00A97438" w:rsidRDefault="00A97438">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A97438" w:rsidRDefault="00A97438">
      <w:pPr>
        <w:pStyle w:val="CommentText"/>
      </w:pPr>
      <w:r>
        <w:rPr>
          <w:rStyle w:val="CommentReference"/>
        </w:rPr>
        <w:annotationRef/>
      </w:r>
      <w:r>
        <w:t>blessing or praise?</w:t>
      </w:r>
    </w:p>
  </w:comment>
  <w:comment w:id="137" w:author="Windows User" w:date="2015-10-30T08:56:00Z" w:initials="WU">
    <w:p w14:paraId="71B0BD07" w14:textId="77777777" w:rsidR="00A97438" w:rsidRDefault="00A97438">
      <w:pPr>
        <w:pStyle w:val="CommentText"/>
      </w:pPr>
      <w:r>
        <w:rPr>
          <w:rStyle w:val="CommentReference"/>
        </w:rPr>
        <w:annotationRef/>
      </w:r>
      <w:r>
        <w:t>respond with? respond to? speak of?</w:t>
      </w:r>
    </w:p>
  </w:comment>
  <w:comment w:id="138" w:author="Windows User" w:date="2015-10-30T08:56:00Z" w:initials="WU">
    <w:p w14:paraId="2450B0CD" w14:textId="77777777" w:rsidR="00A97438" w:rsidRDefault="00A97438">
      <w:pPr>
        <w:pStyle w:val="CommentText"/>
      </w:pPr>
      <w:r>
        <w:rPr>
          <w:rStyle w:val="CommentReference"/>
        </w:rPr>
        <w:annotationRef/>
      </w:r>
      <w:r>
        <w:t>rightous, true, or truth?</w:t>
      </w:r>
    </w:p>
  </w:comment>
  <w:comment w:id="139" w:author="Windows User" w:date="2015-10-30T08:56:00Z" w:initials="WU">
    <w:p w14:paraId="469B7AAB" w14:textId="77777777" w:rsidR="00A97438" w:rsidRDefault="00A97438">
      <w:pPr>
        <w:pStyle w:val="CommentText"/>
      </w:pPr>
      <w:r>
        <w:rPr>
          <w:rStyle w:val="CommentReference"/>
        </w:rPr>
        <w:annotationRef/>
      </w:r>
      <w:r>
        <w:t>meditation, or delight?</w:t>
      </w:r>
    </w:p>
  </w:comment>
  <w:comment w:id="140" w:author="Windows User" w:date="2015-10-30T08:56:00Z" w:initials="WU">
    <w:p w14:paraId="55BDD5ED" w14:textId="77777777" w:rsidR="00A97438" w:rsidRDefault="00A97438">
      <w:pPr>
        <w:pStyle w:val="CommentText"/>
      </w:pPr>
      <w:r>
        <w:rPr>
          <w:rStyle w:val="CommentReference"/>
        </w:rPr>
        <w:annotationRef/>
      </w:r>
      <w:r>
        <w:t>forever or always?</w:t>
      </w:r>
    </w:p>
  </w:comment>
  <w:comment w:id="141" w:author="Windows User" w:date="2015-10-30T08:56:00Z" w:initials="WU">
    <w:p w14:paraId="6EC4BCD6" w14:textId="77777777" w:rsidR="00A97438" w:rsidRDefault="00A97438">
      <w:pPr>
        <w:pStyle w:val="CommentText"/>
      </w:pPr>
      <w:r>
        <w:rPr>
          <w:rStyle w:val="CommentReference"/>
        </w:rPr>
        <w:annotationRef/>
      </w:r>
      <w:r>
        <w:t>and forever?</w:t>
      </w:r>
    </w:p>
  </w:comment>
  <w:comment w:id="142" w:author="Windows User" w:date="2015-10-30T08:56:00Z" w:initials="WU">
    <w:p w14:paraId="0C8D527C" w14:textId="77777777" w:rsidR="00A97438" w:rsidRDefault="00A97438">
      <w:pPr>
        <w:pStyle w:val="CommentText"/>
      </w:pPr>
      <w:r>
        <w:rPr>
          <w:rStyle w:val="CommentReference"/>
        </w:rPr>
        <w:annotationRef/>
      </w:r>
      <w:r>
        <w:t>be?</w:t>
      </w:r>
    </w:p>
  </w:comment>
  <w:comment w:id="143" w:author="Windows User" w:date="2015-10-30T08:56:00Z" w:initials="WU">
    <w:p w14:paraId="24A21286" w14:textId="77777777" w:rsidR="00A97438" w:rsidRDefault="00A97438">
      <w:pPr>
        <w:pStyle w:val="CommentText"/>
      </w:pPr>
      <w:r>
        <w:rPr>
          <w:rStyle w:val="CommentReference"/>
        </w:rPr>
        <w:annotationRef/>
      </w:r>
      <w:r>
        <w:t>be?</w:t>
      </w:r>
    </w:p>
  </w:comment>
  <w:comment w:id="144" w:author="Windows User" w:date="2015-10-30T08:56:00Z" w:initials="WU">
    <w:p w14:paraId="78AD7059" w14:textId="77777777" w:rsidR="00A97438" w:rsidRDefault="00A97438">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A97438" w:rsidRDefault="00A97438">
      <w:pPr>
        <w:pStyle w:val="CommentText"/>
      </w:pPr>
      <w:r>
        <w:rPr>
          <w:rStyle w:val="CommentReference"/>
        </w:rPr>
        <w:annotationRef/>
      </w:r>
      <w:r>
        <w:t>utter or declare?</w:t>
      </w:r>
    </w:p>
  </w:comment>
  <w:comment w:id="152" w:author="Windows User" w:date="2015-10-30T08:56:00Z" w:initials="BS">
    <w:p w14:paraId="3842484B" w14:textId="77777777" w:rsidR="00A97438" w:rsidRDefault="00A97438">
      <w:pPr>
        <w:pStyle w:val="CommentText"/>
      </w:pPr>
      <w:r>
        <w:rPr>
          <w:rStyle w:val="CommentReference"/>
        </w:rPr>
        <w:annotationRef/>
      </w:r>
      <w:r>
        <w:t>look at? look upon? regard?</w:t>
      </w:r>
    </w:p>
  </w:comment>
  <w:comment w:id="153" w:author="Windows User" w:date="2015-10-30T08:56:00Z" w:initials="BS">
    <w:p w14:paraId="61DC37F7" w14:textId="77777777" w:rsidR="00A97438" w:rsidRDefault="00A97438">
      <w:pPr>
        <w:pStyle w:val="CommentText"/>
      </w:pPr>
      <w:r>
        <w:rPr>
          <w:rStyle w:val="CommentReference"/>
        </w:rPr>
        <w:annotationRef/>
      </w:r>
      <w:r>
        <w:t>no one?</w:t>
      </w:r>
    </w:p>
  </w:comment>
  <w:comment w:id="154" w:author="Windows User" w:date="2015-10-30T08:56:00Z" w:initials="BS">
    <w:p w14:paraId="585BECF3" w14:textId="77777777" w:rsidR="00A97438" w:rsidRDefault="00A97438">
      <w:pPr>
        <w:pStyle w:val="CommentText"/>
      </w:pPr>
      <w:r>
        <w:rPr>
          <w:rStyle w:val="CommentReference"/>
        </w:rPr>
        <w:annotationRef/>
      </w:r>
      <w:r>
        <w:t>in?</w:t>
      </w:r>
    </w:p>
    <w:p w14:paraId="599E0788" w14:textId="77777777" w:rsidR="00A97438" w:rsidRDefault="00A97438">
      <w:pPr>
        <w:pStyle w:val="CommentText"/>
      </w:pPr>
    </w:p>
  </w:comment>
  <w:comment w:id="155" w:author="Windows User" w:date="2015-10-30T08:56:00Z" w:initials="BS">
    <w:p w14:paraId="1E93E3C5" w14:textId="77777777" w:rsidR="00A97438" w:rsidRDefault="00A97438">
      <w:pPr>
        <w:pStyle w:val="CommentText"/>
      </w:pPr>
      <w:r>
        <w:rPr>
          <w:rStyle w:val="CommentReference"/>
        </w:rPr>
        <w:annotationRef/>
      </w:r>
      <w:r>
        <w:t>before?</w:t>
      </w:r>
    </w:p>
  </w:comment>
  <w:comment w:id="156" w:author="Windows User" w:date="2015-10-30T08:56:00Z" w:initials="BS">
    <w:p w14:paraId="2A95BD9B" w14:textId="77777777" w:rsidR="00A97438" w:rsidRDefault="00A97438">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A97438" w:rsidRDefault="00A97438">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A97438" w:rsidRDefault="00A97438">
      <w:pPr>
        <w:pStyle w:val="CommentText"/>
      </w:pPr>
      <w:r>
        <w:rPr>
          <w:rStyle w:val="CommentReference"/>
        </w:rPr>
        <w:annotationRef/>
      </w:r>
      <w:r>
        <w:t>sealed as in ever virgin... or more like hidden?</w:t>
      </w:r>
    </w:p>
  </w:comment>
  <w:comment w:id="159" w:author="Windows User" w:date="2015-10-30T08:56:00Z" w:initials="BS">
    <w:p w14:paraId="0EA7F885" w14:textId="77777777" w:rsidR="00A97438" w:rsidRDefault="00A97438">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A97438" w:rsidRDefault="00A97438">
      <w:pPr>
        <w:pStyle w:val="CommentText"/>
      </w:pPr>
      <w:r>
        <w:rPr>
          <w:rStyle w:val="CommentReference"/>
        </w:rPr>
        <w:annotationRef/>
      </w:r>
      <w:r>
        <w:t>spices or ointment</w:t>
      </w:r>
    </w:p>
  </w:comment>
  <w:comment w:id="161" w:author="Windows User" w:date="2015-10-30T08:56:00Z" w:initials="BS">
    <w:p w14:paraId="59FF5141" w14:textId="77777777" w:rsidR="00A97438" w:rsidRDefault="00A97438">
      <w:pPr>
        <w:pStyle w:val="CommentText"/>
      </w:pPr>
      <w:r>
        <w:rPr>
          <w:rStyle w:val="CommentReference"/>
        </w:rPr>
        <w:annotationRef/>
      </w:r>
      <w:r>
        <w:t>Is risen or has risen?</w:t>
      </w:r>
    </w:p>
  </w:comment>
  <w:comment w:id="162" w:author="Windows User" w:date="2015-10-30T08:56:00Z" w:initials="BS">
    <w:p w14:paraId="32DD0547" w14:textId="77777777" w:rsidR="00A97438" w:rsidRDefault="00A97438">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A97438" w:rsidRDefault="00A97438">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A97438" w:rsidRDefault="00A97438">
      <w:pPr>
        <w:pStyle w:val="CommentText"/>
      </w:pPr>
      <w:r>
        <w:rPr>
          <w:rStyle w:val="CommentReference"/>
        </w:rPr>
        <w:annotationRef/>
      </w:r>
      <w:r>
        <w:t xml:space="preserve">decay? </w:t>
      </w:r>
    </w:p>
  </w:comment>
  <w:comment w:id="165" w:author="Windows User" w:date="2015-10-30T08:56:00Z" w:initials="WU">
    <w:p w14:paraId="3FDC6419" w14:textId="77777777" w:rsidR="00A97438" w:rsidRDefault="00A97438">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A97438" w:rsidRDefault="00A97438">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A97438" w:rsidRDefault="00A97438">
      <w:pPr>
        <w:pStyle w:val="CommentText"/>
      </w:pPr>
      <w:r>
        <w:rPr>
          <w:rStyle w:val="CommentReference"/>
        </w:rPr>
        <w:annotationRef/>
      </w:r>
      <w:r>
        <w:t>literally choice mounted captains?</w:t>
      </w:r>
    </w:p>
  </w:comment>
  <w:comment w:id="168" w:author="Windows User" w:date="2015-10-30T08:56:00Z" w:initials="WU">
    <w:p w14:paraId="412EF946" w14:textId="77777777" w:rsidR="00A97438" w:rsidRDefault="00A97438">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A97438" w:rsidRDefault="00A97438">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A97438" w:rsidRDefault="00A97438">
      <w:pPr>
        <w:pStyle w:val="CommentText"/>
      </w:pPr>
      <w:r>
        <w:rPr>
          <w:rStyle w:val="CommentReference"/>
        </w:rPr>
        <w:annotationRef/>
      </w:r>
      <w:r>
        <w:t>crushed or destroyed?</w:t>
      </w:r>
    </w:p>
  </w:comment>
  <w:comment w:id="171" w:author="Windows User" w:date="2015-10-30T08:56:00Z" w:initials="WU">
    <w:p w14:paraId="251C2A8C" w14:textId="77777777" w:rsidR="00A97438" w:rsidRDefault="00A97438">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A97438" w:rsidRDefault="00A97438">
      <w:pPr>
        <w:pStyle w:val="CommentText"/>
      </w:pPr>
      <w:r>
        <w:rPr>
          <w:rStyle w:val="CommentReference"/>
        </w:rPr>
        <w:annotationRef/>
      </w:r>
      <w:r>
        <w:t>your enemies or our enemies?</w:t>
      </w:r>
    </w:p>
  </w:comment>
  <w:comment w:id="173" w:author="Windows User" w:date="2015-10-30T08:56:00Z" w:initials="WU">
    <w:p w14:paraId="3EA7129B" w14:textId="77777777" w:rsidR="00A97438" w:rsidRDefault="00A97438">
      <w:pPr>
        <w:pStyle w:val="CommentText"/>
      </w:pPr>
      <w:r>
        <w:rPr>
          <w:rStyle w:val="CommentReference"/>
        </w:rPr>
        <w:annotationRef/>
      </w:r>
      <w:r>
        <w:t>sent or sent forth?</w:t>
      </w:r>
    </w:p>
  </w:comment>
  <w:comment w:id="174" w:author="Windows User" w:date="2015-10-30T08:56:00Z" w:initials="WU">
    <w:p w14:paraId="2A81A5DE" w14:textId="77777777" w:rsidR="00A97438" w:rsidRDefault="00A97438">
      <w:pPr>
        <w:pStyle w:val="CommentText"/>
      </w:pPr>
      <w:r>
        <w:rPr>
          <w:rStyle w:val="CommentReference"/>
        </w:rPr>
        <w:annotationRef/>
      </w:r>
      <w:r>
        <w:t>or saints? ft note?</w:t>
      </w:r>
    </w:p>
  </w:comment>
  <w:comment w:id="175" w:author="Windows User" w:date="2015-10-30T08:56:00Z" w:initials="WU">
    <w:p w14:paraId="4AC4FC28" w14:textId="77777777" w:rsidR="00A97438" w:rsidRDefault="00A97438">
      <w:pPr>
        <w:pStyle w:val="CommentText"/>
      </w:pPr>
      <w:r>
        <w:rPr>
          <w:rStyle w:val="CommentReference"/>
        </w:rPr>
        <w:annotationRef/>
      </w:r>
      <w:r>
        <w:t>glories? glorious deeds? or in glory?</w:t>
      </w:r>
    </w:p>
  </w:comment>
  <w:comment w:id="176" w:author="Windows User" w:date="2015-10-30T08:56:00Z" w:initials="WU">
    <w:p w14:paraId="020A6174" w14:textId="77777777" w:rsidR="00A97438" w:rsidRDefault="00A97438">
      <w:pPr>
        <w:pStyle w:val="CommentText"/>
      </w:pPr>
      <w:r>
        <w:rPr>
          <w:rStyle w:val="CommentReference"/>
        </w:rPr>
        <w:annotationRef/>
      </w:r>
      <w:r>
        <w:t>redeemed? or chose?</w:t>
      </w:r>
    </w:p>
  </w:comment>
  <w:comment w:id="177" w:author="Windows User" w:date="2015-10-30T08:56:00Z" w:initials="WU">
    <w:p w14:paraId="6349473A" w14:textId="77777777" w:rsidR="00A97438" w:rsidRDefault="00A97438">
      <w:pPr>
        <w:pStyle w:val="CommentText"/>
      </w:pPr>
      <w:r>
        <w:rPr>
          <w:rStyle w:val="CommentReference"/>
        </w:rPr>
        <w:annotationRef/>
      </w:r>
      <w:r>
        <w:t>abode? habitation? resting place?</w:t>
      </w:r>
    </w:p>
  </w:comment>
  <w:comment w:id="178" w:author="Windows User" w:date="2015-10-30T08:56:00Z" w:initials="WU">
    <w:p w14:paraId="0D3E5CBC" w14:textId="77777777" w:rsidR="00A97438" w:rsidRDefault="00A97438">
      <w:pPr>
        <w:pStyle w:val="CommentText"/>
      </w:pPr>
      <w:r>
        <w:rPr>
          <w:rStyle w:val="CommentReference"/>
        </w:rPr>
        <w:annotationRef/>
      </w:r>
      <w:r>
        <w:t>Nets has pangs.</w:t>
      </w:r>
    </w:p>
  </w:comment>
  <w:comment w:id="179" w:author="Windows User" w:date="2015-10-30T08:56:00Z" w:initials="WU">
    <w:p w14:paraId="2C78488D" w14:textId="77777777" w:rsidR="00A97438" w:rsidRDefault="00A97438">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A97438" w:rsidRDefault="00A97438">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A97438" w:rsidRDefault="00A97438">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A97438" w:rsidRDefault="00A97438">
      <w:pPr>
        <w:pStyle w:val="CommentText"/>
      </w:pPr>
      <w:r>
        <w:rPr>
          <w:rStyle w:val="CommentReference"/>
        </w:rPr>
        <w:annotationRef/>
      </w:r>
      <w:r>
        <w:t>For? or Since?</w:t>
      </w:r>
    </w:p>
  </w:comment>
  <w:comment w:id="183" w:author="Windows User" w:date="2015-10-30T08:56:00Z" w:initials="WU">
    <w:p w14:paraId="23C2A88E" w14:textId="77777777" w:rsidR="00A97438" w:rsidRDefault="00A97438">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A97438" w:rsidRDefault="00A97438">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A97438" w:rsidRDefault="00A97438">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A97438" w:rsidRDefault="00A97438">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A97438" w:rsidRDefault="00A97438">
      <w:pPr>
        <w:pStyle w:val="CommentText"/>
      </w:pPr>
      <w:r>
        <w:rPr>
          <w:rStyle w:val="CommentReference"/>
        </w:rPr>
        <w:annotationRef/>
      </w:r>
      <w:r>
        <w:t>path or walkway?</w:t>
      </w:r>
    </w:p>
  </w:comment>
  <w:comment w:id="193" w:author="Brett Slote" w:date="2015-10-30T08:56:00Z" w:initials="BS">
    <w:p w14:paraId="2E9C38B6" w14:textId="77777777" w:rsidR="00A97438" w:rsidRDefault="00A97438">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A97438" w:rsidRDefault="00A97438">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A97438" w:rsidRDefault="00A97438">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A97438" w:rsidRDefault="00A97438">
      <w:pPr>
        <w:pStyle w:val="CommentText"/>
      </w:pPr>
      <w:r>
        <w:rPr>
          <w:rStyle w:val="CommentReference"/>
        </w:rPr>
        <w:annotationRef/>
      </w:r>
      <w:r>
        <w:t>praising or singing?</w:t>
      </w:r>
    </w:p>
  </w:comment>
  <w:comment w:id="197" w:author="Windows User" w:date="2015-10-30T08:56:00Z" w:initials="WU">
    <w:p w14:paraId="41E0F0D3" w14:textId="77777777" w:rsidR="00A97438" w:rsidRDefault="00A97438">
      <w:pPr>
        <w:pStyle w:val="CommentText"/>
      </w:pPr>
      <w:r>
        <w:rPr>
          <w:rStyle w:val="CommentReference"/>
        </w:rPr>
        <w:annotationRef/>
      </w:r>
      <w:r>
        <w:t>I think this should be sing to</w:t>
      </w:r>
    </w:p>
  </w:comment>
  <w:comment w:id="207" w:author="Windows User" w:date="2015-10-30T08:56:00Z" w:initials="BS">
    <w:p w14:paraId="6D839B60" w14:textId="77777777" w:rsidR="00A97438" w:rsidRDefault="00A97438">
      <w:pPr>
        <w:pStyle w:val="CommentText"/>
      </w:pPr>
      <w:r>
        <w:rPr>
          <w:rStyle w:val="CommentReference"/>
        </w:rPr>
        <w:annotationRef/>
      </w:r>
      <w:r>
        <w:t>both Brenton and NETS have "understanding"</w:t>
      </w:r>
    </w:p>
  </w:comment>
  <w:comment w:id="208" w:author="Windows User" w:date="2015-10-30T08:56:00Z" w:initials="BS">
    <w:p w14:paraId="6CECB213" w14:textId="77777777" w:rsidR="00A97438" w:rsidRDefault="00A97438">
      <w:pPr>
        <w:pStyle w:val="CommentText"/>
      </w:pPr>
      <w:r>
        <w:rPr>
          <w:rStyle w:val="CommentReference"/>
        </w:rPr>
        <w:annotationRef/>
      </w:r>
      <w:r>
        <w:t>NETS just has made</w:t>
      </w:r>
    </w:p>
  </w:comment>
  <w:comment w:id="209" w:author="Windows User" w:date="2015-10-30T08:56:00Z" w:initials="BS">
    <w:p w14:paraId="4F787B03" w14:textId="77777777" w:rsidR="00A97438" w:rsidRDefault="00A97438">
      <w:pPr>
        <w:pStyle w:val="CommentText"/>
      </w:pPr>
      <w:r>
        <w:rPr>
          <w:rStyle w:val="CommentReference"/>
        </w:rPr>
        <w:annotationRef/>
      </w:r>
      <w:r>
        <w:t>does Coptic have "alone"?</w:t>
      </w:r>
    </w:p>
  </w:comment>
  <w:comment w:id="210" w:author="Windows User" w:date="2015-10-30T08:56:00Z" w:initials="BS">
    <w:p w14:paraId="5C140285" w14:textId="77777777" w:rsidR="00A97438" w:rsidRDefault="00A97438">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A97438" w:rsidRDefault="00A97438">
      <w:pPr>
        <w:pStyle w:val="CommentText"/>
      </w:pPr>
      <w:r>
        <w:rPr>
          <w:rStyle w:val="CommentReference"/>
        </w:rPr>
        <w:annotationRef/>
      </w:r>
      <w:r>
        <w:t>NETS has 'raised'. Makes more sense?</w:t>
      </w:r>
    </w:p>
  </w:comment>
  <w:comment w:id="212" w:author="Windows User" w:date="2015-10-30T08:56:00Z" w:initials="BS">
    <w:p w14:paraId="674A771E" w14:textId="77777777" w:rsidR="00A97438" w:rsidRDefault="00A97438">
      <w:pPr>
        <w:pStyle w:val="CommentText"/>
      </w:pPr>
      <w:r>
        <w:rPr>
          <w:rStyle w:val="CommentReference"/>
        </w:rPr>
        <w:annotationRef/>
      </w:r>
      <w:r>
        <w:t>into?</w:t>
      </w:r>
    </w:p>
  </w:comment>
  <w:comment w:id="213" w:author="Windows User" w:date="2015-11-21T12:58:00Z" w:initials="WU">
    <w:p w14:paraId="2C494D12" w14:textId="145D1282" w:rsidR="00A97438" w:rsidRDefault="00A97438">
      <w:pPr>
        <w:pStyle w:val="CommentText"/>
      </w:pPr>
      <w:r>
        <w:rPr>
          <w:rStyle w:val="CommentReference"/>
        </w:rPr>
        <w:annotationRef/>
      </w:r>
      <w:r>
        <w:t>Check</w:t>
      </w:r>
    </w:p>
  </w:comment>
  <w:comment w:id="214" w:author="Windows User" w:date="2015-11-21T12:59:00Z" w:initials="WU">
    <w:p w14:paraId="519BCA9C" w14:textId="267E5213" w:rsidR="00A97438" w:rsidRDefault="00A97438">
      <w:pPr>
        <w:pStyle w:val="CommentText"/>
      </w:pPr>
      <w:r>
        <w:rPr>
          <w:rStyle w:val="CommentReference"/>
        </w:rPr>
        <w:annotationRef/>
      </w:r>
      <w:r>
        <w:t>check</w:t>
      </w:r>
    </w:p>
  </w:comment>
  <w:comment w:id="220" w:author="Windows User" w:date="2015-10-30T08:56:00Z" w:initials="BS">
    <w:p w14:paraId="2EC8A918" w14:textId="77777777" w:rsidR="00A97438" w:rsidRDefault="00A97438">
      <w:pPr>
        <w:pStyle w:val="CommentText"/>
      </w:pPr>
      <w:r>
        <w:rPr>
          <w:rStyle w:val="CommentReference"/>
        </w:rPr>
        <w:annotationRef/>
      </w:r>
      <w:r>
        <w:t>clearly the missing vs above belongs</w:t>
      </w:r>
    </w:p>
  </w:comment>
  <w:comment w:id="227" w:author="Windows User" w:date="2015-10-30T08:56:00Z" w:initials="BS">
    <w:p w14:paraId="630BC679" w14:textId="77777777" w:rsidR="00A97438" w:rsidRDefault="00A97438">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A97438" w:rsidRDefault="00A97438">
      <w:pPr>
        <w:pStyle w:val="CommentText"/>
      </w:pPr>
      <w:r>
        <w:rPr>
          <w:rStyle w:val="CommentReference"/>
        </w:rPr>
        <w:annotationRef/>
      </w:r>
      <w:r>
        <w:t>heavens?</w:t>
      </w:r>
    </w:p>
  </w:comment>
  <w:comment w:id="229" w:author="Windows User" w:date="2015-10-30T08:56:00Z" w:initials="BS">
    <w:p w14:paraId="40401015" w14:textId="77777777" w:rsidR="00A97438" w:rsidRDefault="00A97438">
      <w:pPr>
        <w:pStyle w:val="CommentText"/>
      </w:pPr>
      <w:r>
        <w:rPr>
          <w:rStyle w:val="CommentReference"/>
        </w:rPr>
        <w:annotationRef/>
      </w:r>
      <w:r>
        <w:t>NETS omits clouds</w:t>
      </w:r>
    </w:p>
  </w:comment>
  <w:comment w:id="230" w:author="Windows User" w:date="2015-10-30T08:56:00Z" w:initials="BS">
    <w:p w14:paraId="74B5BB29" w14:textId="77777777" w:rsidR="00A97438" w:rsidRDefault="00A97438">
      <w:pPr>
        <w:pStyle w:val="CommentText"/>
      </w:pPr>
      <w:r>
        <w:rPr>
          <w:rStyle w:val="CommentReference"/>
        </w:rPr>
        <w:annotationRef/>
      </w:r>
      <w:r>
        <w:t>NETS omits this vs</w:t>
      </w:r>
    </w:p>
  </w:comment>
  <w:comment w:id="231" w:author="Windows User" w:date="2015-10-30T08:56:00Z" w:initials="BS">
    <w:p w14:paraId="7ADA034F" w14:textId="77777777" w:rsidR="00A97438" w:rsidRDefault="00A97438">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A97438" w:rsidRDefault="00A97438">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A97438" w:rsidRDefault="00A97438">
      <w:pPr>
        <w:pStyle w:val="CommentText"/>
      </w:pPr>
      <w:r>
        <w:rPr>
          <w:rStyle w:val="CommentReference"/>
        </w:rPr>
        <w:annotationRef/>
      </w:r>
      <w:r>
        <w:t>NETS switches this vs with next</w:t>
      </w:r>
    </w:p>
  </w:comment>
  <w:comment w:id="234" w:author="Windows User" w:date="2015-11-04T08:55:00Z" w:initials="WU">
    <w:p w14:paraId="6441446E" w14:textId="77777777" w:rsidR="00A97438" w:rsidRDefault="00A97438">
      <w:pPr>
        <w:pStyle w:val="CommentText"/>
      </w:pPr>
      <w:r>
        <w:rPr>
          <w:rStyle w:val="CommentReference"/>
        </w:rPr>
        <w:annotationRef/>
      </w:r>
      <w:r>
        <w:t>Get rid of ye’s!</w:t>
      </w:r>
    </w:p>
  </w:comment>
  <w:comment w:id="235" w:author="Windows User" w:date="2015-10-30T08:56:00Z" w:initials="BS">
    <w:p w14:paraId="36EB0D8C" w14:textId="77777777" w:rsidR="00A97438" w:rsidRDefault="00A97438">
      <w:pPr>
        <w:pStyle w:val="CommentText"/>
      </w:pPr>
      <w:r>
        <w:rPr>
          <w:rStyle w:val="CommentReference"/>
        </w:rPr>
        <w:annotationRef/>
      </w:r>
      <w:r>
        <w:t>NETS has sea-monsters</w:t>
      </w:r>
    </w:p>
  </w:comment>
  <w:comment w:id="236" w:author="Windows User" w:date="2015-10-30T08:56:00Z" w:initials="BS">
    <w:p w14:paraId="727388AD" w14:textId="77777777" w:rsidR="00A97438" w:rsidRDefault="00A97438">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A97438" w:rsidRDefault="00A97438">
      <w:pPr>
        <w:pStyle w:val="CommentText"/>
      </w:pPr>
      <w:r>
        <w:rPr>
          <w:rStyle w:val="CommentReference"/>
        </w:rPr>
        <w:annotationRef/>
      </w:r>
      <w:r>
        <w:t>NETS has all humans on earth</w:t>
      </w:r>
    </w:p>
  </w:comment>
  <w:comment w:id="238" w:author="Windows User" w:date="2015-10-30T08:56:00Z" w:initials="BS">
    <w:p w14:paraId="5D4B3ED1" w14:textId="77777777" w:rsidR="00A97438" w:rsidRDefault="00A97438">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A97438" w:rsidRDefault="00A97438">
      <w:pPr>
        <w:pStyle w:val="CommentText"/>
      </w:pPr>
      <w:r>
        <w:rPr>
          <w:rStyle w:val="CommentReference"/>
        </w:rPr>
        <w:annotationRef/>
      </w:r>
      <w:r>
        <w:t>NETS ends quite differently</w:t>
      </w:r>
    </w:p>
  </w:comment>
  <w:comment w:id="245" w:author="Brett Slote" w:date="2015-10-30T08:56:00Z" w:initials="BS">
    <w:p w14:paraId="18BC0F01" w14:textId="77777777" w:rsidR="00A97438" w:rsidRDefault="00A97438">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A97438" w:rsidRDefault="00A97438">
      <w:pPr>
        <w:pStyle w:val="CommentText"/>
      </w:pPr>
      <w:r>
        <w:rPr>
          <w:rStyle w:val="CommentReference"/>
        </w:rPr>
        <w:annotationRef/>
      </w:r>
      <w:r>
        <w:t>giver, or maker?</w:t>
      </w:r>
    </w:p>
  </w:comment>
  <w:comment w:id="247" w:author="Windows User" w:date="2015-10-30T08:56:00Z" w:initials="BS">
    <w:p w14:paraId="4E6EDBBF" w14:textId="77777777" w:rsidR="00A97438" w:rsidRDefault="00A97438">
      <w:pPr>
        <w:pStyle w:val="CommentText"/>
      </w:pPr>
      <w:r>
        <w:rPr>
          <w:rStyle w:val="CommentReference"/>
        </w:rPr>
        <w:annotationRef/>
      </w:r>
      <w:r>
        <w:t>even NETS has Hananias</w:t>
      </w:r>
    </w:p>
  </w:comment>
  <w:comment w:id="248" w:author="Windows User" w:date="2015-10-30T08:56:00Z" w:initials="BS">
    <w:p w14:paraId="0DF10B27" w14:textId="77777777" w:rsidR="00A97438" w:rsidRDefault="00A97438">
      <w:pPr>
        <w:pStyle w:val="CommentText"/>
      </w:pPr>
      <w:r>
        <w:rPr>
          <w:rStyle w:val="CommentReference"/>
        </w:rPr>
        <w:annotationRef/>
      </w:r>
      <w:r>
        <w:t>does Coptic have evening first?</w:t>
      </w:r>
    </w:p>
  </w:comment>
  <w:comment w:id="249" w:author="Windows User" w:date="2015-10-30T08:56:00Z" w:initials="BS">
    <w:p w14:paraId="73459129" w14:textId="77777777" w:rsidR="00A97438" w:rsidRDefault="00A97438">
      <w:pPr>
        <w:pStyle w:val="CommentText"/>
      </w:pPr>
      <w:r>
        <w:rPr>
          <w:rStyle w:val="CommentReference"/>
        </w:rPr>
        <w:annotationRef/>
      </w:r>
      <w:r>
        <w:t>Coptic doesn't have "Our God"</w:t>
      </w:r>
    </w:p>
  </w:comment>
  <w:comment w:id="250" w:author="Windows User" w:date="2015-10-30T08:56:00Z" w:initials="BS">
    <w:p w14:paraId="4EDEC25C" w14:textId="77777777" w:rsidR="00A97438" w:rsidRDefault="00A97438">
      <w:pPr>
        <w:pStyle w:val="CommentText"/>
      </w:pPr>
      <w:r>
        <w:rPr>
          <w:rStyle w:val="CommentReference"/>
        </w:rPr>
        <w:annotationRef/>
      </w:r>
      <w:r>
        <w:t>celebrate or proclaim?</w:t>
      </w:r>
    </w:p>
  </w:comment>
  <w:comment w:id="251" w:author="Windows User" w:date="2015-10-30T08:56:00Z" w:initials="BS">
    <w:p w14:paraId="52D335FD" w14:textId="77777777" w:rsidR="00A97438" w:rsidRDefault="00A97438">
      <w:pPr>
        <w:pStyle w:val="CommentText"/>
      </w:pPr>
      <w:r>
        <w:rPr>
          <w:rStyle w:val="CommentReference"/>
        </w:rPr>
        <w:annotationRef/>
      </w:r>
      <w:r>
        <w:t>persevere or be sober?</w:t>
      </w:r>
    </w:p>
  </w:comment>
  <w:comment w:id="252" w:author="Windows User" w:date="2015-10-30T08:56:00Z" w:initials="BS">
    <w:p w14:paraId="0BCAFA56" w14:textId="77777777" w:rsidR="00A97438" w:rsidRDefault="00A97438">
      <w:pPr>
        <w:pStyle w:val="CommentText"/>
      </w:pPr>
      <w:r>
        <w:rPr>
          <w:rStyle w:val="CommentReference"/>
        </w:rPr>
        <w:annotationRef/>
      </w:r>
      <w:r>
        <w:t>Coptic has presbyters, not priests (oweeb)</w:t>
      </w:r>
    </w:p>
  </w:comment>
  <w:comment w:id="253" w:author="Windows User" w:date="2015-10-30T08:56:00Z" w:initials="BS">
    <w:p w14:paraId="04F27D67" w14:textId="77777777" w:rsidR="00A97438" w:rsidRDefault="00A97438">
      <w:pPr>
        <w:pStyle w:val="CommentText"/>
      </w:pPr>
      <w:r>
        <w:rPr>
          <w:rStyle w:val="CommentReference"/>
        </w:rPr>
        <w:annotationRef/>
      </w:r>
      <w:r>
        <w:t>esmo is bless, not praise...</w:t>
      </w:r>
    </w:p>
  </w:comment>
  <w:comment w:id="254" w:author="Windows User" w:date="2015-10-30T08:56:00Z" w:initials="BS">
    <w:p w14:paraId="65C188D2" w14:textId="77777777" w:rsidR="00A97438" w:rsidRDefault="00A97438">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A97438" w:rsidRDefault="00A97438">
      <w:pPr>
        <w:pStyle w:val="CommentText"/>
      </w:pPr>
      <w:r>
        <w:rPr>
          <w:rStyle w:val="CommentReference"/>
        </w:rPr>
        <w:annotationRef/>
      </w:r>
      <w:r>
        <w:t>Is LA right with breaths and spirits?</w:t>
      </w:r>
    </w:p>
  </w:comment>
  <w:comment w:id="256" w:author="Windows User" w:date="2015-10-30T08:56:00Z" w:initials="BS">
    <w:p w14:paraId="4EA77F28" w14:textId="77777777" w:rsidR="00A97438" w:rsidRDefault="00A97438">
      <w:pPr>
        <w:pStyle w:val="CommentText"/>
      </w:pPr>
      <w:r>
        <w:rPr>
          <w:rStyle w:val="CommentReference"/>
        </w:rPr>
        <w:annotationRef/>
      </w:r>
      <w:r>
        <w:t>doesn't look like waters... is it ssea?</w:t>
      </w:r>
    </w:p>
  </w:comment>
  <w:comment w:id="257" w:author="Windows User" w:date="2015-10-30T08:56:00Z" w:initials="BS">
    <w:p w14:paraId="0AC606C3" w14:textId="77777777" w:rsidR="00A97438" w:rsidRDefault="00A97438">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A97438" w:rsidRDefault="00A97438">
      <w:pPr>
        <w:pStyle w:val="CommentText"/>
      </w:pPr>
      <w:r>
        <w:rPr>
          <w:rStyle w:val="CommentReference"/>
        </w:rPr>
        <w:annotationRef/>
      </w:r>
      <w:r>
        <w:t>disobedient? heretics?</w:t>
      </w:r>
    </w:p>
  </w:comment>
  <w:comment w:id="259" w:author="Windows User" w:date="2015-10-30T08:56:00Z" w:initials="BS">
    <w:p w14:paraId="568BECD8" w14:textId="77777777" w:rsidR="00A97438" w:rsidRDefault="00A97438">
      <w:pPr>
        <w:pStyle w:val="CommentText"/>
      </w:pPr>
      <w:r>
        <w:rPr>
          <w:rStyle w:val="CommentReference"/>
        </w:rPr>
        <w:annotationRef/>
      </w:r>
      <w:r>
        <w:t>souls or spirits?</w:t>
      </w:r>
    </w:p>
  </w:comment>
  <w:comment w:id="260" w:author="Windows User" w:date="2015-10-30T08:56:00Z" w:initials="BS">
    <w:p w14:paraId="5109FB46" w14:textId="77777777" w:rsidR="00A97438" w:rsidRDefault="00A97438">
      <w:pPr>
        <w:pStyle w:val="CommentText"/>
      </w:pPr>
      <w:r>
        <w:rPr>
          <w:rStyle w:val="CommentReference"/>
        </w:rPr>
        <w:annotationRef/>
      </w:r>
      <w:r>
        <w:t>humble or contrite?</w:t>
      </w:r>
    </w:p>
  </w:comment>
  <w:comment w:id="261" w:author="Windows User" w:date="2015-10-30T08:56:00Z" w:initials="BS">
    <w:p w14:paraId="06F9A059" w14:textId="77777777" w:rsidR="00A97438" w:rsidRDefault="00A97438">
      <w:pPr>
        <w:pStyle w:val="CommentText"/>
      </w:pPr>
      <w:r>
        <w:rPr>
          <w:rStyle w:val="CommentReference"/>
        </w:rPr>
        <w:annotationRef/>
      </w:r>
      <w:r>
        <w:t>hearts?</w:t>
      </w:r>
    </w:p>
  </w:comment>
  <w:comment w:id="262" w:author="Windows User" w:date="2015-10-30T08:56:00Z" w:initials="BS">
    <w:p w14:paraId="318929BC" w14:textId="77777777" w:rsidR="00A97438" w:rsidRDefault="00A97438">
      <w:pPr>
        <w:pStyle w:val="CommentText"/>
      </w:pPr>
      <w:r>
        <w:rPr>
          <w:rStyle w:val="CommentReference"/>
        </w:rPr>
        <w:annotationRef/>
      </w:r>
      <w:r>
        <w:t>this or LA?</w:t>
      </w:r>
    </w:p>
  </w:comment>
  <w:comment w:id="263" w:author="Windows User" w:date="2015-10-30T08:56:00Z" w:initials="BS">
    <w:p w14:paraId="7612DBFF" w14:textId="77777777" w:rsidR="00A97438" w:rsidRDefault="00A97438">
      <w:pPr>
        <w:pStyle w:val="CommentText"/>
      </w:pPr>
      <w:r>
        <w:rPr>
          <w:rStyle w:val="CommentReference"/>
        </w:rPr>
        <w:annotationRef/>
      </w:r>
      <w:r>
        <w:t>righteous of, or who revere</w:t>
      </w:r>
    </w:p>
  </w:comment>
  <w:comment w:id="264" w:author="Windows User" w:date="2015-10-30T08:56:00Z" w:initials="BS">
    <w:p w14:paraId="4C8EC983" w14:textId="77777777" w:rsidR="00A97438" w:rsidRDefault="00A97438">
      <w:pPr>
        <w:pStyle w:val="CommentText"/>
      </w:pPr>
      <w:r>
        <w:rPr>
          <w:rStyle w:val="CommentReference"/>
        </w:rPr>
        <w:annotationRef/>
      </w:r>
      <w:r>
        <w:t>this, or accountable? or something else?</w:t>
      </w:r>
    </w:p>
  </w:comment>
  <w:comment w:id="265" w:author="Windows User" w:date="2015-10-30T08:56:00Z" w:initials="BS">
    <w:p w14:paraId="1CD57471" w14:textId="77777777" w:rsidR="00A97438" w:rsidRDefault="00A97438">
      <w:pPr>
        <w:pStyle w:val="CommentText"/>
      </w:pPr>
      <w:r>
        <w:rPr>
          <w:rStyle w:val="CommentReference"/>
        </w:rPr>
        <w:annotationRef/>
      </w:r>
      <w:r>
        <w:t>that he may praise and say?</w:t>
      </w:r>
    </w:p>
  </w:comment>
  <w:comment w:id="277" w:author="Windows User" w:date="2015-11-21T13:00:00Z" w:initials="WU">
    <w:p w14:paraId="571F5793" w14:textId="01C52A10" w:rsidR="00A97438" w:rsidRDefault="00A97438">
      <w:pPr>
        <w:pStyle w:val="CommentText"/>
      </w:pPr>
      <w:r>
        <w:rPr>
          <w:rStyle w:val="CommentReference"/>
        </w:rPr>
        <w:annotationRef/>
      </w:r>
      <w:r>
        <w:t>Check, and 2 above.</w:t>
      </w:r>
    </w:p>
  </w:comment>
  <w:comment w:id="278" w:author="Brett Slote" w:date="2015-10-30T08:56:00Z" w:initials="BS">
    <w:p w14:paraId="43E0E253" w14:textId="77777777" w:rsidR="00A97438" w:rsidRDefault="00A97438">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A97438" w:rsidRDefault="00A97438">
      <w:pPr>
        <w:pStyle w:val="CommentText"/>
      </w:pPr>
      <w:r>
        <w:rPr>
          <w:rStyle w:val="CommentReference"/>
        </w:rPr>
        <w:annotationRef/>
      </w:r>
      <w:r>
        <w:t>check</w:t>
      </w:r>
    </w:p>
  </w:comment>
  <w:comment w:id="280" w:author="Windows User" w:date="2015-11-21T13:00:00Z" w:initials="WU">
    <w:p w14:paraId="3721E8EB" w14:textId="071AE840" w:rsidR="00A97438" w:rsidRDefault="00A97438">
      <w:pPr>
        <w:pStyle w:val="CommentText"/>
      </w:pPr>
      <w:r>
        <w:rPr>
          <w:rStyle w:val="CommentReference"/>
        </w:rPr>
        <w:annotationRef/>
      </w:r>
      <w:r>
        <w:t>check</w:t>
      </w:r>
    </w:p>
  </w:comment>
  <w:comment w:id="281" w:author="Windows User" w:date="2015-11-21T13:01:00Z" w:initials="WU">
    <w:p w14:paraId="2E4C9CB1" w14:textId="1DA21660" w:rsidR="00A97438" w:rsidRDefault="00A97438">
      <w:pPr>
        <w:pStyle w:val="CommentText"/>
      </w:pPr>
      <w:r>
        <w:rPr>
          <w:rStyle w:val="CommentReference"/>
        </w:rPr>
        <w:annotationRef/>
      </w:r>
      <w:r>
        <w:t>check, find Copitic</w:t>
      </w:r>
    </w:p>
  </w:comment>
  <w:comment w:id="282" w:author="Windows User" w:date="2015-10-30T08:56:00Z" w:initials="BS">
    <w:p w14:paraId="25576ABD" w14:textId="77777777" w:rsidR="00A97438" w:rsidRDefault="00A97438"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A97438" w:rsidRDefault="00A97438">
      <w:pPr>
        <w:pStyle w:val="CommentText"/>
      </w:pPr>
      <w:r>
        <w:rPr>
          <w:rStyle w:val="CommentReference"/>
        </w:rPr>
        <w:annotationRef/>
      </w:r>
      <w:r>
        <w:t>add</w:t>
      </w:r>
    </w:p>
  </w:comment>
  <w:comment w:id="286" w:author="Windows User" w:date="2015-10-30T08:56:00Z" w:initials="BS">
    <w:p w14:paraId="0187CF78" w14:textId="77777777" w:rsidR="00A97438" w:rsidRDefault="00A97438"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A97438" w:rsidRDefault="00A97438" w:rsidP="00F977F1">
      <w:pPr>
        <w:pStyle w:val="CommentText"/>
      </w:pPr>
      <w:r>
        <w:rPr>
          <w:rStyle w:val="CommentReference"/>
        </w:rPr>
        <w:annotationRef/>
      </w:r>
      <w:r>
        <w:t>Communion or commemoration?</w:t>
      </w:r>
    </w:p>
  </w:comment>
  <w:comment w:id="288" w:author="Windows User" w:date="2015-11-21T13:01:00Z" w:initials="WU">
    <w:p w14:paraId="6E411433" w14:textId="58ED5E83" w:rsidR="00A97438" w:rsidRDefault="00A97438">
      <w:pPr>
        <w:pStyle w:val="CommentText"/>
      </w:pPr>
      <w:r>
        <w:rPr>
          <w:rStyle w:val="CommentReference"/>
        </w:rPr>
        <w:annotationRef/>
      </w:r>
      <w:r>
        <w:t>Check, and 2 above</w:t>
      </w:r>
    </w:p>
  </w:comment>
  <w:comment w:id="289" w:author="Brett Slote" w:date="2015-10-30T08:56:00Z" w:initials="BS">
    <w:p w14:paraId="6933DA46" w14:textId="77777777" w:rsidR="00A97438" w:rsidRDefault="00A97438"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A97438" w:rsidRDefault="00A97438">
      <w:pPr>
        <w:pStyle w:val="CommentText"/>
      </w:pPr>
      <w:r>
        <w:rPr>
          <w:rStyle w:val="CommentReference"/>
        </w:rPr>
        <w:annotationRef/>
      </w:r>
      <w:r>
        <w:t>check</w:t>
      </w:r>
    </w:p>
  </w:comment>
  <w:comment w:id="291" w:author="Windows User" w:date="2015-10-30T08:56:00Z" w:initials="BS">
    <w:p w14:paraId="0549A033" w14:textId="77777777" w:rsidR="00A97438" w:rsidRDefault="00A9743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A97438" w:rsidRDefault="00A97438">
      <w:pPr>
        <w:pStyle w:val="CommentText"/>
      </w:pPr>
      <w:r>
        <w:rPr>
          <w:rStyle w:val="CommentReference"/>
        </w:rPr>
        <w:annotationRef/>
      </w:r>
      <w:r>
        <w:t>check.  Add Coptic</w:t>
      </w:r>
    </w:p>
  </w:comment>
  <w:comment w:id="297" w:author="Windows User" w:date="2015-11-02T12:45:00Z" w:initials="BS">
    <w:p w14:paraId="74938629" w14:textId="77777777" w:rsidR="00A97438" w:rsidRDefault="00A97438">
      <w:pPr>
        <w:pStyle w:val="CommentText"/>
      </w:pPr>
      <w:r>
        <w:rPr>
          <w:rStyle w:val="CommentReference"/>
        </w:rPr>
        <w:annotationRef/>
      </w:r>
      <w:r>
        <w:t>Godhead or Divinity?</w:t>
      </w:r>
    </w:p>
  </w:comment>
  <w:comment w:id="298" w:author="Windows User" w:date="2015-10-30T08:56:00Z" w:initials="BS">
    <w:p w14:paraId="5A8ED797" w14:textId="77777777" w:rsidR="00A97438" w:rsidRDefault="00A97438">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A97438" w:rsidRDefault="00A97438">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A97438" w:rsidRDefault="00A97438">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A97438" w:rsidRDefault="00A97438">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A97438" w:rsidRDefault="00A97438">
      <w:pPr>
        <w:pStyle w:val="CommentText"/>
      </w:pPr>
      <w:r>
        <w:rPr>
          <w:rStyle w:val="CommentReference"/>
        </w:rPr>
        <w:annotationRef/>
      </w:r>
      <w:r>
        <w:t>check</w:t>
      </w:r>
    </w:p>
  </w:comment>
  <w:comment w:id="320" w:author="Windows User" w:date="2015-11-21T13:03:00Z" w:initials="WU">
    <w:p w14:paraId="302AFACD" w14:textId="01C13B92" w:rsidR="00A97438" w:rsidRDefault="00A97438">
      <w:pPr>
        <w:pStyle w:val="CommentText"/>
      </w:pPr>
      <w:r>
        <w:rPr>
          <w:rStyle w:val="CommentReference"/>
        </w:rPr>
        <w:annotationRef/>
      </w:r>
      <w:r>
        <w:t>check</w:t>
      </w:r>
    </w:p>
  </w:comment>
  <w:comment w:id="321" w:author="Windows User" w:date="2015-11-21T13:04:00Z" w:initials="WU">
    <w:p w14:paraId="7E94FD74" w14:textId="1C1744DB" w:rsidR="00A97438" w:rsidRDefault="00A97438">
      <w:pPr>
        <w:pStyle w:val="CommentText"/>
      </w:pPr>
      <w:r>
        <w:rPr>
          <w:rStyle w:val="CommentReference"/>
        </w:rPr>
        <w:annotationRef/>
      </w:r>
      <w:r>
        <w:t>check</w:t>
      </w:r>
    </w:p>
  </w:comment>
  <w:comment w:id="322" w:author="Windows User" w:date="2015-10-30T08:56:00Z" w:initials="BS">
    <w:p w14:paraId="693244E7" w14:textId="77777777" w:rsidR="00A97438" w:rsidRDefault="00A97438">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A97438" w:rsidRDefault="00A97438">
      <w:pPr>
        <w:pStyle w:val="CommentText"/>
      </w:pPr>
      <w:r>
        <w:rPr>
          <w:rStyle w:val="CommentReference"/>
        </w:rPr>
        <w:annotationRef/>
      </w:r>
      <w:r>
        <w:t>Coptic varies greatly from NETS</w:t>
      </w:r>
    </w:p>
  </w:comment>
  <w:comment w:id="329" w:author="Windows User" w:date="2015-10-30T08:56:00Z" w:initials="BS">
    <w:p w14:paraId="7B0D7CFE" w14:textId="77777777" w:rsidR="00A97438" w:rsidRDefault="00A97438">
      <w:pPr>
        <w:pStyle w:val="CommentText"/>
      </w:pPr>
      <w:r>
        <w:rPr>
          <w:rStyle w:val="CommentReference"/>
        </w:rPr>
        <w:annotationRef/>
      </w:r>
      <w:r>
        <w:t>NETS has dance... also drum &amp; harp...</w:t>
      </w:r>
    </w:p>
  </w:comment>
  <w:comment w:id="330" w:author="Windows User" w:date="2015-10-30T08:56:00Z" w:initials="BS">
    <w:p w14:paraId="4F8127F0" w14:textId="77777777" w:rsidR="00A97438" w:rsidRDefault="00A97438">
      <w:pPr>
        <w:pStyle w:val="CommentText"/>
      </w:pPr>
      <w:r>
        <w:rPr>
          <w:rStyle w:val="CommentReference"/>
        </w:rPr>
        <w:annotationRef/>
      </w:r>
      <w:r>
        <w:t>NETS and LA have boast in glory...</w:t>
      </w:r>
    </w:p>
  </w:comment>
  <w:comment w:id="331" w:author="Windows User" w:date="2015-10-30T08:56:00Z" w:initials="BS">
    <w:p w14:paraId="28E61235" w14:textId="77777777" w:rsidR="00A97438" w:rsidRDefault="00A974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A97438" w:rsidRDefault="00A97438">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A97438" w:rsidRDefault="00A97438">
      <w:pPr>
        <w:pStyle w:val="CommentText"/>
      </w:pPr>
      <w:r>
        <w:rPr>
          <w:rStyle w:val="CommentReference"/>
        </w:rPr>
        <w:annotationRef/>
      </w:r>
      <w:r>
        <w:t>NETS has rebukes. punishments?</w:t>
      </w:r>
    </w:p>
  </w:comment>
  <w:comment w:id="339" w:author="Windows User" w:date="2015-10-30T08:56:00Z" w:initials="BS">
    <w:p w14:paraId="2D925BC2" w14:textId="77777777" w:rsidR="00A97438" w:rsidRDefault="00A97438">
      <w:pPr>
        <w:pStyle w:val="CommentText"/>
      </w:pPr>
      <w:r>
        <w:rPr>
          <w:rStyle w:val="CommentReference"/>
        </w:rPr>
        <w:annotationRef/>
      </w:r>
      <w:r>
        <w:t>psaltry? or lyre?</w:t>
      </w:r>
    </w:p>
  </w:comment>
  <w:comment w:id="340" w:author="Windows User" w:date="2015-10-30T08:56:00Z" w:initials="BS">
    <w:p w14:paraId="62D6E6A2" w14:textId="77777777" w:rsidR="00A97438" w:rsidRDefault="00A97438">
      <w:pPr>
        <w:pStyle w:val="CommentText"/>
      </w:pPr>
      <w:r>
        <w:rPr>
          <w:rStyle w:val="CommentReference"/>
        </w:rPr>
        <w:annotationRef/>
      </w:r>
      <w:r>
        <w:t>NETS has drum and dance.</w:t>
      </w:r>
    </w:p>
  </w:comment>
  <w:comment w:id="351" w:author="Windows User" w:date="2015-11-21T13:04:00Z" w:initials="WU">
    <w:p w14:paraId="43B95056" w14:textId="739F9DEF" w:rsidR="00A97438" w:rsidRDefault="00A97438">
      <w:pPr>
        <w:pStyle w:val="CommentText"/>
      </w:pPr>
      <w:r>
        <w:rPr>
          <w:rStyle w:val="CommentReference"/>
        </w:rPr>
        <w:annotationRef/>
      </w:r>
      <w:r>
        <w:t>check</w:t>
      </w:r>
    </w:p>
  </w:comment>
  <w:comment w:id="352" w:author="Windows User" w:date="2015-11-21T13:04:00Z" w:initials="WU">
    <w:p w14:paraId="4D7ACFD6" w14:textId="1714861D" w:rsidR="00A97438" w:rsidRDefault="00A97438">
      <w:pPr>
        <w:pStyle w:val="CommentText"/>
      </w:pPr>
      <w:r>
        <w:rPr>
          <w:rStyle w:val="CommentReference"/>
        </w:rPr>
        <w:annotationRef/>
      </w:r>
      <w:r>
        <w:t>check</w:t>
      </w:r>
    </w:p>
  </w:comment>
  <w:comment w:id="353" w:author="Windows User" w:date="2015-10-30T08:56:00Z" w:initials="BS">
    <w:p w14:paraId="695AC7CA" w14:textId="77777777" w:rsidR="00A97438" w:rsidRDefault="00A97438">
      <w:pPr>
        <w:pStyle w:val="CommentText"/>
      </w:pPr>
      <w:r>
        <w:rPr>
          <w:rStyle w:val="CommentReference"/>
        </w:rPr>
        <w:annotationRef/>
      </w:r>
      <w:r>
        <w:t>tense? praise or will praise?</w:t>
      </w:r>
    </w:p>
  </w:comment>
  <w:comment w:id="354" w:author="Windows User" w:date="2015-10-30T08:56:00Z" w:initials="BS">
    <w:p w14:paraId="5AAF82A6" w14:textId="77777777" w:rsidR="00A97438" w:rsidRDefault="00A97438">
      <w:pPr>
        <w:pStyle w:val="CommentText"/>
      </w:pPr>
      <w:r>
        <w:rPr>
          <w:rStyle w:val="CommentReference"/>
        </w:rPr>
        <w:annotationRef/>
      </w:r>
      <w:r>
        <w:t>earth? land? creation?</w:t>
      </w:r>
    </w:p>
  </w:comment>
  <w:comment w:id="355" w:author="Windows User" w:date="2015-11-21T13:05:00Z" w:initials="WU">
    <w:p w14:paraId="0969C40E" w14:textId="58443D94" w:rsidR="00A97438" w:rsidRDefault="00A97438">
      <w:pPr>
        <w:pStyle w:val="CommentText"/>
      </w:pPr>
      <w:r>
        <w:rPr>
          <w:rStyle w:val="CommentReference"/>
        </w:rPr>
        <w:annotationRef/>
      </w:r>
      <w:r>
        <w:t>check</w:t>
      </w:r>
    </w:p>
  </w:comment>
  <w:comment w:id="356" w:author="Windows User" w:date="2015-10-30T08:56:00Z" w:initials="BS">
    <w:p w14:paraId="1A33F439" w14:textId="77777777" w:rsidR="00A97438" w:rsidRDefault="00A97438">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A97438" w:rsidRDefault="00A97438">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A97438" w:rsidRDefault="00A97438">
      <w:pPr>
        <w:pStyle w:val="CommentText"/>
      </w:pPr>
      <w:r>
        <w:rPr>
          <w:rStyle w:val="CommentReference"/>
        </w:rPr>
        <w:annotationRef/>
      </w:r>
      <w:r>
        <w:t>truth or righteousness? Or justice?</w:t>
      </w:r>
    </w:p>
  </w:comment>
  <w:comment w:id="359" w:author="Windows User" w:date="2015-10-30T08:56:00Z" w:initials="BS">
    <w:p w14:paraId="69B93886" w14:textId="77777777" w:rsidR="00A97438" w:rsidRDefault="00A97438">
      <w:pPr>
        <w:pStyle w:val="CommentText"/>
      </w:pPr>
      <w:r>
        <w:rPr>
          <w:rStyle w:val="CommentReference"/>
        </w:rPr>
        <w:annotationRef/>
      </w:r>
      <w:r>
        <w:t>patience or longsuffering?</w:t>
      </w:r>
    </w:p>
  </w:comment>
  <w:comment w:id="360" w:author="Windows User" w:date="2015-10-30T08:56:00Z" w:initials="BS">
    <w:p w14:paraId="01BA5B47" w14:textId="77777777" w:rsidR="00A97438" w:rsidRDefault="00A97438">
      <w:pPr>
        <w:pStyle w:val="CommentText"/>
      </w:pPr>
      <w:r>
        <w:rPr>
          <w:rStyle w:val="CommentReference"/>
        </w:rPr>
        <w:annotationRef/>
      </w:r>
      <w:r>
        <w:t>just "at the first watch"?</w:t>
      </w:r>
    </w:p>
  </w:comment>
  <w:comment w:id="361" w:author="Windows User" w:date="2015-10-30T08:56:00Z" w:initials="BS">
    <w:p w14:paraId="654C6A2A" w14:textId="77777777" w:rsidR="00A97438" w:rsidRDefault="00A97438">
      <w:pPr>
        <w:pStyle w:val="CommentText"/>
      </w:pPr>
      <w:r>
        <w:rPr>
          <w:rStyle w:val="CommentReference"/>
        </w:rPr>
        <w:annotationRef/>
      </w:r>
      <w:r>
        <w:t>sweet, or easy?</w:t>
      </w:r>
    </w:p>
  </w:comment>
  <w:comment w:id="362" w:author="Windows User" w:date="2015-10-30T08:56:00Z" w:initials="BS">
    <w:p w14:paraId="3F91B004" w14:textId="77777777" w:rsidR="00A97438" w:rsidRDefault="00A97438">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A97438" w:rsidRDefault="00A97438">
      <w:pPr>
        <w:pStyle w:val="CommentText"/>
      </w:pPr>
      <w:r>
        <w:rPr>
          <w:rStyle w:val="CommentReference"/>
        </w:rPr>
        <w:annotationRef/>
      </w:r>
      <w:r>
        <w:t>sound better if omit of?</w:t>
      </w:r>
    </w:p>
  </w:comment>
  <w:comment w:id="364" w:author="Windows User" w:date="2015-10-30T08:56:00Z" w:initials="BS">
    <w:p w14:paraId="3662E5CA" w14:textId="77777777" w:rsidR="00A97438" w:rsidRDefault="00A97438">
      <w:pPr>
        <w:pStyle w:val="CommentText"/>
      </w:pPr>
      <w:r>
        <w:rPr>
          <w:rStyle w:val="CommentReference"/>
        </w:rPr>
        <w:annotationRef/>
      </w:r>
      <w:r>
        <w:t>truth, or righteousness?</w:t>
      </w:r>
    </w:p>
  </w:comment>
  <w:comment w:id="365" w:author="Windows User" w:date="2015-10-30T08:56:00Z" w:initials="BS">
    <w:p w14:paraId="0B164BA8" w14:textId="77777777" w:rsidR="00A97438" w:rsidRDefault="00A97438">
      <w:pPr>
        <w:pStyle w:val="CommentText"/>
      </w:pPr>
      <w:r>
        <w:rPr>
          <w:rStyle w:val="CommentReference"/>
        </w:rPr>
        <w:annotationRef/>
      </w:r>
      <w:r>
        <w:t>true, or perfecvt?</w:t>
      </w:r>
    </w:p>
  </w:comment>
  <w:comment w:id="366" w:author="Windows User" w:date="2015-10-30T08:56:00Z" w:initials="BS">
    <w:p w14:paraId="71611444" w14:textId="77777777" w:rsidR="00A97438" w:rsidRDefault="00A97438">
      <w:pPr>
        <w:pStyle w:val="CommentText"/>
      </w:pPr>
      <w:r>
        <w:rPr>
          <w:rStyle w:val="CommentReference"/>
        </w:rPr>
        <w:annotationRef/>
      </w:r>
      <w:r>
        <w:t>and?</w:t>
      </w:r>
    </w:p>
  </w:comment>
  <w:comment w:id="367" w:author="Windows User" w:date="2015-10-30T08:56:00Z" w:initials="BS">
    <w:p w14:paraId="3453634C" w14:textId="77777777" w:rsidR="00A97438" w:rsidRDefault="00A97438">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A97438" w:rsidRDefault="00A97438">
      <w:pPr>
        <w:pStyle w:val="CommentText"/>
      </w:pPr>
      <w:r>
        <w:rPr>
          <w:rStyle w:val="CommentReference"/>
        </w:rPr>
        <w:annotationRef/>
      </w:r>
      <w:r>
        <w:t>will?</w:t>
      </w:r>
    </w:p>
  </w:comment>
  <w:comment w:id="369" w:author="Windows User" w:date="2015-10-30T08:56:00Z" w:initials="BS">
    <w:p w14:paraId="0F1F6ABA" w14:textId="77777777" w:rsidR="00A97438" w:rsidRDefault="00A97438">
      <w:pPr>
        <w:pStyle w:val="CommentText"/>
      </w:pPr>
      <w:r>
        <w:rPr>
          <w:rStyle w:val="CommentReference"/>
        </w:rPr>
        <w:annotationRef/>
      </w:r>
      <w:r>
        <w:t>save? keep? deliver?</w:t>
      </w:r>
    </w:p>
  </w:comment>
  <w:comment w:id="370" w:author="Windows User" w:date="2015-10-30T08:56:00Z" w:initials="BS">
    <w:p w14:paraId="434E24A2" w14:textId="77777777" w:rsidR="00A97438" w:rsidRDefault="00A97438">
      <w:pPr>
        <w:pStyle w:val="CommentText"/>
      </w:pPr>
      <w:r>
        <w:rPr>
          <w:rStyle w:val="CommentReference"/>
        </w:rPr>
        <w:annotationRef/>
      </w:r>
      <w:r>
        <w:t>need a convention for making "ak ee". {}? bold?</w:t>
      </w:r>
    </w:p>
  </w:comment>
  <w:comment w:id="371" w:author="Windows User" w:date="2015-10-30T08:56:00Z" w:initials="BS">
    <w:p w14:paraId="27E02422" w14:textId="77777777" w:rsidR="00A97438" w:rsidRDefault="00A97438">
      <w:pPr>
        <w:pStyle w:val="CommentText"/>
      </w:pPr>
      <w:r>
        <w:rPr>
          <w:rStyle w:val="CommentReference"/>
        </w:rPr>
        <w:annotationRef/>
      </w:r>
      <w:r>
        <w:t>I like it better with "be" in... thoughts?</w:t>
      </w:r>
    </w:p>
  </w:comment>
  <w:comment w:id="381" w:author="Windows User" w:date="2015-11-02T12:45:00Z" w:initials="BS">
    <w:p w14:paraId="5CD6F88D" w14:textId="77777777" w:rsidR="00A97438" w:rsidRDefault="00A97438">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A97438" w:rsidRDefault="00A97438">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A97438" w:rsidRDefault="00A97438">
      <w:pPr>
        <w:pStyle w:val="CommentText"/>
      </w:pPr>
      <w:r>
        <w:rPr>
          <w:rStyle w:val="CommentReference"/>
        </w:rPr>
        <w:annotationRef/>
      </w:r>
      <w:r>
        <w:t>tense?</w:t>
      </w:r>
    </w:p>
  </w:comment>
  <w:comment w:id="384" w:author="Windows User" w:date="2015-10-30T08:56:00Z" w:initials="BS">
    <w:p w14:paraId="31589DA8" w14:textId="77777777" w:rsidR="00A97438" w:rsidRDefault="00A97438">
      <w:pPr>
        <w:pStyle w:val="CommentText"/>
      </w:pPr>
      <w:r>
        <w:rPr>
          <w:rStyle w:val="CommentReference"/>
        </w:rPr>
        <w:annotationRef/>
      </w:r>
      <w:r>
        <w:t>exalt or magnify?</w:t>
      </w:r>
    </w:p>
  </w:comment>
  <w:comment w:id="385" w:author="Windows User" w:date="2015-10-30T08:56:00Z" w:initials="BS">
    <w:p w14:paraId="2FA4F68C" w14:textId="77777777" w:rsidR="00A97438" w:rsidRDefault="00A97438">
      <w:pPr>
        <w:pStyle w:val="CommentText"/>
      </w:pPr>
      <w:r>
        <w:rPr>
          <w:rStyle w:val="CommentReference"/>
        </w:rPr>
        <w:annotationRef/>
      </w:r>
      <w:r>
        <w:t>or iwn?</w:t>
      </w:r>
    </w:p>
  </w:comment>
  <w:comment w:id="389" w:author="Windows User" w:date="2015-10-30T08:56:00Z" w:initials="BS">
    <w:p w14:paraId="66931B65" w14:textId="77777777" w:rsidR="00A97438" w:rsidRDefault="00A97438">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A97438" w:rsidRDefault="00A97438">
      <w:pPr>
        <w:pStyle w:val="CommentText"/>
      </w:pPr>
      <w:r>
        <w:rPr>
          <w:rStyle w:val="CommentReference"/>
        </w:rPr>
        <w:annotationRef/>
      </w:r>
      <w:r>
        <w:t>correct that no mention of nature?</w:t>
      </w:r>
    </w:p>
  </w:comment>
  <w:comment w:id="391" w:author="Windows User" w:date="2015-10-30T08:56:00Z" w:initials="BS">
    <w:p w14:paraId="66D7DE6B" w14:textId="77777777" w:rsidR="00A97438" w:rsidRDefault="00A97438">
      <w:pPr>
        <w:pStyle w:val="CommentText"/>
      </w:pPr>
      <w:r>
        <w:rPr>
          <w:rStyle w:val="CommentReference"/>
        </w:rPr>
        <w:annotationRef/>
      </w:r>
      <w:r>
        <w:t>holy or pure? divinity or godhead?</w:t>
      </w:r>
    </w:p>
  </w:comment>
  <w:comment w:id="392" w:author="Windows User" w:date="2015-10-30T08:56:00Z" w:initials="BS">
    <w:p w14:paraId="027CA20A" w14:textId="77777777" w:rsidR="00A97438" w:rsidRDefault="00A97438">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A97438" w:rsidRDefault="00A97438">
      <w:pPr>
        <w:pStyle w:val="CommentText"/>
      </w:pPr>
      <w:r>
        <w:rPr>
          <w:rStyle w:val="CommentReference"/>
        </w:rPr>
        <w:annotationRef/>
      </w:r>
      <w:r>
        <w:t>coessential or consubstantial?</w:t>
      </w:r>
    </w:p>
  </w:comment>
  <w:comment w:id="394" w:author="Windows User" w:date="2015-10-30T08:56:00Z" w:initials="BS">
    <w:p w14:paraId="614C10D1" w14:textId="77777777" w:rsidR="00A97438" w:rsidRDefault="00A97438">
      <w:pPr>
        <w:pStyle w:val="CommentText"/>
      </w:pPr>
      <w:r>
        <w:rPr>
          <w:rStyle w:val="CommentReference"/>
        </w:rPr>
        <w:annotationRef/>
      </w:r>
      <w:r>
        <w:t>made one or joined?</w:t>
      </w:r>
    </w:p>
  </w:comment>
  <w:comment w:id="395" w:author="Windows User" w:date="2015-10-30T08:56:00Z" w:initials="BS">
    <w:p w14:paraId="3E2E12B0" w14:textId="77777777" w:rsidR="00A97438" w:rsidRDefault="00A97438">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A97438" w:rsidRDefault="00A97438">
      <w:pPr>
        <w:pStyle w:val="CommentText"/>
      </w:pPr>
      <w:r>
        <w:rPr>
          <w:rStyle w:val="CommentReference"/>
        </w:rPr>
        <w:annotationRef/>
      </w:r>
      <w:r>
        <w:t>something clearer than putplue?</w:t>
      </w:r>
    </w:p>
  </w:comment>
  <w:comment w:id="397" w:author="Windows User" w:date="2015-10-30T08:56:00Z" w:initials="BS">
    <w:p w14:paraId="0F508FB7" w14:textId="77777777" w:rsidR="00A97438" w:rsidRDefault="00A97438">
      <w:pPr>
        <w:pStyle w:val="CommentText"/>
      </w:pPr>
      <w:r>
        <w:rPr>
          <w:rStyle w:val="CommentReference"/>
        </w:rPr>
        <w:annotationRef/>
      </w:r>
      <w:r>
        <w:t>woven or fine?</w:t>
      </w:r>
    </w:p>
  </w:comment>
  <w:comment w:id="398" w:author="Windows User" w:date="2015-10-30T08:56:00Z" w:initials="BS">
    <w:p w14:paraId="20A62B9C" w14:textId="77777777" w:rsidR="00A97438" w:rsidRDefault="00A97438">
      <w:pPr>
        <w:pStyle w:val="CommentText"/>
      </w:pPr>
      <w:r>
        <w:rPr>
          <w:rStyle w:val="CommentReference"/>
        </w:rPr>
        <w:annotationRef/>
      </w:r>
      <w:r>
        <w:t>palin</w:t>
      </w:r>
    </w:p>
  </w:comment>
  <w:comment w:id="399" w:author="Windows User" w:date="2015-10-30T08:56:00Z" w:initials="BS">
    <w:p w14:paraId="21E3C821" w14:textId="77777777" w:rsidR="00A97438" w:rsidRDefault="00A97438">
      <w:pPr>
        <w:pStyle w:val="CommentText"/>
      </w:pPr>
      <w:r>
        <w:rPr>
          <w:rStyle w:val="CommentReference"/>
        </w:rPr>
        <w:annotationRef/>
      </w:r>
      <w:r>
        <w:t>exalt or magnify?</w:t>
      </w:r>
    </w:p>
  </w:comment>
  <w:comment w:id="400" w:author="Windows User" w:date="2015-10-30T08:56:00Z" w:initials="BS">
    <w:p w14:paraId="3A816644" w14:textId="77777777" w:rsidR="00A97438" w:rsidRDefault="00A97438">
      <w:pPr>
        <w:pStyle w:val="CommentText"/>
      </w:pPr>
      <w:r>
        <w:rPr>
          <w:rStyle w:val="CommentReference"/>
        </w:rPr>
        <w:annotationRef/>
      </w:r>
      <w:r>
        <w:t>or iwn?</w:t>
      </w:r>
    </w:p>
  </w:comment>
  <w:comment w:id="404" w:author="Windows User" w:date="2015-10-30T08:56:00Z" w:initials="BS">
    <w:p w14:paraId="113D1519" w14:textId="77777777" w:rsidR="00A97438" w:rsidRDefault="00A97438">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A97438" w:rsidRDefault="00A97438">
      <w:pPr>
        <w:pStyle w:val="CommentText"/>
      </w:pPr>
      <w:r>
        <w:rPr>
          <w:rStyle w:val="CommentReference"/>
        </w:rPr>
        <w:annotationRef/>
      </w:r>
      <w:r>
        <w:t>forged or beaten?</w:t>
      </w:r>
    </w:p>
  </w:comment>
  <w:comment w:id="406" w:author="Windows User" w:date="2015-10-30T08:56:00Z" w:initials="BS">
    <w:p w14:paraId="2FF96A0B" w14:textId="77777777" w:rsidR="00A97438" w:rsidRDefault="00A97438">
      <w:pPr>
        <w:pStyle w:val="CommentText"/>
      </w:pPr>
      <w:r>
        <w:rPr>
          <w:rStyle w:val="CommentReference"/>
        </w:rPr>
        <w:annotationRef/>
      </w:r>
      <w:r>
        <w:t>omit? always and move up mercy seat?</w:t>
      </w:r>
    </w:p>
  </w:comment>
  <w:comment w:id="407" w:author="Windows User" w:date="2015-10-30T08:56:00Z" w:initials="BS">
    <w:p w14:paraId="0E65E511" w14:textId="77777777" w:rsidR="00A97438" w:rsidRDefault="00A97438">
      <w:pPr>
        <w:pStyle w:val="CommentText"/>
      </w:pPr>
      <w:r>
        <w:rPr>
          <w:rStyle w:val="CommentReference"/>
        </w:rPr>
        <w:annotationRef/>
      </w:r>
      <w:r>
        <w:t>tense? past makes a lot more sense</w:t>
      </w:r>
    </w:p>
  </w:comment>
  <w:comment w:id="408" w:author="Windows User" w:date="2015-10-30T08:56:00Z" w:initials="BS">
    <w:p w14:paraId="76117212" w14:textId="77777777" w:rsidR="00A97438" w:rsidRDefault="00A97438">
      <w:pPr>
        <w:pStyle w:val="CommentText"/>
      </w:pPr>
      <w:r>
        <w:rPr>
          <w:rStyle w:val="CommentReference"/>
        </w:rPr>
        <w:annotationRef/>
      </w:r>
      <w:r>
        <w:t>why does Abouna omit sin?</w:t>
      </w:r>
    </w:p>
  </w:comment>
  <w:comment w:id="409" w:author="Windows User" w:date="2015-10-30T08:56:00Z" w:initials="BS">
    <w:p w14:paraId="165225E3" w14:textId="77777777" w:rsidR="00A97438" w:rsidRDefault="00A97438">
      <w:pPr>
        <w:pStyle w:val="CommentText"/>
      </w:pPr>
      <w:r>
        <w:rPr>
          <w:rStyle w:val="CommentReference"/>
        </w:rPr>
        <w:annotationRef/>
      </w:r>
      <w:r>
        <w:t>exalt or magnify?</w:t>
      </w:r>
    </w:p>
  </w:comment>
  <w:comment w:id="410" w:author="Windows User" w:date="2015-10-30T08:56:00Z" w:initials="BS">
    <w:p w14:paraId="688426FE" w14:textId="77777777" w:rsidR="00A97438" w:rsidRDefault="00A97438">
      <w:pPr>
        <w:pStyle w:val="CommentText"/>
      </w:pPr>
      <w:r>
        <w:rPr>
          <w:rStyle w:val="CommentReference"/>
        </w:rPr>
        <w:annotationRef/>
      </w:r>
      <w:r>
        <w:t>or iwn?</w:t>
      </w:r>
    </w:p>
  </w:comment>
  <w:comment w:id="414" w:author="Windows User" w:date="2015-10-30T08:56:00Z" w:initials="BS">
    <w:p w14:paraId="30D8BA96" w14:textId="77777777" w:rsidR="00A97438" w:rsidRDefault="00A97438">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A97438" w:rsidRDefault="00A97438">
      <w:pPr>
        <w:pStyle w:val="CommentText"/>
      </w:pPr>
      <w:r>
        <w:rPr>
          <w:rStyle w:val="CommentReference"/>
        </w:rPr>
        <w:annotationRef/>
      </w:r>
      <w:r>
        <w:t>for isn't accurate... but sounds better</w:t>
      </w:r>
    </w:p>
  </w:comment>
  <w:comment w:id="416" w:author="Windows User" w:date="2015-10-30T08:56:00Z" w:initials="BS">
    <w:p w14:paraId="55A12B09" w14:textId="77777777" w:rsidR="00A97438" w:rsidRDefault="00A97438">
      <w:pPr>
        <w:pStyle w:val="CommentText"/>
      </w:pPr>
      <w:r>
        <w:rPr>
          <w:rStyle w:val="CommentReference"/>
        </w:rPr>
        <w:annotationRef/>
      </w:r>
      <w:r>
        <w:t>exalt or magnify?</w:t>
      </w:r>
    </w:p>
  </w:comment>
  <w:comment w:id="417" w:author="Windows User" w:date="2015-10-30T08:56:00Z" w:initials="BS">
    <w:p w14:paraId="22FCD2DC" w14:textId="77777777" w:rsidR="00A97438" w:rsidRDefault="00A97438">
      <w:pPr>
        <w:pStyle w:val="CommentText"/>
      </w:pPr>
      <w:r>
        <w:rPr>
          <w:rStyle w:val="CommentReference"/>
        </w:rPr>
        <w:annotationRef/>
      </w:r>
      <w:r>
        <w:t>or iwn?</w:t>
      </w:r>
    </w:p>
  </w:comment>
  <w:comment w:id="421" w:author="Windows User" w:date="2015-10-30T08:56:00Z" w:initials="BS">
    <w:p w14:paraId="58320C8D" w14:textId="77777777" w:rsidR="00A97438" w:rsidRDefault="00A97438">
      <w:pPr>
        <w:pStyle w:val="CommentText"/>
      </w:pPr>
      <w:r>
        <w:rPr>
          <w:rStyle w:val="CommentReference"/>
        </w:rPr>
        <w:annotationRef/>
      </w:r>
      <w:r>
        <w:t>perpetual lamp?</w:t>
      </w:r>
    </w:p>
  </w:comment>
  <w:comment w:id="422" w:author="Windows User" w:date="2015-10-30T08:56:00Z" w:initials="BS">
    <w:p w14:paraId="131853C5" w14:textId="77777777" w:rsidR="00A97438" w:rsidRDefault="00A97438">
      <w:pPr>
        <w:pStyle w:val="CommentText"/>
      </w:pPr>
      <w:r>
        <w:rPr>
          <w:rStyle w:val="CommentReference"/>
        </w:rPr>
        <w:annotationRef/>
      </w:r>
      <w:r>
        <w:t>parousia?</w:t>
      </w:r>
    </w:p>
  </w:comment>
  <w:comment w:id="423" w:author="Windows User" w:date="2015-10-30T08:56:00Z" w:initials="BS">
    <w:p w14:paraId="2752582D" w14:textId="77777777" w:rsidR="00A97438" w:rsidRDefault="00A97438">
      <w:pPr>
        <w:pStyle w:val="CommentText"/>
      </w:pPr>
      <w:r>
        <w:rPr>
          <w:rStyle w:val="CommentReference"/>
        </w:rPr>
        <w:annotationRef/>
      </w:r>
      <w:r>
        <w:t>tense?</w:t>
      </w:r>
    </w:p>
  </w:comment>
  <w:comment w:id="424" w:author="Windows User" w:date="2015-10-30T08:56:00Z" w:initials="BS">
    <w:p w14:paraId="1D0D8540" w14:textId="77777777" w:rsidR="00A97438" w:rsidRDefault="00A97438">
      <w:pPr>
        <w:pStyle w:val="CommentText"/>
      </w:pPr>
      <w:r>
        <w:rPr>
          <w:rStyle w:val="CommentReference"/>
        </w:rPr>
        <w:annotationRef/>
      </w:r>
      <w:r>
        <w:t>enlightens?</w:t>
      </w:r>
    </w:p>
  </w:comment>
  <w:comment w:id="425" w:author="Windows User" w:date="2015-10-30T08:56:00Z" w:initials="BS">
    <w:p w14:paraId="2ABDA5FE" w14:textId="77777777" w:rsidR="00A97438" w:rsidRDefault="00A97438">
      <w:pPr>
        <w:pStyle w:val="CommentText"/>
      </w:pPr>
      <w:r>
        <w:rPr>
          <w:rStyle w:val="CommentReference"/>
        </w:rPr>
        <w:annotationRef/>
      </w:r>
      <w:r>
        <w:t>exalt or magnify?</w:t>
      </w:r>
    </w:p>
  </w:comment>
  <w:comment w:id="426" w:author="Windows User" w:date="2015-10-30T08:56:00Z" w:initials="BS">
    <w:p w14:paraId="4895CE86" w14:textId="77777777" w:rsidR="00A97438" w:rsidRDefault="00A97438">
      <w:pPr>
        <w:pStyle w:val="CommentText"/>
      </w:pPr>
      <w:r>
        <w:rPr>
          <w:rStyle w:val="CommentReference"/>
        </w:rPr>
        <w:annotationRef/>
      </w:r>
      <w:r>
        <w:t>or iwn?</w:t>
      </w:r>
    </w:p>
  </w:comment>
  <w:comment w:id="430" w:author="Windows User" w:date="2015-10-30T08:56:00Z" w:initials="BS">
    <w:p w14:paraId="3620CEEF" w14:textId="77777777" w:rsidR="00A97438" w:rsidRDefault="00A97438">
      <w:pPr>
        <w:pStyle w:val="CommentText"/>
      </w:pPr>
      <w:r>
        <w:rPr>
          <w:rStyle w:val="CommentReference"/>
        </w:rPr>
        <w:annotationRef/>
      </w:r>
      <w:r>
        <w:t>this order better or worse?</w:t>
      </w:r>
    </w:p>
  </w:comment>
  <w:comment w:id="431" w:author="Windows User" w:date="2015-10-30T08:56:00Z" w:initials="BS">
    <w:p w14:paraId="23AF8204" w14:textId="77777777" w:rsidR="00A97438" w:rsidRDefault="00A97438">
      <w:pPr>
        <w:pStyle w:val="CommentText"/>
      </w:pPr>
      <w:r>
        <w:rPr>
          <w:rStyle w:val="CommentReference"/>
        </w:rPr>
        <w:annotationRef/>
      </w:r>
      <w:r>
        <w:t>I think upon should stay here</w:t>
      </w:r>
    </w:p>
  </w:comment>
  <w:comment w:id="432" w:author="Windows User" w:date="2015-10-30T08:56:00Z" w:initials="BS">
    <w:p w14:paraId="1F1B891B" w14:textId="77777777" w:rsidR="00A97438" w:rsidRDefault="00A97438">
      <w:pPr>
        <w:pStyle w:val="CommentText"/>
      </w:pPr>
      <w:r>
        <w:rPr>
          <w:rStyle w:val="CommentReference"/>
        </w:rPr>
        <w:annotationRef/>
      </w:r>
      <w:r>
        <w:t>exalt or magnify?</w:t>
      </w:r>
    </w:p>
  </w:comment>
  <w:comment w:id="433" w:author="Windows User" w:date="2015-10-30T08:56:00Z" w:initials="BS">
    <w:p w14:paraId="7E678661" w14:textId="77777777" w:rsidR="00A97438" w:rsidRDefault="00A97438">
      <w:pPr>
        <w:pStyle w:val="CommentText"/>
      </w:pPr>
      <w:r>
        <w:rPr>
          <w:rStyle w:val="CommentReference"/>
        </w:rPr>
        <w:annotationRef/>
      </w:r>
      <w:r>
        <w:t>or iwn?</w:t>
      </w:r>
    </w:p>
  </w:comment>
  <w:comment w:id="441" w:author="Windows User" w:date="2015-10-30T08:56:00Z" w:initials="BS">
    <w:p w14:paraId="649B3291" w14:textId="77777777" w:rsidR="00A97438" w:rsidRDefault="00A97438">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A97438" w:rsidRDefault="00A97438">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A97438" w:rsidRDefault="00A97438">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A97438" w:rsidRDefault="00A97438">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A97438" w:rsidRDefault="00A97438">
      <w:pPr>
        <w:pStyle w:val="CommentText"/>
      </w:pPr>
      <w:r>
        <w:rPr>
          <w:rStyle w:val="CommentReference"/>
        </w:rPr>
        <w:annotationRef/>
      </w:r>
      <w:r>
        <w:t>exalt or magnify?</w:t>
      </w:r>
    </w:p>
  </w:comment>
  <w:comment w:id="446" w:author="Windows User" w:date="2015-10-30T08:56:00Z" w:initials="BS">
    <w:p w14:paraId="08E0D650" w14:textId="77777777" w:rsidR="00A97438" w:rsidRDefault="00A97438">
      <w:pPr>
        <w:pStyle w:val="CommentText"/>
      </w:pPr>
      <w:r>
        <w:rPr>
          <w:rStyle w:val="CommentReference"/>
        </w:rPr>
        <w:annotationRef/>
      </w:r>
      <w:r>
        <w:t>or iwn?</w:t>
      </w:r>
    </w:p>
  </w:comment>
  <w:comment w:id="450" w:author="Windows User" w:date="2015-10-30T08:56:00Z" w:initials="BS">
    <w:p w14:paraId="348A67F2" w14:textId="77777777" w:rsidR="00A97438" w:rsidRDefault="00A97438">
      <w:pPr>
        <w:pStyle w:val="CommentText"/>
      </w:pPr>
      <w:r>
        <w:rPr>
          <w:rStyle w:val="CommentReference"/>
        </w:rPr>
        <w:annotationRef/>
      </w:r>
      <w:r>
        <w:t>does this work?</w:t>
      </w:r>
    </w:p>
  </w:comment>
  <w:comment w:id="451" w:author="Windows User" w:date="2015-10-30T08:56:00Z" w:initials="BS">
    <w:p w14:paraId="3CC28130" w14:textId="77777777" w:rsidR="00A97438" w:rsidRDefault="00A97438">
      <w:pPr>
        <w:pStyle w:val="CommentText"/>
      </w:pPr>
      <w:r>
        <w:rPr>
          <w:rStyle w:val="CommentReference"/>
        </w:rPr>
        <w:annotationRef/>
      </w:r>
      <w:r>
        <w:t>is this right?</w:t>
      </w:r>
    </w:p>
  </w:comment>
  <w:comment w:id="452" w:author="Windows User" w:date="2015-10-30T08:56:00Z" w:initials="BS">
    <w:p w14:paraId="0CE2D2DA" w14:textId="77777777" w:rsidR="00A97438" w:rsidRDefault="00A97438">
      <w:pPr>
        <w:pStyle w:val="CommentText"/>
      </w:pPr>
      <w:r>
        <w:rPr>
          <w:rStyle w:val="CommentReference"/>
        </w:rPr>
        <w:annotationRef/>
      </w:r>
      <w:r>
        <w:t>?</w:t>
      </w:r>
    </w:p>
  </w:comment>
  <w:comment w:id="453" w:author="Windows User" w:date="2015-10-30T08:56:00Z" w:initials="BS">
    <w:p w14:paraId="74BFA273" w14:textId="77777777" w:rsidR="00A97438" w:rsidRDefault="00A97438">
      <w:pPr>
        <w:pStyle w:val="CommentText"/>
      </w:pPr>
      <w:r>
        <w:rPr>
          <w:rStyle w:val="CommentReference"/>
        </w:rPr>
        <w:annotationRef/>
      </w:r>
      <w:r>
        <w:t>about or to?</w:t>
      </w:r>
    </w:p>
  </w:comment>
  <w:comment w:id="454" w:author="Windows User" w:date="2015-10-30T08:56:00Z" w:initials="BS">
    <w:p w14:paraId="76C80AE3" w14:textId="77777777" w:rsidR="00A97438" w:rsidRDefault="00A97438">
      <w:pPr>
        <w:pStyle w:val="CommentText"/>
      </w:pPr>
      <w:r>
        <w:rPr>
          <w:rStyle w:val="CommentReference"/>
        </w:rPr>
        <w:annotationRef/>
      </w:r>
      <w:r>
        <w:t>proclaim or cry?</w:t>
      </w:r>
    </w:p>
  </w:comment>
  <w:comment w:id="455" w:author="Windows User" w:date="2015-10-30T08:56:00Z" w:initials="BS">
    <w:p w14:paraId="7356A311" w14:textId="77777777" w:rsidR="00A97438" w:rsidRDefault="00A97438">
      <w:pPr>
        <w:pStyle w:val="CommentText"/>
      </w:pPr>
      <w:r>
        <w:rPr>
          <w:rStyle w:val="CommentReference"/>
        </w:rPr>
        <w:annotationRef/>
      </w:r>
      <w:r>
        <w:t>??</w:t>
      </w:r>
    </w:p>
  </w:comment>
  <w:comment w:id="456" w:author="Windows User" w:date="2015-10-30T08:56:00Z" w:initials="BS">
    <w:p w14:paraId="5DBAC613" w14:textId="77777777" w:rsidR="00A97438" w:rsidRDefault="00A97438">
      <w:pPr>
        <w:pStyle w:val="CommentText"/>
      </w:pPr>
      <w:r>
        <w:rPr>
          <w:rStyle w:val="CommentReference"/>
        </w:rPr>
        <w:annotationRef/>
      </w:r>
      <w:r>
        <w:t>just?</w:t>
      </w:r>
    </w:p>
  </w:comment>
  <w:comment w:id="457" w:author="Windows User" w:date="2015-10-30T08:56:00Z" w:initials="BS">
    <w:p w14:paraId="614DAD54" w14:textId="77777777" w:rsidR="00A97438" w:rsidRDefault="00A97438">
      <w:pPr>
        <w:pStyle w:val="CommentText"/>
      </w:pPr>
      <w:r>
        <w:rPr>
          <w:rStyle w:val="CommentReference"/>
        </w:rPr>
        <w:annotationRef/>
      </w:r>
      <w:r>
        <w:t>chaste or meek?</w:t>
      </w:r>
    </w:p>
  </w:comment>
  <w:comment w:id="458" w:author="Windows User" w:date="2015-10-30T08:56:00Z" w:initials="BS">
    <w:p w14:paraId="7BFF54F7" w14:textId="77777777" w:rsidR="00A97438" w:rsidRDefault="00A97438">
      <w:pPr>
        <w:pStyle w:val="CommentText"/>
      </w:pPr>
      <w:r>
        <w:rPr>
          <w:rStyle w:val="CommentReference"/>
        </w:rPr>
        <w:annotationRef/>
      </w:r>
      <w:r>
        <w:t>St. Isaac? Holy issac?</w:t>
      </w:r>
    </w:p>
  </w:comment>
  <w:comment w:id="459" w:author="Windows User" w:date="2015-10-30T08:56:00Z" w:initials="BS">
    <w:p w14:paraId="0D6B85B0" w14:textId="77777777" w:rsidR="00A97438" w:rsidRDefault="00A97438">
      <w:pPr>
        <w:pStyle w:val="CommentText"/>
      </w:pPr>
      <w:r>
        <w:rPr>
          <w:rStyle w:val="CommentReference"/>
        </w:rPr>
        <w:annotationRef/>
      </w:r>
      <w:r>
        <w:t>ten thousand time?</w:t>
      </w:r>
    </w:p>
  </w:comment>
  <w:comment w:id="460" w:author="Windows User" w:date="2015-10-30T08:56:00Z" w:initials="BS">
    <w:p w14:paraId="70F47173" w14:textId="77777777" w:rsidR="00A97438" w:rsidRDefault="00A97438">
      <w:pPr>
        <w:pStyle w:val="CommentText"/>
      </w:pPr>
      <w:r>
        <w:rPr>
          <w:rStyle w:val="CommentReference"/>
        </w:rPr>
        <w:annotationRef/>
      </w:r>
      <w:r>
        <w:t>probably don't want to say despot.</w:t>
      </w:r>
    </w:p>
  </w:comment>
  <w:comment w:id="461" w:author="Windows User" w:date="2015-10-30T08:56:00Z" w:initials="BS">
    <w:p w14:paraId="6CB131AD" w14:textId="77777777" w:rsidR="00A97438" w:rsidRDefault="00A97438">
      <w:pPr>
        <w:pStyle w:val="CommentText"/>
      </w:pPr>
      <w:r>
        <w:rPr>
          <w:rStyle w:val="CommentReference"/>
        </w:rPr>
        <w:annotationRef/>
      </w:r>
      <w:r>
        <w:t>honour or pride?</w:t>
      </w:r>
    </w:p>
  </w:comment>
  <w:comment w:id="462" w:author="Windows User" w:date="2015-10-30T08:56:00Z" w:initials="BS">
    <w:p w14:paraId="64CB9F13" w14:textId="77777777" w:rsidR="00A97438" w:rsidRDefault="00A97438">
      <w:pPr>
        <w:pStyle w:val="CommentText"/>
      </w:pPr>
      <w:r>
        <w:rPr>
          <w:rStyle w:val="CommentReference"/>
        </w:rPr>
        <w:annotationRef/>
      </w:r>
      <w:r>
        <w:t>spouse or friend???</w:t>
      </w:r>
    </w:p>
  </w:comment>
  <w:comment w:id="463" w:author="Windows User" w:date="2015-10-30T08:56:00Z" w:initials="BS">
    <w:p w14:paraId="72A28506" w14:textId="77777777" w:rsidR="00A97438" w:rsidRDefault="00A97438">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A97438" w:rsidRDefault="00A97438">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A97438" w:rsidRDefault="00A97438">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A97438" w:rsidRDefault="00A97438">
      <w:pPr>
        <w:pStyle w:val="CommentText"/>
      </w:pPr>
      <w:r>
        <w:rPr>
          <w:rStyle w:val="CommentReference"/>
        </w:rPr>
        <w:annotationRef/>
      </w:r>
      <w:r>
        <w:t>pray or interceed? With or before?</w:t>
      </w:r>
    </w:p>
  </w:comment>
  <w:comment w:id="473" w:author="Windows User" w:date="2015-10-30T08:56:00Z" w:initials="WU">
    <w:p w14:paraId="1FCE53E0" w14:textId="77777777" w:rsidR="00A97438" w:rsidRDefault="00A97438">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A97438" w:rsidRDefault="00A97438">
      <w:pPr>
        <w:pStyle w:val="CommentText"/>
      </w:pPr>
      <w:r>
        <w:rPr>
          <w:rStyle w:val="CommentReference"/>
        </w:rPr>
        <w:annotationRef/>
      </w:r>
      <w:r>
        <w:t>Are more honoured?</w:t>
      </w:r>
    </w:p>
  </w:comment>
  <w:comment w:id="475" w:author="Windows User" w:date="2015-10-30T08:56:00Z" w:initials="WU">
    <w:p w14:paraId="12DBB60D" w14:textId="77777777" w:rsidR="00A97438" w:rsidRDefault="00A97438">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A97438" w:rsidRDefault="00A97438">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A97438" w:rsidRDefault="00A97438">
      <w:pPr>
        <w:pStyle w:val="CommentText"/>
      </w:pPr>
      <w:r>
        <w:rPr>
          <w:rStyle w:val="CommentReference"/>
        </w:rPr>
        <w:annotationRef/>
      </w:r>
      <w:r>
        <w:t>Reuse of truth is very awkward</w:t>
      </w:r>
    </w:p>
  </w:comment>
  <w:comment w:id="487" w:author="Windows User" w:date="2015-10-30T08:56:00Z" w:initials="WU">
    <w:p w14:paraId="724AED47" w14:textId="77777777" w:rsidR="00A97438" w:rsidRDefault="00A97438">
      <w:pPr>
        <w:pStyle w:val="CommentText"/>
      </w:pPr>
      <w:r>
        <w:rPr>
          <w:rStyle w:val="CommentReference"/>
        </w:rPr>
        <w:annotationRef/>
      </w:r>
      <w:r>
        <w:t>The Virgin Mary?</w:t>
      </w:r>
    </w:p>
  </w:comment>
  <w:comment w:id="488" w:author="Windows User" w:date="2015-10-30T08:56:00Z" w:initials="WU">
    <w:p w14:paraId="3F7DA89D" w14:textId="77777777" w:rsidR="00A97438" w:rsidRDefault="00A97438">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A97438" w:rsidRDefault="00A97438">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A97438" w:rsidRDefault="00A97438">
      <w:pPr>
        <w:pStyle w:val="CommentText"/>
      </w:pPr>
      <w:r>
        <w:rPr>
          <w:rStyle w:val="CommentReference"/>
        </w:rPr>
        <w:annotationRef/>
      </w:r>
      <w:r>
        <w:t>Not lampstand?</w:t>
      </w:r>
    </w:p>
  </w:comment>
  <w:comment w:id="494" w:author="Windows User" w:date="2015-10-30T08:56:00Z" w:initials="WU">
    <w:p w14:paraId="76A75751" w14:textId="77777777" w:rsidR="00A97438" w:rsidRDefault="00A97438">
      <w:pPr>
        <w:pStyle w:val="CommentText"/>
      </w:pPr>
      <w:r>
        <w:rPr>
          <w:rStyle w:val="CommentReference"/>
        </w:rPr>
        <w:annotationRef/>
      </w:r>
      <w:r>
        <w:t>Adorend? Ornamented?</w:t>
      </w:r>
    </w:p>
  </w:comment>
  <w:comment w:id="495" w:author="Windows User" w:date="2015-10-30T08:56:00Z" w:initials="WU">
    <w:p w14:paraId="0CCDAFB9" w14:textId="77777777" w:rsidR="00A97438" w:rsidRDefault="00A97438">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A97438" w:rsidRDefault="00A9743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A97438" w:rsidRDefault="00A97438">
      <w:pPr>
        <w:pStyle w:val="CommentText"/>
      </w:pPr>
      <w:r>
        <w:rPr>
          <w:rStyle w:val="CommentReference"/>
        </w:rPr>
        <w:annotationRef/>
      </w:r>
      <w:r>
        <w:t>Tense(s) of this vs?</w:t>
      </w:r>
    </w:p>
  </w:comment>
  <w:comment w:id="501" w:author="Windows User" w:date="2015-10-30T08:56:00Z" w:initials="WU">
    <w:p w14:paraId="6D806464" w14:textId="77777777" w:rsidR="00A97438" w:rsidRDefault="00A97438">
      <w:pPr>
        <w:pStyle w:val="CommentText"/>
      </w:pPr>
      <w:r>
        <w:rPr>
          <w:rStyle w:val="CommentReference"/>
        </w:rPr>
        <w:annotationRef/>
      </w:r>
      <w:r>
        <w:t>If no coma, then that. If coma, then which.</w:t>
      </w:r>
    </w:p>
  </w:comment>
  <w:comment w:id="502" w:author="Windows User" w:date="2015-11-21T13:10:00Z" w:initials="WU">
    <w:p w14:paraId="21B267A2" w14:textId="21A4BB9B" w:rsidR="00A97438" w:rsidRPr="00FA5B8C" w:rsidRDefault="00A9743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A97438" w:rsidRDefault="00A97438">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A97438" w:rsidRDefault="00A97438">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A97438" w:rsidRDefault="00A97438">
      <w:pPr>
        <w:pStyle w:val="CommentText"/>
      </w:pPr>
      <w:r>
        <w:rPr>
          <w:rStyle w:val="CommentReference"/>
        </w:rPr>
        <w:annotationRef/>
      </w:r>
      <w:r>
        <w:t>Care or concern?</w:t>
      </w:r>
    </w:p>
  </w:comment>
  <w:comment w:id="515" w:author="Windows User" w:date="2015-10-30T08:56:00Z" w:initials="WU">
    <w:p w14:paraId="168AADF5" w14:textId="77777777" w:rsidR="00A97438" w:rsidRDefault="00A97438">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A97438" w:rsidRDefault="00A97438">
      <w:pPr>
        <w:pStyle w:val="CommentText"/>
      </w:pPr>
      <w:r>
        <w:rPr>
          <w:rStyle w:val="CommentReference"/>
        </w:rPr>
        <w:annotationRef/>
      </w:r>
      <w:r>
        <w:t>Exceedingly? Too? So?</w:t>
      </w:r>
    </w:p>
  </w:comment>
  <w:comment w:id="524" w:author="Windows User" w:date="2015-10-30T08:56:00Z" w:initials="WU">
    <w:p w14:paraId="7B2CE30C" w14:textId="77777777" w:rsidR="00A97438" w:rsidRDefault="00A97438">
      <w:pPr>
        <w:pStyle w:val="CommentText"/>
      </w:pPr>
      <w:r>
        <w:rPr>
          <w:rStyle w:val="CommentReference"/>
        </w:rPr>
        <w:annotationRef/>
      </w:r>
      <w:r>
        <w:t>Count or heed?</w:t>
      </w:r>
    </w:p>
  </w:comment>
  <w:comment w:id="525" w:author="Windows User" w:date="2015-10-30T08:56:00Z" w:initials="WU">
    <w:p w14:paraId="040F4849" w14:textId="77777777" w:rsidR="00A97438" w:rsidRDefault="00A97438">
      <w:pPr>
        <w:pStyle w:val="CommentText"/>
      </w:pPr>
      <w:r>
        <w:rPr>
          <w:rStyle w:val="CommentReference"/>
        </w:rPr>
        <w:annotationRef/>
      </w:r>
      <w:r>
        <w:t>Ramez, I or me?</w:t>
      </w:r>
    </w:p>
  </w:comment>
  <w:comment w:id="526" w:author="Windows User" w:date="2015-10-30T08:56:00Z" w:initials="WU">
    <w:p w14:paraId="5954D4FC" w14:textId="77777777" w:rsidR="00A97438" w:rsidRDefault="00A97438">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A97438" w:rsidRDefault="00A97438">
      <w:pPr>
        <w:pStyle w:val="CommentText"/>
      </w:pPr>
      <w:r>
        <w:rPr>
          <w:rStyle w:val="CommentReference"/>
        </w:rPr>
        <w:annotationRef/>
      </w:r>
      <w:r>
        <w:t>That a sinner die would make this consistent.</w:t>
      </w:r>
    </w:p>
  </w:comment>
  <w:comment w:id="528" w:author="Windows User" w:date="2015-10-30T08:56:00Z" w:initials="WU">
    <w:p w14:paraId="73469DF7" w14:textId="77777777" w:rsidR="00A97438" w:rsidRDefault="00A97438">
      <w:pPr>
        <w:pStyle w:val="CommentText"/>
      </w:pPr>
      <w:r>
        <w:rPr>
          <w:rStyle w:val="CommentReference"/>
        </w:rPr>
        <w:annotationRef/>
      </w:r>
      <w:r>
        <w:t>Kind-hearted or merciful?</w:t>
      </w:r>
    </w:p>
  </w:comment>
  <w:comment w:id="529" w:author="Windows User" w:date="2015-10-30T08:56:00Z" w:initials="WU">
    <w:p w14:paraId="772707E9" w14:textId="77777777" w:rsidR="00A97438" w:rsidRDefault="00A97438">
      <w:pPr>
        <w:pStyle w:val="CommentText"/>
      </w:pPr>
      <w:r>
        <w:rPr>
          <w:rStyle w:val="CommentReference"/>
        </w:rPr>
        <w:annotationRef/>
      </w:r>
      <w:r>
        <w:t>Compassions or tender mercies?</w:t>
      </w:r>
    </w:p>
  </w:comment>
  <w:comment w:id="530" w:author="Windows User" w:date="2015-10-30T08:56:00Z" w:initials="WU">
    <w:p w14:paraId="2F67672A" w14:textId="77777777" w:rsidR="00A97438" w:rsidRDefault="00A97438">
      <w:pPr>
        <w:pStyle w:val="CommentText"/>
      </w:pPr>
      <w:r>
        <w:rPr>
          <w:rStyle w:val="CommentReference"/>
        </w:rPr>
        <w:annotationRef/>
      </w:r>
      <w:r>
        <w:t>May He or that He may</w:t>
      </w:r>
    </w:p>
  </w:comment>
  <w:comment w:id="560" w:author="Windows User" w:date="2015-10-30T08:56:00Z" w:initials="BS">
    <w:p w14:paraId="2CED70EE" w14:textId="77777777" w:rsidR="00A97438" w:rsidRDefault="00A97438">
      <w:pPr>
        <w:pStyle w:val="CommentText"/>
      </w:pPr>
      <w:r>
        <w:rPr>
          <w:rStyle w:val="CommentReference"/>
        </w:rPr>
        <w:annotationRef/>
      </w:r>
      <w:r>
        <w:t>very greatly is redundant...</w:t>
      </w:r>
    </w:p>
  </w:comment>
  <w:comment w:id="561" w:author="Windows User" w:date="2015-10-30T08:56:00Z" w:initials="BS">
    <w:p w14:paraId="2C12168E" w14:textId="77777777" w:rsidR="00A97438" w:rsidRDefault="00A97438">
      <w:pPr>
        <w:pStyle w:val="CommentText"/>
      </w:pPr>
      <w:r>
        <w:rPr>
          <w:rStyle w:val="CommentReference"/>
        </w:rPr>
        <w:annotationRef/>
      </w:r>
      <w:r>
        <w:t>above? in?</w:t>
      </w:r>
    </w:p>
  </w:comment>
  <w:comment w:id="562" w:author="Windows User" w:date="2015-10-30T08:56:00Z" w:initials="BS">
    <w:p w14:paraId="4CF812FD" w14:textId="77777777" w:rsidR="00A97438" w:rsidRDefault="00A97438">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A97438" w:rsidRDefault="00A97438">
      <w:pPr>
        <w:pStyle w:val="CommentText"/>
      </w:pPr>
      <w:r>
        <w:rPr>
          <w:rStyle w:val="CommentReference"/>
        </w:rPr>
        <w:annotationRef/>
      </w:r>
      <w:r>
        <w:t>mediated or put into practice?</w:t>
      </w:r>
    </w:p>
  </w:comment>
  <w:comment w:id="564" w:author="Windows User" w:date="2015-10-30T08:56:00Z" w:initials="BS">
    <w:p w14:paraId="0583089C" w14:textId="77777777" w:rsidR="00A97438" w:rsidRDefault="00A97438">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A97438" w:rsidRDefault="00A97438">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A97438" w:rsidRDefault="00A97438">
      <w:pPr>
        <w:pStyle w:val="CommentText"/>
      </w:pPr>
      <w:r>
        <w:rPr>
          <w:rStyle w:val="CommentReference"/>
        </w:rPr>
        <w:annotationRef/>
      </w:r>
      <w:r>
        <w:t>thoughts or senses?</w:t>
      </w:r>
    </w:p>
  </w:comment>
  <w:comment w:id="567" w:author="Windows User" w:date="2015-10-30T08:56:00Z" w:initials="BS">
    <w:p w14:paraId="6CEBB671" w14:textId="77777777" w:rsidR="00A97438" w:rsidRDefault="00A97438">
      <w:pPr>
        <w:pStyle w:val="CommentText"/>
      </w:pPr>
      <w:r>
        <w:rPr>
          <w:rStyle w:val="CommentReference"/>
        </w:rPr>
        <w:annotationRef/>
      </w:r>
      <w:r>
        <w:t>lay? set? cast?</w:t>
      </w:r>
    </w:p>
  </w:comment>
  <w:comment w:id="568" w:author="Windows User" w:date="2015-10-30T08:56:00Z" w:initials="BS">
    <w:p w14:paraId="29C31040" w14:textId="77777777" w:rsidR="00A97438" w:rsidRDefault="00A97438">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A97438" w:rsidRDefault="00A97438">
      <w:pPr>
        <w:pStyle w:val="CommentText"/>
      </w:pPr>
      <w:r>
        <w:rPr>
          <w:rStyle w:val="CommentReference"/>
        </w:rPr>
        <w:annotationRef/>
      </w:r>
      <w:r>
        <w:t>types?</w:t>
      </w:r>
    </w:p>
  </w:comment>
  <w:comment w:id="577" w:author="Windows User" w:date="2015-10-30T08:56:00Z" w:initials="BS">
    <w:p w14:paraId="04455D69" w14:textId="77777777" w:rsidR="00A97438" w:rsidRDefault="00A97438">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A97438" w:rsidRDefault="00A97438">
      <w:pPr>
        <w:pStyle w:val="CommentText"/>
      </w:pPr>
      <w:r>
        <w:rPr>
          <w:rStyle w:val="CommentReference"/>
        </w:rPr>
        <w:annotationRef/>
      </w:r>
      <w:r>
        <w:t>risen, or shone?</w:t>
      </w:r>
    </w:p>
  </w:comment>
  <w:comment w:id="585" w:author="Windows User" w:date="2015-10-30T08:56:00Z" w:initials="BS">
    <w:p w14:paraId="1FF53EBB" w14:textId="77777777" w:rsidR="00A97438" w:rsidRDefault="00A97438">
      <w:pPr>
        <w:pStyle w:val="CommentText"/>
      </w:pPr>
      <w:r>
        <w:rPr>
          <w:rStyle w:val="CommentReference"/>
        </w:rPr>
        <w:annotationRef/>
      </w:r>
      <w:r>
        <w:t>cap?</w:t>
      </w:r>
    </w:p>
  </w:comment>
  <w:comment w:id="586" w:author="Windows User" w:date="2015-10-30T08:56:00Z" w:initials="BS">
    <w:p w14:paraId="1E7441CF" w14:textId="77777777" w:rsidR="00A97438" w:rsidRDefault="00A97438">
      <w:pPr>
        <w:pStyle w:val="CommentText"/>
      </w:pPr>
      <w:r>
        <w:rPr>
          <w:rStyle w:val="CommentReference"/>
        </w:rPr>
        <w:annotationRef/>
      </w:r>
      <w:r>
        <w:t>save? redeem?</w:t>
      </w:r>
    </w:p>
  </w:comment>
  <w:comment w:id="590" w:author="Windows User" w:date="2015-11-02T09:17:00Z" w:initials="BS">
    <w:p w14:paraId="6D0D6CAD" w14:textId="77777777" w:rsidR="00A97438" w:rsidRDefault="00A97438"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A97438" w:rsidRDefault="00A97438">
      <w:pPr>
        <w:pStyle w:val="CommentText"/>
      </w:pPr>
      <w:r>
        <w:rPr>
          <w:rStyle w:val="CommentReference"/>
        </w:rPr>
        <w:annotationRef/>
      </w:r>
      <w:r>
        <w:t>or should " be down here</w:t>
      </w:r>
    </w:p>
  </w:comment>
  <w:comment w:id="595" w:author="Windows User" w:date="2015-10-30T08:56:00Z" w:initials="BS">
    <w:p w14:paraId="59118737" w14:textId="77777777" w:rsidR="00A97438" w:rsidRDefault="00A97438">
      <w:pPr>
        <w:pStyle w:val="CommentText"/>
      </w:pPr>
      <w:r>
        <w:rPr>
          <w:rStyle w:val="CommentReference"/>
        </w:rPr>
        <w:annotationRef/>
      </w:r>
      <w:r>
        <w:t>was overcame or did overcome? very different...</w:t>
      </w:r>
    </w:p>
  </w:comment>
  <w:comment w:id="599" w:author="Windows User" w:date="2015-10-30T08:56:00Z" w:initials="BS">
    <w:p w14:paraId="107D1E1A" w14:textId="77777777" w:rsidR="00A97438" w:rsidRDefault="00A97438">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A97438" w:rsidRDefault="00A97438">
      <w:pPr>
        <w:pStyle w:val="CommentText"/>
      </w:pPr>
      <w:r>
        <w:rPr>
          <w:rStyle w:val="CommentReference"/>
        </w:rPr>
        <w:annotationRef/>
      </w:r>
      <w:r>
        <w:t>L.A. is quite different fo rthis vs...</w:t>
      </w:r>
    </w:p>
  </w:comment>
  <w:comment w:id="607" w:author="Windows User" w:date="2015-10-30T08:56:00Z" w:initials="BS">
    <w:p w14:paraId="1C23DEA6" w14:textId="77777777" w:rsidR="00A97438" w:rsidRDefault="00A97438">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A97438" w:rsidRDefault="00A97438">
      <w:pPr>
        <w:pStyle w:val="CommentText"/>
      </w:pPr>
      <w:r>
        <w:rPr>
          <w:rStyle w:val="CommentReference"/>
        </w:rPr>
        <w:annotationRef/>
      </w:r>
      <w:r>
        <w:t>dividing wall?</w:t>
      </w:r>
    </w:p>
  </w:comment>
  <w:comment w:id="612" w:author="Windows User" w:date="2015-10-30T08:56:00Z" w:initials="BS">
    <w:p w14:paraId="412B39E6" w14:textId="77777777" w:rsidR="00A97438" w:rsidRDefault="00A97438">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A97438" w:rsidRDefault="00A97438">
      <w:pPr>
        <w:pStyle w:val="CommentText"/>
      </w:pPr>
      <w:r>
        <w:rPr>
          <w:rStyle w:val="CommentReference"/>
        </w:rPr>
        <w:annotationRef/>
      </w:r>
      <w:r>
        <w:t>sing hymns to be consistent with above?</w:t>
      </w:r>
    </w:p>
  </w:comment>
  <w:comment w:id="614" w:author="Windows User" w:date="2015-10-30T08:56:00Z" w:initials="BS">
    <w:p w14:paraId="1954C506" w14:textId="77777777" w:rsidR="00A97438" w:rsidRDefault="00A97438">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A97438" w:rsidRDefault="00A97438">
      <w:pPr>
        <w:pStyle w:val="CommentText"/>
      </w:pPr>
      <w:r>
        <w:rPr>
          <w:rStyle w:val="CommentReference"/>
        </w:rPr>
        <w:annotationRef/>
      </w:r>
      <w:r>
        <w:t>Is "je" enough justification to prepend 'saying'?</w:t>
      </w:r>
    </w:p>
  </w:comment>
  <w:comment w:id="616" w:author="Windows User" w:date="2015-10-30T08:56:00Z" w:initials="BS">
    <w:p w14:paraId="6C444D3B" w14:textId="77777777" w:rsidR="00A97438" w:rsidRDefault="00A97438">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A97438" w:rsidRDefault="00A97438">
      <w:pPr>
        <w:pStyle w:val="CommentText"/>
      </w:pPr>
      <w:r>
        <w:rPr>
          <w:rStyle w:val="CommentReference"/>
        </w:rPr>
        <w:annotationRef/>
      </w:r>
      <w:r>
        <w:t>or "sining"?</w:t>
      </w:r>
    </w:p>
  </w:comment>
  <w:comment w:id="622" w:author="Windows User" w:date="2015-10-30T08:56:00Z" w:initials="BS">
    <w:p w14:paraId="0D1101A9" w14:textId="77777777" w:rsidR="00A97438" w:rsidRDefault="00A97438">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A97438" w:rsidRDefault="00A97438">
      <w:pPr>
        <w:pStyle w:val="CommentText"/>
      </w:pPr>
      <w:r>
        <w:rPr>
          <w:rStyle w:val="CommentReference"/>
        </w:rPr>
        <w:annotationRef/>
      </w:r>
      <w:r>
        <w:t>any sense of authority in coptic?</w:t>
      </w:r>
    </w:p>
  </w:comment>
  <w:comment w:id="624" w:author="Windows User" w:date="2015-11-02T12:45:00Z" w:initials="BS">
    <w:p w14:paraId="2D944131" w14:textId="77777777" w:rsidR="00A97438" w:rsidRDefault="00A97438">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A97438" w:rsidRDefault="00A97438">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A97438" w:rsidRDefault="00A97438">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A97438" w:rsidRDefault="00A97438">
      <w:pPr>
        <w:pStyle w:val="CommentText"/>
      </w:pPr>
      <w:r>
        <w:rPr>
          <w:rStyle w:val="CommentReference"/>
        </w:rPr>
        <w:annotationRef/>
      </w:r>
      <w:r>
        <w:t>cold frost? frosty cold? too many ands.</w:t>
      </w:r>
    </w:p>
  </w:comment>
  <w:comment w:id="636" w:author="Windows User" w:date="2015-10-30T08:56:00Z" w:initials="BS">
    <w:p w14:paraId="44C68E13" w14:textId="77777777" w:rsidR="00A97438" w:rsidRDefault="00A97438">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A97438" w:rsidRDefault="00A97438">
      <w:pPr>
        <w:pStyle w:val="CommentText"/>
      </w:pPr>
      <w:r>
        <w:rPr>
          <w:rStyle w:val="CommentReference"/>
        </w:rPr>
        <w:annotationRef/>
      </w:r>
      <w:r>
        <w:t>Received or bought?</w:t>
      </w:r>
    </w:p>
  </w:comment>
  <w:comment w:id="654" w:author="Brett Slote" w:date="2015-10-30T08:56:00Z" w:initials="BS">
    <w:p w14:paraId="4DF8C7B4" w14:textId="77777777" w:rsidR="00A97438" w:rsidRDefault="00A97438">
      <w:pPr>
        <w:pStyle w:val="CommentText"/>
      </w:pPr>
      <w:r>
        <w:rPr>
          <w:rStyle w:val="CommentReference"/>
        </w:rPr>
        <w:annotationRef/>
      </w:r>
      <w:r>
        <w:t>Not hail to you?</w:t>
      </w:r>
    </w:p>
  </w:comment>
  <w:comment w:id="657" w:author="Brett Slote" w:date="2015-10-30T08:56:00Z" w:initials="BS">
    <w:p w14:paraId="5C1218C2" w14:textId="77777777" w:rsidR="00A97438" w:rsidRDefault="00A97438">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A97438" w:rsidRDefault="00A97438">
      <w:pPr>
        <w:pStyle w:val="CommentText"/>
      </w:pPr>
      <w:r>
        <w:rPr>
          <w:rStyle w:val="CommentReference"/>
        </w:rPr>
        <w:annotationRef/>
      </w:r>
      <w:r>
        <w:t>Uncircumscript?</w:t>
      </w:r>
    </w:p>
  </w:comment>
  <w:comment w:id="663" w:author="Brett Slote" w:date="2015-10-30T08:56:00Z" w:initials="BS">
    <w:p w14:paraId="4350A62E" w14:textId="77777777" w:rsidR="00A97438" w:rsidRDefault="00A97438">
      <w:pPr>
        <w:pStyle w:val="CommentText"/>
      </w:pPr>
      <w:r>
        <w:rPr>
          <w:rStyle w:val="CommentReference"/>
        </w:rPr>
        <w:annotationRef/>
      </w:r>
      <w:r>
        <w:t>Orthodox?</w:t>
      </w:r>
    </w:p>
  </w:comment>
  <w:comment w:id="664" w:author="Brett Slote" w:date="2015-10-30T08:56:00Z" w:initials="BS">
    <w:p w14:paraId="08040BF4" w14:textId="77777777" w:rsidR="00A97438" w:rsidRDefault="00A97438">
      <w:pPr>
        <w:pStyle w:val="CommentText"/>
      </w:pPr>
      <w:r>
        <w:rPr>
          <w:rStyle w:val="CommentReference"/>
        </w:rPr>
        <w:annotationRef/>
      </w:r>
      <w:r>
        <w:t>Faith?</w:t>
      </w:r>
    </w:p>
  </w:comment>
  <w:comment w:id="667" w:author="Brett Slote" w:date="2015-10-30T08:56:00Z" w:initials="BS">
    <w:p w14:paraId="1E4B4FEE" w14:textId="77777777" w:rsidR="00A97438" w:rsidRDefault="00A97438">
      <w:pPr>
        <w:pStyle w:val="CommentText"/>
      </w:pPr>
      <w:r>
        <w:rPr>
          <w:rStyle w:val="CommentReference"/>
        </w:rPr>
        <w:annotationRef/>
      </w:r>
      <w:r>
        <w:t>Need a consistent policy</w:t>
      </w:r>
    </w:p>
  </w:comment>
  <w:comment w:id="671" w:author="Brett Slote" w:date="2015-10-30T08:56:00Z" w:initials="BS">
    <w:p w14:paraId="4A463175" w14:textId="77777777" w:rsidR="00A97438" w:rsidRDefault="00A97438">
      <w:pPr>
        <w:pStyle w:val="CommentText"/>
      </w:pPr>
      <w:r>
        <w:rPr>
          <w:rStyle w:val="CommentReference"/>
        </w:rPr>
        <w:annotationRef/>
      </w:r>
      <w:r>
        <w:t>Ramez, He or Him?</w:t>
      </w:r>
    </w:p>
  </w:comment>
  <w:comment w:id="672" w:author="Brett Slote" w:date="2015-10-30T08:56:00Z" w:initials="BS">
    <w:p w14:paraId="01E420BC" w14:textId="77777777" w:rsidR="00A97438" w:rsidRDefault="00A97438">
      <w:pPr>
        <w:pStyle w:val="CommentText"/>
      </w:pPr>
      <w:r>
        <w:rPr>
          <w:rStyle w:val="CommentReference"/>
        </w:rPr>
        <w:annotationRef/>
      </w:r>
      <w:r>
        <w:t>On? By?</w:t>
      </w:r>
    </w:p>
  </w:comment>
  <w:comment w:id="673" w:author="Windows User" w:date="2015-11-21T13:15:00Z" w:initials="WU">
    <w:p w14:paraId="4BEB75B4" w14:textId="201EED17" w:rsidR="00A97438" w:rsidRDefault="00A97438">
      <w:pPr>
        <w:pStyle w:val="CommentText"/>
      </w:pPr>
      <w:r>
        <w:rPr>
          <w:rStyle w:val="CommentReference"/>
        </w:rPr>
        <w:annotationRef/>
      </w:r>
      <w:r>
        <w:t>check</w:t>
      </w:r>
    </w:p>
  </w:comment>
  <w:comment w:id="678" w:author="Windows User" w:date="2015-10-30T08:56:00Z" w:initials="BS">
    <w:p w14:paraId="27C88DDC" w14:textId="77777777" w:rsidR="00A97438" w:rsidRDefault="00A97438">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A97438" w:rsidRDefault="00A97438">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A97438" w:rsidRDefault="00A97438">
      <w:pPr>
        <w:pStyle w:val="CommentText"/>
      </w:pPr>
      <w:r>
        <w:rPr>
          <w:rStyle w:val="CommentReference"/>
        </w:rPr>
        <w:annotationRef/>
      </w:r>
      <w:r>
        <w:t>adjective? severe?</w:t>
      </w:r>
    </w:p>
  </w:comment>
  <w:comment w:id="687" w:author="Windows User" w:date="2015-11-21T13:15:00Z" w:initials="WU">
    <w:p w14:paraId="5D7A5708" w14:textId="27F5BDCC" w:rsidR="00A97438" w:rsidRDefault="00A97438">
      <w:pPr>
        <w:pStyle w:val="CommentText"/>
      </w:pPr>
      <w:r>
        <w:rPr>
          <w:rStyle w:val="CommentReference"/>
        </w:rPr>
        <w:annotationRef/>
      </w:r>
      <w:r>
        <w:t>check</w:t>
      </w:r>
    </w:p>
  </w:comment>
  <w:comment w:id="689" w:author="Windows User" w:date="2015-10-30T08:56:00Z" w:initials="BS">
    <w:p w14:paraId="4899C8E2" w14:textId="77777777" w:rsidR="00A97438" w:rsidRDefault="00A97438">
      <w:pPr>
        <w:pStyle w:val="CommentText"/>
      </w:pPr>
      <w:r>
        <w:rPr>
          <w:rStyle w:val="CommentReference"/>
        </w:rPr>
        <w:annotationRef/>
      </w:r>
      <w:r>
        <w:t>too literal?</w:t>
      </w:r>
    </w:p>
  </w:comment>
  <w:comment w:id="692" w:author="Windows User" w:date="2015-10-30T08:56:00Z" w:initials="BS">
    <w:p w14:paraId="4EBC6F27" w14:textId="77777777" w:rsidR="00A97438" w:rsidRDefault="00A97438">
      <w:pPr>
        <w:pStyle w:val="CommentText"/>
      </w:pPr>
      <w:r>
        <w:rPr>
          <w:rStyle w:val="CommentReference"/>
        </w:rPr>
        <w:annotationRef/>
      </w:r>
      <w:r>
        <w:t>awkward</w:t>
      </w:r>
    </w:p>
  </w:comment>
  <w:comment w:id="693" w:author="Windows User" w:date="2015-10-30T08:56:00Z" w:initials="BS">
    <w:p w14:paraId="2E00F7F9" w14:textId="77777777" w:rsidR="00A97438" w:rsidRDefault="00A97438">
      <w:pPr>
        <w:pStyle w:val="CommentText"/>
      </w:pPr>
      <w:r>
        <w:rPr>
          <w:rStyle w:val="CommentReference"/>
        </w:rPr>
        <w:annotationRef/>
      </w:r>
      <w:r>
        <w:t>sits, less literal, but more clear?</w:t>
      </w:r>
    </w:p>
  </w:comment>
  <w:comment w:id="694" w:author="Windows User" w:date="2015-10-30T08:56:00Z" w:initials="BS">
    <w:p w14:paraId="7635C5E6" w14:textId="77777777" w:rsidR="00A97438" w:rsidRDefault="00A97438">
      <w:pPr>
        <w:pStyle w:val="CommentText"/>
      </w:pPr>
      <w:r>
        <w:rPr>
          <w:rStyle w:val="CommentReference"/>
        </w:rPr>
        <w:annotationRef/>
      </w:r>
      <w:r>
        <w:t>awkward</w:t>
      </w:r>
    </w:p>
  </w:comment>
  <w:comment w:id="696" w:author="Windows User" w:date="2015-10-30T08:56:00Z" w:initials="BS">
    <w:p w14:paraId="07F5FC79" w14:textId="77777777" w:rsidR="00A97438" w:rsidRDefault="00A97438">
      <w:pPr>
        <w:pStyle w:val="CommentText"/>
      </w:pPr>
      <w:r>
        <w:rPr>
          <w:rStyle w:val="CommentReference"/>
        </w:rPr>
        <w:annotationRef/>
      </w:r>
      <w:r>
        <w:t>terribly awkward</w:t>
      </w:r>
    </w:p>
  </w:comment>
  <w:comment w:id="697" w:author="Windows User" w:date="2015-11-21T13:16:00Z" w:initials="WU">
    <w:p w14:paraId="197F0F42" w14:textId="5078F6FA" w:rsidR="00A97438" w:rsidRDefault="00A97438">
      <w:pPr>
        <w:pStyle w:val="CommentText"/>
      </w:pPr>
      <w:r>
        <w:rPr>
          <w:rStyle w:val="CommentReference"/>
        </w:rPr>
        <w:annotationRef/>
      </w:r>
      <w:r>
        <w:t>check</w:t>
      </w:r>
    </w:p>
  </w:comment>
  <w:comment w:id="698" w:author="Windows User" w:date="2015-11-21T13:16:00Z" w:initials="WU">
    <w:p w14:paraId="4BA7ACF0" w14:textId="3D32F115" w:rsidR="00A97438" w:rsidRDefault="00A97438">
      <w:pPr>
        <w:pStyle w:val="CommentText"/>
      </w:pPr>
      <w:r>
        <w:rPr>
          <w:rStyle w:val="CommentReference"/>
        </w:rPr>
        <w:annotationRef/>
      </w:r>
      <w:r>
        <w:t>check</w:t>
      </w:r>
    </w:p>
  </w:comment>
  <w:comment w:id="699" w:author="Windows User" w:date="2015-11-21T13:16:00Z" w:initials="WU">
    <w:p w14:paraId="6657783C" w14:textId="2A8AC09D" w:rsidR="00A97438" w:rsidRDefault="00A97438">
      <w:pPr>
        <w:pStyle w:val="CommentText"/>
      </w:pPr>
      <w:r>
        <w:rPr>
          <w:rStyle w:val="CommentReference"/>
        </w:rPr>
        <w:annotationRef/>
      </w:r>
      <w:r>
        <w:t>check</w:t>
      </w:r>
    </w:p>
  </w:comment>
  <w:comment w:id="700" w:author="Windows User" w:date="2015-11-21T13:16:00Z" w:initials="WU">
    <w:p w14:paraId="280C2333" w14:textId="7D468F5B" w:rsidR="00A97438" w:rsidRDefault="00A97438">
      <w:pPr>
        <w:pStyle w:val="CommentText"/>
      </w:pPr>
      <w:r>
        <w:rPr>
          <w:rStyle w:val="CommentReference"/>
        </w:rPr>
        <w:annotationRef/>
      </w:r>
      <w:r>
        <w:t>check</w:t>
      </w:r>
    </w:p>
  </w:comment>
  <w:comment w:id="702" w:author="Windows User" w:date="2015-10-30T08:56:00Z" w:initials="BS">
    <w:p w14:paraId="02E36170" w14:textId="77777777" w:rsidR="00A97438" w:rsidRDefault="00A97438">
      <w:pPr>
        <w:pStyle w:val="CommentText"/>
      </w:pPr>
      <w:r>
        <w:rPr>
          <w:rStyle w:val="CommentReference"/>
        </w:rPr>
        <w:annotationRef/>
      </w:r>
      <w:r>
        <w:t>sat?</w:t>
      </w:r>
    </w:p>
  </w:comment>
  <w:comment w:id="703" w:author="Windows User" w:date="2015-11-21T13:17:00Z" w:initials="WU">
    <w:p w14:paraId="16F69644" w14:textId="555FDE59" w:rsidR="00A97438" w:rsidRDefault="00A97438">
      <w:pPr>
        <w:pStyle w:val="CommentText"/>
      </w:pPr>
      <w:r>
        <w:rPr>
          <w:rStyle w:val="CommentReference"/>
        </w:rPr>
        <w:annotationRef/>
      </w:r>
      <w:r>
        <w:t>check</w:t>
      </w:r>
    </w:p>
  </w:comment>
  <w:comment w:id="704" w:author="Windows User" w:date="2015-11-21T13:17:00Z" w:initials="WU">
    <w:p w14:paraId="59E1ECCC" w14:textId="61291C66" w:rsidR="00A97438" w:rsidRDefault="00A97438">
      <w:pPr>
        <w:pStyle w:val="CommentText"/>
      </w:pPr>
      <w:r>
        <w:rPr>
          <w:rStyle w:val="CommentReference"/>
        </w:rPr>
        <w:annotationRef/>
      </w:r>
      <w:r>
        <w:t>check</w:t>
      </w:r>
    </w:p>
  </w:comment>
  <w:comment w:id="707" w:author="Windows User" w:date="2015-10-30T08:56:00Z" w:initials="BS">
    <w:p w14:paraId="681DB0FE" w14:textId="77777777" w:rsidR="00A97438" w:rsidRDefault="00A97438">
      <w:pPr>
        <w:pStyle w:val="CommentText"/>
      </w:pPr>
      <w:r>
        <w:rPr>
          <w:rStyle w:val="CommentReference"/>
        </w:rPr>
        <w:annotationRef/>
      </w:r>
      <w:r>
        <w:t>entered and come forth, or entered through it?</w:t>
      </w:r>
    </w:p>
  </w:comment>
  <w:comment w:id="708" w:author="Windows User" w:date="2015-10-30T08:56:00Z" w:initials="BS">
    <w:p w14:paraId="561C0007" w14:textId="77777777" w:rsidR="00A97438" w:rsidRDefault="00A97438">
      <w:pPr>
        <w:pStyle w:val="CommentText"/>
      </w:pPr>
      <w:r>
        <w:rPr>
          <w:rStyle w:val="CommentReference"/>
        </w:rPr>
        <w:annotationRef/>
      </w:r>
      <w:r>
        <w:t>appearing?</w:t>
      </w:r>
    </w:p>
  </w:comment>
  <w:comment w:id="709" w:author="Windows User" w:date="2015-10-30T08:56:00Z" w:initials="BS">
    <w:p w14:paraId="0B39F1C6" w14:textId="77777777" w:rsidR="00A97438" w:rsidRDefault="00A97438">
      <w:pPr>
        <w:pStyle w:val="CommentText"/>
      </w:pPr>
      <w:r>
        <w:rPr>
          <w:rStyle w:val="CommentReference"/>
        </w:rPr>
        <w:annotationRef/>
      </w:r>
      <w:r>
        <w:t>He</w:t>
      </w:r>
    </w:p>
  </w:comment>
  <w:comment w:id="714" w:author="Windows User" w:date="2015-10-30T08:56:00Z" w:initials="BS">
    <w:p w14:paraId="48FCFB9E" w14:textId="77777777" w:rsidR="00A97438" w:rsidRDefault="00A97438">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A97438" w:rsidRDefault="00A97438">
      <w:pPr>
        <w:pStyle w:val="CommentText"/>
      </w:pPr>
      <w:r>
        <w:rPr>
          <w:rStyle w:val="CommentReference"/>
        </w:rPr>
        <w:annotationRef/>
      </w:r>
      <w:r>
        <w:t>For forty days</w:t>
      </w:r>
    </w:p>
  </w:comment>
  <w:comment w:id="716" w:author="Windows User" w:date="2015-10-30T08:56:00Z" w:initials="BS">
    <w:p w14:paraId="3A60EA56" w14:textId="77777777" w:rsidR="00A97438" w:rsidRDefault="00A97438">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A97438" w:rsidRDefault="00A97438">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A97438" w:rsidRDefault="00A97438">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A97438" w:rsidRDefault="00A97438">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A97438" w:rsidRDefault="00A97438">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A97438" w:rsidRDefault="00A97438">
      <w:pPr>
        <w:pStyle w:val="CommentText"/>
      </w:pPr>
      <w:r>
        <w:rPr>
          <w:rStyle w:val="CommentReference"/>
        </w:rPr>
        <w:annotationRef/>
      </w:r>
      <w:r>
        <w:t>repeat quotes or contiguious?</w:t>
      </w:r>
    </w:p>
  </w:comment>
  <w:comment w:id="730" w:author="Windows User" w:date="2015-10-30T08:56:00Z" w:initials="BS">
    <w:p w14:paraId="56656ACA" w14:textId="77777777" w:rsidR="00A97438" w:rsidRDefault="00A97438">
      <w:pPr>
        <w:pStyle w:val="CommentText"/>
      </w:pPr>
      <w:r>
        <w:rPr>
          <w:rStyle w:val="CommentReference"/>
        </w:rPr>
        <w:annotationRef/>
      </w:r>
      <w:r>
        <w:t>in strength?</w:t>
      </w:r>
    </w:p>
  </w:comment>
  <w:comment w:id="731" w:author="Windows User" w:date="2015-10-30T08:56:00Z" w:initials="BS">
    <w:p w14:paraId="0BBEA7F8" w14:textId="77777777" w:rsidR="00A97438" w:rsidRDefault="00A97438">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A97438" w:rsidRDefault="00A97438">
      <w:pPr>
        <w:pStyle w:val="CommentText"/>
      </w:pPr>
      <w:r>
        <w:rPr>
          <w:rStyle w:val="CommentReference"/>
        </w:rPr>
        <w:annotationRef/>
      </w:r>
      <w:r>
        <w:t>theotokos, not mav em ef Nooti</w:t>
      </w:r>
    </w:p>
  </w:comment>
  <w:comment w:id="734" w:author="Windows User" w:date="2015-10-30T08:56:00Z" w:initials="BS">
    <w:p w14:paraId="76D071C9" w14:textId="77777777" w:rsidR="00A97438" w:rsidRDefault="00A97438">
      <w:pPr>
        <w:pStyle w:val="CommentText"/>
      </w:pPr>
      <w:r>
        <w:rPr>
          <w:rStyle w:val="CommentReference"/>
        </w:rPr>
        <w:annotationRef/>
      </w:r>
      <w:r>
        <w:t>in?</w:t>
      </w:r>
    </w:p>
  </w:comment>
  <w:comment w:id="736" w:author="Windows User" w:date="2015-10-30T08:56:00Z" w:initials="BS">
    <w:p w14:paraId="35AA1BF7" w14:textId="77777777" w:rsidR="00A97438" w:rsidRDefault="00A97438">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A97438" w:rsidRDefault="00A97438">
      <w:pPr>
        <w:pStyle w:val="CommentText"/>
      </w:pPr>
      <w:r>
        <w:rPr>
          <w:rStyle w:val="CommentReference"/>
        </w:rPr>
        <w:annotationRef/>
      </w:r>
      <w:r>
        <w:t>tense?</w:t>
      </w:r>
    </w:p>
  </w:comment>
  <w:comment w:id="739" w:author="Windows User" w:date="2015-10-30T08:56:00Z" w:initials="BS">
    <w:p w14:paraId="3CF45818" w14:textId="77777777" w:rsidR="00A97438" w:rsidRDefault="00A97438">
      <w:pPr>
        <w:pStyle w:val="CommentText"/>
      </w:pPr>
      <w:r>
        <w:rPr>
          <w:rStyle w:val="CommentReference"/>
        </w:rPr>
        <w:annotationRef/>
      </w:r>
      <w:r>
        <w:t>too far for a pronoun</w:t>
      </w:r>
    </w:p>
  </w:comment>
  <w:comment w:id="740" w:author="Windows User" w:date="2015-10-30T08:56:00Z" w:initials="BS">
    <w:p w14:paraId="04E47880" w14:textId="77777777" w:rsidR="00A97438" w:rsidRDefault="00A97438">
      <w:pPr>
        <w:pStyle w:val="CommentText"/>
      </w:pPr>
      <w:r>
        <w:rPr>
          <w:rStyle w:val="CommentReference"/>
        </w:rPr>
        <w:annotationRef/>
      </w:r>
      <w:r>
        <w:t>deemed or made?</w:t>
      </w:r>
    </w:p>
  </w:comment>
  <w:comment w:id="742" w:author="Windows User" w:date="2015-10-30T08:56:00Z" w:initials="BS">
    <w:p w14:paraId="4BEF6991" w14:textId="77777777" w:rsidR="00A97438" w:rsidRDefault="00A97438">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A97438" w:rsidRDefault="00A97438">
      <w:pPr>
        <w:pStyle w:val="CommentText"/>
      </w:pPr>
      <w:r>
        <w:rPr>
          <w:rStyle w:val="CommentReference"/>
        </w:rPr>
        <w:annotationRef/>
      </w:r>
      <w:r>
        <w:t>rises or shines?</w:t>
      </w:r>
    </w:p>
  </w:comment>
  <w:comment w:id="747" w:author="Windows User" w:date="2015-10-30T08:56:00Z" w:initials="BS">
    <w:p w14:paraId="4F324E1B" w14:textId="77777777" w:rsidR="00A97438" w:rsidRDefault="00A97438">
      <w:pPr>
        <w:pStyle w:val="CommentText"/>
      </w:pPr>
      <w:r>
        <w:rPr>
          <w:rStyle w:val="CommentReference"/>
        </w:rPr>
        <w:annotationRef/>
      </w:r>
      <w:r>
        <w:t>destroyed or damaged?</w:t>
      </w:r>
    </w:p>
  </w:comment>
  <w:comment w:id="752" w:author="Windows User" w:date="2015-10-30T08:56:00Z" w:initials="BS">
    <w:p w14:paraId="79923BFC" w14:textId="77777777" w:rsidR="00A97438" w:rsidRDefault="00A97438">
      <w:pPr>
        <w:pStyle w:val="CommentText"/>
      </w:pPr>
      <w:r>
        <w:rPr>
          <w:rStyle w:val="CommentReference"/>
        </w:rPr>
        <w:annotationRef/>
      </w:r>
      <w:r>
        <w:t>servant, or slave?</w:t>
      </w:r>
    </w:p>
  </w:comment>
  <w:comment w:id="753" w:author="Windows User" w:date="2015-10-30T08:56:00Z" w:initials="BS">
    <w:p w14:paraId="7A143CF0" w14:textId="77777777" w:rsidR="00A97438" w:rsidRDefault="00A97438">
      <w:pPr>
        <w:pStyle w:val="CommentText"/>
      </w:pPr>
      <w:r>
        <w:rPr>
          <w:rStyle w:val="CommentReference"/>
        </w:rPr>
        <w:annotationRef/>
      </w:r>
      <w:r>
        <w:t>Feels way too literal</w:t>
      </w:r>
    </w:p>
  </w:comment>
  <w:comment w:id="754" w:author="Windows User" w:date="2015-11-21T13:18:00Z" w:initials="WU">
    <w:p w14:paraId="013367B3" w14:textId="1342797D" w:rsidR="00A97438" w:rsidRDefault="00A97438">
      <w:pPr>
        <w:pStyle w:val="CommentText"/>
      </w:pPr>
      <w:r>
        <w:rPr>
          <w:rStyle w:val="CommentReference"/>
        </w:rPr>
        <w:annotationRef/>
      </w:r>
      <w:r>
        <w:t>check</w:t>
      </w:r>
    </w:p>
  </w:comment>
  <w:comment w:id="760" w:author="Windows User" w:date="2015-10-30T08:56:00Z" w:initials="BS">
    <w:p w14:paraId="7572AFE8" w14:textId="77777777" w:rsidR="00A97438" w:rsidRDefault="00A9743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A97438" w:rsidRDefault="00A97438">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A97438" w:rsidRDefault="00A9743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A97438" w:rsidRDefault="00A97438">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A97438" w:rsidRDefault="00A97438">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A97438" w:rsidRDefault="00A97438">
      <w:pPr>
        <w:pStyle w:val="CommentText"/>
      </w:pPr>
      <w:r>
        <w:rPr>
          <w:rStyle w:val="CommentReference"/>
        </w:rPr>
        <w:annotationRef/>
      </w:r>
      <w:r>
        <w:t>net or hook?</w:t>
      </w:r>
    </w:p>
  </w:comment>
  <w:comment w:id="774" w:author="Windows User" w:date="2015-10-30T08:56:00Z" w:initials="BS">
    <w:p w14:paraId="6723C76C" w14:textId="77777777" w:rsidR="00A97438" w:rsidRDefault="00A97438">
      <w:pPr>
        <w:pStyle w:val="CommentText"/>
      </w:pPr>
      <w:r>
        <w:rPr>
          <w:rStyle w:val="CommentReference"/>
        </w:rPr>
        <w:annotationRef/>
      </w:r>
      <w:r>
        <w:t>Instructing them in the worship?</w:t>
      </w:r>
    </w:p>
  </w:comment>
  <w:comment w:id="775" w:author="Windows User" w:date="2015-10-30T08:56:00Z" w:initials="BS">
    <w:p w14:paraId="62A67018" w14:textId="77777777" w:rsidR="00A97438" w:rsidRDefault="00A97438">
      <w:pPr>
        <w:pStyle w:val="CommentText"/>
      </w:pPr>
      <w:r>
        <w:rPr>
          <w:rStyle w:val="CommentReference"/>
        </w:rPr>
        <w:annotationRef/>
      </w:r>
      <w:r>
        <w:t>what does this mean?</w:t>
      </w:r>
    </w:p>
  </w:comment>
  <w:comment w:id="776" w:author="Windows User" w:date="2015-10-30T08:56:00Z" w:initials="BS">
    <w:p w14:paraId="26273E35" w14:textId="77777777" w:rsidR="00A97438" w:rsidRDefault="00A97438">
      <w:pPr>
        <w:pStyle w:val="CommentText"/>
      </w:pPr>
      <w:r>
        <w:rPr>
          <w:rStyle w:val="CommentReference"/>
        </w:rPr>
        <w:annotationRef/>
      </w:r>
      <w:r>
        <w:t>Path? Or Way? i.e. Christ?</w:t>
      </w:r>
    </w:p>
  </w:comment>
  <w:comment w:id="777" w:author="Windows User" w:date="2015-10-30T08:56:00Z" w:initials="BS">
    <w:p w14:paraId="4A8A49E6" w14:textId="77777777" w:rsidR="00A97438" w:rsidRDefault="00A97438">
      <w:pPr>
        <w:pStyle w:val="CommentText"/>
      </w:pPr>
      <w:r>
        <w:rPr>
          <w:rStyle w:val="CommentReference"/>
        </w:rPr>
        <w:annotationRef/>
      </w:r>
      <w:r>
        <w:t>forward to? Or towards?</w:t>
      </w:r>
    </w:p>
  </w:comment>
  <w:comment w:id="778" w:author="Windows User" w:date="2015-10-30T08:56:00Z" w:initials="BS">
    <w:p w14:paraId="3641E3CF" w14:textId="77777777" w:rsidR="00A97438" w:rsidRDefault="00A97438">
      <w:pPr>
        <w:pStyle w:val="CommentText"/>
      </w:pPr>
      <w:r>
        <w:rPr>
          <w:rStyle w:val="CommentReference"/>
        </w:rPr>
        <w:annotationRef/>
      </w:r>
      <w:r>
        <w:t>gladness</w:t>
      </w:r>
    </w:p>
  </w:comment>
  <w:comment w:id="783" w:author="Windows User" w:date="2015-10-30T08:56:00Z" w:initials="BS">
    <w:p w14:paraId="18CD3B37" w14:textId="77777777" w:rsidR="00A97438" w:rsidRDefault="00A97438">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A97438" w:rsidRDefault="00A97438">
      <w:pPr>
        <w:pStyle w:val="CommentText"/>
      </w:pPr>
      <w:r>
        <w:rPr>
          <w:rStyle w:val="CommentReference"/>
        </w:rPr>
        <w:annotationRef/>
      </w:r>
      <w:r>
        <w:t>Everyday or a day?</w:t>
      </w:r>
    </w:p>
  </w:comment>
  <w:comment w:id="785" w:author="Windows User" w:date="2015-10-30T08:56:00Z" w:initials="BS">
    <w:p w14:paraId="149067DF" w14:textId="77777777" w:rsidR="00A97438" w:rsidRDefault="00A97438">
      <w:pPr>
        <w:pStyle w:val="CommentText"/>
      </w:pPr>
      <w:r>
        <w:rPr>
          <w:rStyle w:val="CommentReference"/>
        </w:rPr>
        <w:annotationRef/>
      </w:r>
      <w:r>
        <w:t>not delight. Maybe joy instead of esctasy?</w:t>
      </w:r>
    </w:p>
  </w:comment>
  <w:comment w:id="786" w:author="Windows User" w:date="2015-10-30T08:56:00Z" w:initials="BS">
    <w:p w14:paraId="02ED9136" w14:textId="77777777" w:rsidR="00A97438" w:rsidRDefault="00A97438">
      <w:pPr>
        <w:pStyle w:val="CommentText"/>
      </w:pPr>
      <w:r>
        <w:rPr>
          <w:rStyle w:val="CommentReference"/>
        </w:rPr>
        <w:annotationRef/>
      </w:r>
      <w:r>
        <w:t>glory, splendor or beauty?</w:t>
      </w:r>
    </w:p>
  </w:comment>
  <w:comment w:id="787" w:author="Windows User" w:date="2015-10-30T08:56:00Z" w:initials="BS">
    <w:p w14:paraId="6EE864C2" w14:textId="77777777" w:rsidR="00A97438" w:rsidRDefault="00A97438">
      <w:pPr>
        <w:pStyle w:val="CommentText"/>
      </w:pPr>
      <w:r>
        <w:rPr>
          <w:rStyle w:val="CommentReference"/>
        </w:rPr>
        <w:annotationRef/>
      </w:r>
      <w:r>
        <w:t>from or and?</w:t>
      </w:r>
    </w:p>
  </w:comment>
  <w:comment w:id="788" w:author="Windows User" w:date="2015-10-30T08:56:00Z" w:initials="BS">
    <w:p w14:paraId="646E63C2" w14:textId="77777777" w:rsidR="00A97438" w:rsidRDefault="00A97438">
      <w:pPr>
        <w:pStyle w:val="CommentText"/>
      </w:pPr>
      <w:r>
        <w:rPr>
          <w:rStyle w:val="CommentReference"/>
        </w:rPr>
        <w:annotationRef/>
      </w:r>
      <w:r>
        <w:t>What prophet? Why did abouna redact this?</w:t>
      </w:r>
    </w:p>
  </w:comment>
  <w:comment w:id="789" w:author="Windows User" w:date="2015-10-30T08:56:00Z" w:initials="BS">
    <w:p w14:paraId="79F5EF00" w14:textId="77777777" w:rsidR="00A97438" w:rsidRDefault="00A97438">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A97438" w:rsidRDefault="00A97438">
      <w:pPr>
        <w:pStyle w:val="CommentText"/>
      </w:pPr>
      <w:r>
        <w:rPr>
          <w:rStyle w:val="CommentReference"/>
        </w:rPr>
        <w:annotationRef/>
      </w:r>
      <w:r>
        <w:t>is this right?</w:t>
      </w:r>
    </w:p>
  </w:comment>
  <w:comment w:id="791" w:author="Windows User" w:date="2015-10-30T08:56:00Z" w:initials="BS">
    <w:p w14:paraId="020E5B92" w14:textId="77777777" w:rsidR="00A97438" w:rsidRDefault="00A97438">
      <w:pPr>
        <w:pStyle w:val="CommentText"/>
      </w:pPr>
      <w:r>
        <w:rPr>
          <w:rStyle w:val="CommentReference"/>
        </w:rPr>
        <w:annotationRef/>
      </w:r>
      <w:r>
        <w:t>isn't it of?</w:t>
      </w:r>
    </w:p>
  </w:comment>
  <w:comment w:id="792" w:author="Windows User" w:date="2015-10-30T08:56:00Z" w:initials="BS">
    <w:p w14:paraId="7BDB93A0" w14:textId="77777777" w:rsidR="00A97438" w:rsidRDefault="00A97438">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A97438" w:rsidRDefault="00A97438">
      <w:pPr>
        <w:pStyle w:val="CommentText"/>
      </w:pPr>
      <w:r>
        <w:rPr>
          <w:rStyle w:val="CommentReference"/>
        </w:rPr>
        <w:annotationRef/>
      </w:r>
      <w:r>
        <w:t>blessing or blessing?</w:t>
      </w:r>
    </w:p>
  </w:comment>
  <w:comment w:id="794" w:author="Windows User" w:date="2015-10-30T08:56:00Z" w:initials="BS">
    <w:p w14:paraId="7E2CC9C5" w14:textId="77777777" w:rsidR="00A97438" w:rsidRDefault="00A97438">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A97438" w:rsidRDefault="00A97438">
      <w:pPr>
        <w:pStyle w:val="CommentText"/>
      </w:pPr>
      <w:r>
        <w:rPr>
          <w:rStyle w:val="CommentReference"/>
        </w:rPr>
        <w:annotationRef/>
      </w:r>
      <w:r>
        <w:t>perfect or true?</w:t>
      </w:r>
    </w:p>
  </w:comment>
  <w:comment w:id="798" w:author="Windows User" w:date="2015-11-21T13:21:00Z" w:initials="WU">
    <w:p w14:paraId="2B36B3E8" w14:textId="6CA0A112" w:rsidR="00A97438" w:rsidRDefault="00A97438">
      <w:pPr>
        <w:pStyle w:val="CommentText"/>
      </w:pPr>
      <w:r>
        <w:rPr>
          <w:rStyle w:val="CommentReference"/>
        </w:rPr>
        <w:annotationRef/>
      </w:r>
    </w:p>
  </w:comment>
  <w:comment w:id="803" w:author="Windows User" w:date="2015-10-30T08:56:00Z" w:initials="BS">
    <w:p w14:paraId="5F73F58F" w14:textId="77777777" w:rsidR="00A97438" w:rsidRDefault="00A97438">
      <w:pPr>
        <w:pStyle w:val="CommentText"/>
      </w:pPr>
      <w:r>
        <w:rPr>
          <w:rStyle w:val="CommentReference"/>
        </w:rPr>
        <w:annotationRef/>
      </w:r>
      <w:r>
        <w:t>which word is right?</w:t>
      </w:r>
    </w:p>
  </w:comment>
  <w:comment w:id="804" w:author="Windows User" w:date="2015-10-30T08:56:00Z" w:initials="BS">
    <w:p w14:paraId="7EA05C7E" w14:textId="77777777" w:rsidR="00A97438" w:rsidRDefault="00A97438">
      <w:pPr>
        <w:pStyle w:val="CommentText"/>
      </w:pPr>
      <w:r>
        <w:rPr>
          <w:rStyle w:val="CommentReference"/>
        </w:rPr>
        <w:annotationRef/>
      </w:r>
      <w:r>
        <w:t>wise?</w:t>
      </w:r>
    </w:p>
  </w:comment>
  <w:comment w:id="806" w:author="Windows User" w:date="2015-10-30T08:56:00Z" w:initials="BS">
    <w:p w14:paraId="69093D0A" w14:textId="77777777" w:rsidR="00A97438" w:rsidRDefault="00A97438">
      <w:pPr>
        <w:pStyle w:val="CommentText"/>
      </w:pPr>
      <w:r>
        <w:rPr>
          <w:rStyle w:val="CommentReference"/>
        </w:rPr>
        <w:annotationRef/>
      </w:r>
      <w:r>
        <w:t>bride, or bridal chamber?</w:t>
      </w:r>
    </w:p>
  </w:comment>
  <w:comment w:id="807" w:author="Windows User" w:date="2015-10-30T08:56:00Z" w:initials="BS">
    <w:p w14:paraId="22779ECC" w14:textId="77777777" w:rsidR="00A97438" w:rsidRDefault="00A97438" w:rsidP="00BE768B">
      <w:pPr>
        <w:pStyle w:val="CommentText"/>
      </w:pPr>
      <w:r>
        <w:rPr>
          <w:rStyle w:val="CommentReference"/>
        </w:rPr>
        <w:annotationRef/>
      </w:r>
      <w:r>
        <w:t>truth, logos, or true logos?</w:t>
      </w:r>
    </w:p>
  </w:comment>
  <w:comment w:id="808" w:author="Windows User" w:date="2015-10-30T08:56:00Z" w:initials="BS">
    <w:p w14:paraId="6213BCBE" w14:textId="77777777" w:rsidR="00A97438" w:rsidRDefault="00A97438" w:rsidP="00BE768B">
      <w:pPr>
        <w:pStyle w:val="CommentText"/>
      </w:pPr>
      <w:r>
        <w:rPr>
          <w:rStyle w:val="CommentReference"/>
        </w:rPr>
        <w:annotationRef/>
      </w:r>
      <w:r>
        <w:t>redeemed or saved?</w:t>
      </w:r>
    </w:p>
  </w:comment>
  <w:comment w:id="810" w:author="Windows User" w:date="2015-10-30T08:56:00Z" w:initials="BS">
    <w:p w14:paraId="2A3CAD8D" w14:textId="77777777" w:rsidR="00A97438" w:rsidRDefault="00A97438">
      <w:pPr>
        <w:pStyle w:val="CommentText"/>
      </w:pPr>
      <w:r>
        <w:rPr>
          <w:rStyle w:val="CommentReference"/>
        </w:rPr>
        <w:annotationRef/>
      </w:r>
      <w:r>
        <w:t>for us or unto us?</w:t>
      </w:r>
    </w:p>
  </w:comment>
  <w:comment w:id="813" w:author="Windows User" w:date="2015-10-30T08:56:00Z" w:initials="BS">
    <w:p w14:paraId="74DABC9B" w14:textId="77777777" w:rsidR="00A97438" w:rsidRDefault="00A97438">
      <w:pPr>
        <w:pStyle w:val="CommentText"/>
      </w:pPr>
      <w:r>
        <w:rPr>
          <w:rStyle w:val="CommentReference"/>
        </w:rPr>
        <w:annotationRef/>
      </w:r>
      <w:r>
        <w:t>what does eshleelooi mean?</w:t>
      </w:r>
    </w:p>
  </w:comment>
  <w:comment w:id="814" w:author="Windows User" w:date="2015-10-30T08:56:00Z" w:initials="BS">
    <w:p w14:paraId="068283F8" w14:textId="77777777" w:rsidR="00A97438" w:rsidRDefault="00A97438">
      <w:pPr>
        <w:pStyle w:val="CommentText"/>
      </w:pPr>
      <w:r>
        <w:rPr>
          <w:rStyle w:val="CommentReference"/>
        </w:rPr>
        <w:annotationRef/>
      </w:r>
      <w:r>
        <w:t>save or redeem?</w:t>
      </w:r>
    </w:p>
  </w:comment>
  <w:comment w:id="816" w:author="Windows User" w:date="2015-10-30T08:56:00Z" w:initials="BS">
    <w:p w14:paraId="580D65BC" w14:textId="77777777" w:rsidR="00A97438" w:rsidRDefault="00A97438">
      <w:pPr>
        <w:pStyle w:val="CommentText"/>
      </w:pPr>
      <w:r>
        <w:rPr>
          <w:rStyle w:val="CommentReference"/>
        </w:rPr>
        <w:annotationRef/>
      </w:r>
      <w:r>
        <w:t>paradoxically or miraculously?</w:t>
      </w:r>
    </w:p>
  </w:comment>
  <w:comment w:id="817" w:author="Windows User" w:date="2015-10-30T08:56:00Z" w:initials="BS">
    <w:p w14:paraId="1504B052" w14:textId="77777777" w:rsidR="00A97438" w:rsidRDefault="00A97438">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A97438" w:rsidRDefault="00A97438">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A97438" w:rsidRDefault="00A97438">
      <w:pPr>
        <w:pStyle w:val="CommentText"/>
      </w:pPr>
      <w:r>
        <w:rPr>
          <w:rStyle w:val="CommentReference"/>
        </w:rPr>
        <w:annotationRef/>
      </w:r>
      <w:r>
        <w:t>Saviour or redeemer?</w:t>
      </w:r>
    </w:p>
  </w:comment>
  <w:comment w:id="822" w:author="Windows User" w:date="2015-10-30T08:56:00Z" w:initials="BS">
    <w:p w14:paraId="5810A4FB" w14:textId="77777777" w:rsidR="00A97438" w:rsidRDefault="00A97438">
      <w:pPr>
        <w:pStyle w:val="CommentText"/>
      </w:pPr>
      <w:r>
        <w:rPr>
          <w:rStyle w:val="CommentReference"/>
        </w:rPr>
        <w:annotationRef/>
      </w:r>
      <w:r>
        <w:t>isn't this compassion? not nishti nai...</w:t>
      </w:r>
    </w:p>
  </w:comment>
  <w:comment w:id="825" w:author="Windows User" w:date="2015-10-30T08:56:00Z" w:initials="BS">
    <w:p w14:paraId="11961883" w14:textId="77777777" w:rsidR="00A97438" w:rsidRDefault="00A9743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A97438" w:rsidRDefault="00A97438">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A97438" w:rsidRDefault="00A97438">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A97438" w:rsidRDefault="00A97438">
      <w:pPr>
        <w:pStyle w:val="CommentText"/>
      </w:pPr>
      <w:r>
        <w:rPr>
          <w:rStyle w:val="CommentReference"/>
        </w:rPr>
        <w:annotationRef/>
      </w:r>
      <w:r>
        <w:t>The Father was overjoyed, in your conception????</w:t>
      </w:r>
    </w:p>
  </w:comment>
  <w:comment w:id="829" w:author="Windows User" w:date="2015-10-30T08:56:00Z" w:initials="BS">
    <w:p w14:paraId="771A2703" w14:textId="77777777" w:rsidR="00A97438" w:rsidRDefault="00A97438">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A97438" w:rsidRDefault="00A97438">
      <w:pPr>
        <w:pStyle w:val="CommentText"/>
      </w:pPr>
      <w:r>
        <w:rPr>
          <w:rStyle w:val="CommentReference"/>
        </w:rPr>
        <w:annotationRef/>
      </w:r>
      <w:r w:rsidRPr="00582AD7">
        <w:t>(ⲡⲉⲥⲱⲙⲁ??)</w:t>
      </w:r>
    </w:p>
  </w:comment>
  <w:comment w:id="831" w:author="Windows User" w:date="2015-10-30T08:56:00Z" w:initials="BS">
    <w:p w14:paraId="41579CB8" w14:textId="77777777" w:rsidR="00A97438" w:rsidRDefault="00A97438">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A97438" w:rsidRDefault="00A97438">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A97438" w:rsidRDefault="00A97438">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A97438" w:rsidRDefault="00A97438">
      <w:pPr>
        <w:pStyle w:val="CommentText"/>
      </w:pPr>
      <w:r>
        <w:rPr>
          <w:rStyle w:val="CommentReference"/>
        </w:rPr>
        <w:annotationRef/>
      </w:r>
      <w:r>
        <w:t>review</w:t>
      </w:r>
    </w:p>
  </w:comment>
  <w:comment w:id="842" w:author="Windows User" w:date="2015-10-30T08:56:00Z" w:initials="BS">
    <w:p w14:paraId="23A92A97" w14:textId="77777777" w:rsidR="00A97438" w:rsidRDefault="00A97438">
      <w:pPr>
        <w:pStyle w:val="CommentText"/>
      </w:pPr>
      <w:r>
        <w:rPr>
          <w:rStyle w:val="CommentReference"/>
        </w:rPr>
        <w:annotationRef/>
      </w:r>
      <w:r>
        <w:t>this seems kind of loose... is it ok?</w:t>
      </w:r>
    </w:p>
  </w:comment>
  <w:comment w:id="843" w:author="Windows User" w:date="2015-10-30T08:56:00Z" w:initials="BS">
    <w:p w14:paraId="2BD3AC96" w14:textId="77777777" w:rsidR="00A97438" w:rsidRDefault="00A97438">
      <w:pPr>
        <w:pStyle w:val="CommentText"/>
      </w:pPr>
      <w:r>
        <w:rPr>
          <w:rStyle w:val="CommentReference"/>
        </w:rPr>
        <w:annotationRef/>
      </w:r>
      <w:r>
        <w:t>works or deeds?</w:t>
      </w:r>
    </w:p>
  </w:comment>
  <w:comment w:id="844" w:author="Windows User" w:date="2015-11-21T13:24:00Z" w:initials="WU">
    <w:p w14:paraId="36A3FAE0" w14:textId="5AD4BC46" w:rsidR="00A97438" w:rsidRDefault="00A97438">
      <w:pPr>
        <w:pStyle w:val="CommentText"/>
      </w:pPr>
      <w:r>
        <w:rPr>
          <w:rStyle w:val="CommentReference"/>
        </w:rPr>
        <w:annotationRef/>
      </w:r>
      <w:r>
        <w:t>review</w:t>
      </w:r>
    </w:p>
  </w:comment>
  <w:comment w:id="845" w:author="Windows User" w:date="2015-10-30T08:56:00Z" w:initials="BS">
    <w:p w14:paraId="7290C623" w14:textId="77777777" w:rsidR="00A97438" w:rsidRDefault="00A97438">
      <w:pPr>
        <w:pStyle w:val="CommentText"/>
      </w:pPr>
      <w:r>
        <w:rPr>
          <w:rStyle w:val="CommentReference"/>
        </w:rPr>
        <w:annotationRef/>
      </w:r>
      <w:r>
        <w:t>does Coptic have 'high'?</w:t>
      </w:r>
    </w:p>
  </w:comment>
  <w:comment w:id="846" w:author="Windows User" w:date="2015-11-21T13:24:00Z" w:initials="WU">
    <w:p w14:paraId="2E47A31F" w14:textId="5C8BDB44" w:rsidR="00A97438" w:rsidRDefault="00A97438">
      <w:pPr>
        <w:pStyle w:val="CommentText"/>
      </w:pPr>
      <w:r>
        <w:rPr>
          <w:rStyle w:val="CommentReference"/>
        </w:rPr>
        <w:annotationRef/>
      </w:r>
      <w:r>
        <w:t>review, add variant</w:t>
      </w:r>
    </w:p>
  </w:comment>
  <w:comment w:id="847" w:author="Windows User" w:date="2015-10-30T08:56:00Z" w:initials="BS">
    <w:p w14:paraId="370E3024" w14:textId="77777777" w:rsidR="00A97438" w:rsidRDefault="00A97438">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A97438" w:rsidRDefault="00A97438" w:rsidP="000278EC">
      <w:pPr>
        <w:pStyle w:val="CommentText"/>
      </w:pPr>
      <w:r>
        <w:rPr>
          <w:rStyle w:val="CommentReference"/>
        </w:rPr>
        <w:annotationRef/>
      </w:r>
      <w:r>
        <w:t>Gives light? Enlightens?</w:t>
      </w:r>
    </w:p>
  </w:comment>
  <w:comment w:id="871" w:author="Windows User" w:date="2015-10-30T08:56:00Z" w:initials="WU">
    <w:p w14:paraId="274DD96D" w14:textId="77777777" w:rsidR="00A97438" w:rsidRDefault="00A97438">
      <w:pPr>
        <w:pStyle w:val="CommentText"/>
      </w:pPr>
      <w:r>
        <w:rPr>
          <w:rStyle w:val="CommentReference"/>
        </w:rPr>
        <w:annotationRef/>
      </w:r>
      <w:r>
        <w:t>split after this vs?</w:t>
      </w:r>
    </w:p>
  </w:comment>
  <w:comment w:id="872" w:author="Windows User" w:date="2015-10-30T08:56:00Z" w:initials="WU">
    <w:p w14:paraId="709B00B0" w14:textId="77777777" w:rsidR="00A97438" w:rsidRDefault="00A97438">
      <w:pPr>
        <w:pStyle w:val="CommentText"/>
      </w:pPr>
      <w:r>
        <w:rPr>
          <w:rStyle w:val="CommentReference"/>
        </w:rPr>
        <w:annotationRef/>
      </w:r>
      <w:r>
        <w:t>Better word than prelate?</w:t>
      </w:r>
    </w:p>
  </w:comment>
  <w:comment w:id="904" w:author="Windows User" w:date="2015-11-04T08:53:00Z" w:initials="WU">
    <w:p w14:paraId="057654D4" w14:textId="77777777" w:rsidR="00A97438" w:rsidRDefault="00A97438">
      <w:pPr>
        <w:pStyle w:val="CommentText"/>
      </w:pPr>
      <w:r>
        <w:rPr>
          <w:rStyle w:val="CommentReference"/>
        </w:rPr>
        <w:annotationRef/>
      </w:r>
      <w:r>
        <w:t>Life giver or giver of life?</w:t>
      </w:r>
    </w:p>
  </w:comment>
  <w:comment w:id="905" w:author="Windows User" w:date="2015-11-04T08:54:00Z" w:initials="WU">
    <w:p w14:paraId="27A10A48" w14:textId="77777777" w:rsidR="00A97438" w:rsidRDefault="00A97438">
      <w:pPr>
        <w:pStyle w:val="CommentText"/>
      </w:pPr>
      <w:r>
        <w:rPr>
          <w:rStyle w:val="CommentReference"/>
        </w:rPr>
        <w:annotationRef/>
      </w:r>
      <w:r>
        <w:t>Fix. Middle of this got deleted.</w:t>
      </w:r>
    </w:p>
  </w:comment>
  <w:comment w:id="916" w:author="Windows User" w:date="2015-10-30T08:56:00Z" w:initials="BS">
    <w:p w14:paraId="681427A6" w14:textId="77777777" w:rsidR="00A97438" w:rsidRDefault="00A97438">
      <w:pPr>
        <w:pStyle w:val="CommentText"/>
      </w:pPr>
      <w:r>
        <w:rPr>
          <w:rStyle w:val="CommentReference"/>
        </w:rPr>
        <w:annotationRef/>
      </w:r>
      <w:r>
        <w:t>coptic has confess</w:t>
      </w:r>
    </w:p>
  </w:comment>
  <w:comment w:id="1037" w:author="Windows User" w:date="2015-10-30T08:56:00Z" w:initials="WU">
    <w:p w14:paraId="6841EDAF" w14:textId="77777777" w:rsidR="00A97438" w:rsidRDefault="00A97438">
      <w:pPr>
        <w:pStyle w:val="CommentText"/>
      </w:pPr>
      <w:r>
        <w:rPr>
          <w:rStyle w:val="CommentReference"/>
        </w:rPr>
        <w:annotationRef/>
      </w:r>
      <w:r>
        <w:t>Isn’t this one more faithful?</w:t>
      </w:r>
    </w:p>
  </w:comment>
  <w:comment w:id="1038" w:author="Windows User" w:date="2015-10-30T08:56:00Z" w:initials="WU">
    <w:p w14:paraId="44483F5F" w14:textId="77777777" w:rsidR="00A97438" w:rsidRDefault="00A97438">
      <w:pPr>
        <w:pStyle w:val="CommentText"/>
      </w:pPr>
      <w:r>
        <w:rPr>
          <w:rStyle w:val="CommentReference"/>
        </w:rPr>
        <w:annotationRef/>
      </w:r>
      <w:r>
        <w:t>Which one(s) are/is right?</w:t>
      </w:r>
    </w:p>
  </w:comment>
  <w:comment w:id="1039" w:author="Windows User" w:date="2015-10-30T08:56:00Z" w:initials="WU">
    <w:p w14:paraId="22B3EF76" w14:textId="77777777" w:rsidR="00A97438" w:rsidRDefault="00A97438">
      <w:pPr>
        <w:pStyle w:val="CommentText"/>
      </w:pPr>
      <w:r>
        <w:rPr>
          <w:rStyle w:val="CommentReference"/>
        </w:rPr>
        <w:annotationRef/>
      </w:r>
      <w:r>
        <w:t>Coptic doesn’t seem to have “O Lord”</w:t>
      </w:r>
    </w:p>
  </w:comment>
  <w:comment w:id="1043" w:author="Windows User" w:date="2015-10-30T08:56:00Z" w:initials="WU">
    <w:p w14:paraId="6BF65470" w14:textId="77777777" w:rsidR="00A97438" w:rsidRDefault="00A97438">
      <w:pPr>
        <w:pStyle w:val="CommentText"/>
      </w:pPr>
      <w:r>
        <w:rPr>
          <w:rStyle w:val="CommentReference"/>
        </w:rPr>
        <w:annotationRef/>
      </w:r>
      <w:r>
        <w:t>Called or named?</w:t>
      </w:r>
    </w:p>
  </w:comment>
  <w:comment w:id="1044" w:author="Windows User" w:date="2015-10-30T08:56:00Z" w:initials="WU">
    <w:p w14:paraId="64122CF8" w14:textId="77777777" w:rsidR="00A97438" w:rsidRDefault="00A97438">
      <w:pPr>
        <w:pStyle w:val="CommentText"/>
      </w:pPr>
      <w:r>
        <w:rPr>
          <w:rStyle w:val="CommentReference"/>
        </w:rPr>
        <w:annotationRef/>
      </w:r>
      <w:r>
        <w:t>John loved the Lord, or the Lord loved John?</w:t>
      </w:r>
    </w:p>
  </w:comment>
  <w:comment w:id="1046" w:author="Windows User" w:date="2015-10-30T08:56:00Z" w:initials="WU">
    <w:p w14:paraId="28540FAB" w14:textId="77777777" w:rsidR="00A97438" w:rsidRDefault="00A97438">
      <w:pPr>
        <w:pStyle w:val="CommentText"/>
      </w:pPr>
      <w:r>
        <w:rPr>
          <w:rStyle w:val="CommentReference"/>
        </w:rPr>
        <w:annotationRef/>
      </w:r>
      <w:r>
        <w:t>Not the Lord?</w:t>
      </w:r>
    </w:p>
  </w:comment>
  <w:comment w:id="1047" w:author="Windows User" w:date="2015-10-30T08:56:00Z" w:initials="WU">
    <w:p w14:paraId="3BE9EA57" w14:textId="77777777" w:rsidR="00A97438" w:rsidRDefault="00A97438">
      <w:pPr>
        <w:pStyle w:val="CommentText"/>
      </w:pPr>
      <w:r>
        <w:rPr>
          <w:rStyle w:val="CommentReference"/>
        </w:rPr>
        <w:annotationRef/>
      </w:r>
      <w:r>
        <w:t>The rest missing?</w:t>
      </w:r>
    </w:p>
  </w:comment>
  <w:comment w:id="1048" w:author="Windows User" w:date="2015-10-30T08:56:00Z" w:initials="WU">
    <w:p w14:paraId="17CFCF91" w14:textId="77777777" w:rsidR="00A97438" w:rsidRDefault="00A97438">
      <w:pPr>
        <w:pStyle w:val="CommentText"/>
      </w:pPr>
      <w:r>
        <w:rPr>
          <w:rStyle w:val="CommentReference"/>
        </w:rPr>
        <w:annotationRef/>
      </w:r>
      <w:r>
        <w:t>Completely different…</w:t>
      </w:r>
    </w:p>
  </w:comment>
  <w:comment w:id="1049" w:author="Windows User" w:date="2015-10-30T08:56:00Z" w:initials="WU">
    <w:p w14:paraId="1A5ABDDA" w14:textId="77777777" w:rsidR="00A97438" w:rsidRDefault="00A97438">
      <w:pPr>
        <w:pStyle w:val="CommentText"/>
      </w:pPr>
      <w:r>
        <w:rPr>
          <w:rStyle w:val="CommentReference"/>
        </w:rPr>
        <w:annotationRef/>
      </w:r>
      <w:r>
        <w:t>Sound or voices?</w:t>
      </w:r>
    </w:p>
  </w:comment>
  <w:comment w:id="1051" w:author="Windows User" w:date="2015-10-30T08:56:00Z" w:initials="WU">
    <w:p w14:paraId="2632154F" w14:textId="77777777" w:rsidR="00A97438" w:rsidRDefault="00A97438">
      <w:pPr>
        <w:pStyle w:val="CommentText"/>
      </w:pPr>
      <w:r>
        <w:rPr>
          <w:rStyle w:val="CommentReference"/>
        </w:rPr>
        <w:annotationRef/>
      </w:r>
      <w:r>
        <w:t>AAP has divinely inspired.</w:t>
      </w:r>
    </w:p>
  </w:comment>
  <w:comment w:id="1053" w:author="Windows User" w:date="2015-10-30T08:56:00Z" w:initials="WU">
    <w:p w14:paraId="6A684B9E" w14:textId="77777777" w:rsidR="00A97438" w:rsidRDefault="00A97438">
      <w:pPr>
        <w:pStyle w:val="CommentText"/>
      </w:pPr>
      <w:r>
        <w:rPr>
          <w:rStyle w:val="CommentReference"/>
        </w:rPr>
        <w:annotationRef/>
      </w:r>
      <w:r>
        <w:t>This one needs looking at.</w:t>
      </w:r>
    </w:p>
  </w:comment>
  <w:comment w:id="1054" w:author="Windows User" w:date="2015-10-30T08:56:00Z" w:initials="WU">
    <w:p w14:paraId="3E29D706" w14:textId="77777777" w:rsidR="00A97438" w:rsidRDefault="00A97438">
      <w:pPr>
        <w:pStyle w:val="CommentText"/>
      </w:pPr>
      <w:r>
        <w:rPr>
          <w:rStyle w:val="CommentReference"/>
        </w:rPr>
        <w:annotationRef/>
      </w:r>
      <w:r>
        <w:t>Partners?</w:t>
      </w:r>
    </w:p>
  </w:comment>
  <w:comment w:id="1059" w:author="Windows User" w:date="2015-10-30T08:56:00Z" w:initials="WU">
    <w:p w14:paraId="662AC6DC" w14:textId="77777777" w:rsidR="00A97438" w:rsidRDefault="00A97438">
      <w:pPr>
        <w:pStyle w:val="CommentText"/>
      </w:pPr>
      <w:r>
        <w:rPr>
          <w:rStyle w:val="CommentReference"/>
        </w:rPr>
        <w:annotationRef/>
      </w:r>
      <w:r>
        <w:t>What land?</w:t>
      </w:r>
    </w:p>
  </w:comment>
  <w:comment w:id="1061" w:author="Windows User" w:date="2015-10-30T08:56:00Z" w:initials="WU">
    <w:p w14:paraId="121BE348" w14:textId="77777777" w:rsidR="00A97438" w:rsidRDefault="00A97438">
      <w:pPr>
        <w:pStyle w:val="CommentText"/>
      </w:pPr>
      <w:r>
        <w:rPr>
          <w:rStyle w:val="CommentReference"/>
        </w:rPr>
        <w:annotationRef/>
      </w:r>
      <w:r>
        <w:t>Or englighten?</w:t>
      </w:r>
    </w:p>
  </w:comment>
  <w:comment w:id="1075" w:author="Windows User" w:date="2015-10-30T08:56:00Z" w:initials="WU">
    <w:p w14:paraId="52EAF036" w14:textId="77777777" w:rsidR="00A97438" w:rsidRDefault="00A97438">
      <w:pPr>
        <w:pStyle w:val="CommentText"/>
      </w:pPr>
      <w:r>
        <w:rPr>
          <w:rStyle w:val="CommentReference"/>
        </w:rPr>
        <w:annotationRef/>
      </w:r>
      <w:r>
        <w:t>What should this verse be?</w:t>
      </w:r>
    </w:p>
  </w:comment>
  <w:comment w:id="1086" w:author="Windows User" w:date="2015-10-30T08:56:00Z" w:initials="BS">
    <w:p w14:paraId="1A0E2428" w14:textId="77777777" w:rsidR="00A97438" w:rsidRDefault="00A97438">
      <w:pPr>
        <w:pStyle w:val="CommentText"/>
      </w:pPr>
      <w:r>
        <w:rPr>
          <w:rStyle w:val="CommentReference"/>
        </w:rPr>
        <w:annotationRef/>
      </w:r>
      <w:r>
        <w:t>wiles or snares?</w:t>
      </w:r>
    </w:p>
  </w:comment>
  <w:comment w:id="1088" w:author="Windows User" w:date="2015-10-30T08:56:00Z" w:initials="BS">
    <w:p w14:paraId="2B8DD286" w14:textId="77777777" w:rsidR="00A97438" w:rsidRDefault="00A97438">
      <w:pPr>
        <w:pStyle w:val="CommentText"/>
      </w:pPr>
      <w:r>
        <w:rPr>
          <w:rStyle w:val="CommentReference"/>
        </w:rPr>
        <w:annotationRef/>
      </w:r>
      <w:r>
        <w:t xml:space="preserve">I typed this Coptic... so it will have </w:t>
      </w:r>
      <w:proofErr w:type="gramStart"/>
      <w:r>
        <w:t>typos..</w:t>
      </w:r>
      <w:proofErr w:type="gramEnd"/>
    </w:p>
  </w:comment>
  <w:comment w:id="1089" w:author="Windows User" w:date="2015-10-30T08:56:00Z" w:initials="WU">
    <w:p w14:paraId="7AD216CC" w14:textId="77777777" w:rsidR="00A97438" w:rsidRDefault="00A97438">
      <w:pPr>
        <w:pStyle w:val="CommentText"/>
      </w:pPr>
      <w:r>
        <w:rPr>
          <w:rStyle w:val="CommentReference"/>
        </w:rPr>
        <w:annotationRef/>
      </w:r>
      <w:r>
        <w:t>You reign? The dominion is yours? Yours is the dominion?</w:t>
      </w:r>
    </w:p>
  </w:comment>
  <w:comment w:id="1091" w:author="Windows User" w:date="2015-10-30T08:56:00Z" w:initials="BS">
    <w:p w14:paraId="68C1922F" w14:textId="77777777" w:rsidR="00A97438" w:rsidRDefault="00A97438">
      <w:pPr>
        <w:pStyle w:val="CommentText"/>
      </w:pPr>
      <w:r>
        <w:rPr>
          <w:rStyle w:val="CommentReference"/>
        </w:rPr>
        <w:annotationRef/>
      </w:r>
      <w:r>
        <w:t>omit 'be' in contemporary?</w:t>
      </w:r>
    </w:p>
  </w:comment>
  <w:comment w:id="1092" w:author="Windows User" w:date="2015-10-30T08:56:00Z" w:initials="BS">
    <w:p w14:paraId="6511FB80" w14:textId="77777777" w:rsidR="00A97438" w:rsidRDefault="00A97438">
      <w:pPr>
        <w:pStyle w:val="CommentText"/>
      </w:pPr>
      <w:r>
        <w:rPr>
          <w:rStyle w:val="CommentReference"/>
        </w:rPr>
        <w:annotationRef/>
      </w:r>
      <w:r>
        <w:t>Abouna Antony: I typed this Coptic from the black book. Jenkims were very unclear. Please proof for typos.</w:t>
      </w:r>
    </w:p>
  </w:comment>
  <w:comment w:id="1093" w:author="Windows User" w:date="2015-10-30T08:56:00Z" w:initials="BS">
    <w:p w14:paraId="7DEA42F3" w14:textId="77777777" w:rsidR="00A97438" w:rsidRDefault="00A97438">
      <w:pPr>
        <w:pStyle w:val="CommentText"/>
      </w:pPr>
      <w:r>
        <w:rPr>
          <w:rStyle w:val="CommentReference"/>
        </w:rPr>
        <w:annotationRef/>
      </w:r>
      <w:r>
        <w:t>"is" before "the King" would make this whole vs flow as a sentence...</w:t>
      </w:r>
    </w:p>
  </w:comment>
  <w:comment w:id="1094" w:author="Windows User" w:date="2015-10-30T08:56:00Z" w:initials="BS">
    <w:p w14:paraId="1F17623C" w14:textId="77777777" w:rsidR="00A97438" w:rsidRDefault="00A97438">
      <w:pPr>
        <w:pStyle w:val="CommentText"/>
      </w:pPr>
      <w:r>
        <w:rPr>
          <w:rStyle w:val="CommentReference"/>
        </w:rPr>
        <w:annotationRef/>
      </w:r>
      <w:r>
        <w:t>ask more modern than entreat... but not quite right?</w:t>
      </w:r>
    </w:p>
  </w:comment>
  <w:comment w:id="1113" w:author="Windows User" w:date="2015-10-30T08:56:00Z" w:initials="WU">
    <w:p w14:paraId="5F20584F" w14:textId="77777777" w:rsidR="00A97438" w:rsidRDefault="00A97438">
      <w:pPr>
        <w:pStyle w:val="CommentText"/>
      </w:pPr>
      <w:r>
        <w:rPr>
          <w:rStyle w:val="CommentReference"/>
        </w:rPr>
        <w:annotationRef/>
      </w:r>
      <w:r>
        <w:t>Needs work.</w:t>
      </w:r>
    </w:p>
  </w:comment>
  <w:comment w:id="1118" w:author="Windows User" w:date="2015-10-30T08:56:00Z" w:initials="WU">
    <w:p w14:paraId="76E8B799" w14:textId="77777777" w:rsidR="00A97438" w:rsidRDefault="00A97438">
      <w:pPr>
        <w:pStyle w:val="CommentText"/>
      </w:pPr>
      <w:r>
        <w:rPr>
          <w:rStyle w:val="CommentReference"/>
        </w:rPr>
        <w:annotationRef/>
      </w:r>
      <w:r>
        <w:t>Should this be tho-out 5? Or 25?</w:t>
      </w:r>
    </w:p>
  </w:comment>
  <w:comment w:id="1125" w:author="Windows User" w:date="2015-11-11T11:06:00Z" w:initials="WU">
    <w:p w14:paraId="58D84DCF" w14:textId="77777777" w:rsidR="00A97438" w:rsidRDefault="00A97438">
      <w:pPr>
        <w:pStyle w:val="CommentText"/>
      </w:pPr>
      <w:r>
        <w:rPr>
          <w:rStyle w:val="CommentReference"/>
        </w:rPr>
        <w:annotationRef/>
      </w:r>
      <w:r>
        <w:t>Should this be last age or something?</w:t>
      </w:r>
    </w:p>
  </w:comment>
  <w:comment w:id="1127" w:author="Windows User" w:date="2015-11-11T11:00:00Z" w:initials="WU">
    <w:p w14:paraId="7D2DE752" w14:textId="77777777" w:rsidR="00A97438" w:rsidRDefault="00A97438">
      <w:pPr>
        <w:pStyle w:val="CommentText"/>
      </w:pPr>
      <w:r>
        <w:rPr>
          <w:rStyle w:val="CommentReference"/>
        </w:rPr>
        <w:annotationRef/>
      </w:r>
      <w:r>
        <w:t>This needs reviewing!</w:t>
      </w:r>
    </w:p>
  </w:comment>
  <w:comment w:id="1128" w:author="Windows User" w:date="2015-11-11T11:00:00Z" w:initials="WU">
    <w:p w14:paraId="65102EEC" w14:textId="77777777" w:rsidR="00A97438" w:rsidRDefault="00A97438">
      <w:pPr>
        <w:pStyle w:val="CommentText"/>
      </w:pPr>
      <w:r>
        <w:rPr>
          <w:rStyle w:val="CommentReference"/>
        </w:rPr>
        <w:annotationRef/>
      </w:r>
      <w:r>
        <w:t xml:space="preserve">This is probably wrong. God on high? </w:t>
      </w:r>
    </w:p>
  </w:comment>
  <w:comment w:id="1133" w:author="Windows User" w:date="2015-10-30T08:56:00Z" w:initials="WU">
    <w:p w14:paraId="38E4F092" w14:textId="77777777" w:rsidR="00A97438" w:rsidRDefault="00A97438">
      <w:pPr>
        <w:pStyle w:val="CommentText"/>
      </w:pPr>
      <w:r>
        <w:rPr>
          <w:rStyle w:val="CommentReference"/>
        </w:rPr>
        <w:annotationRef/>
      </w:r>
      <w:r>
        <w:t>Confirmed?</w:t>
      </w:r>
    </w:p>
  </w:comment>
  <w:comment w:id="1144" w:author="Windows User" w:date="2015-10-30T08:56:00Z" w:initials="WU">
    <w:p w14:paraId="41EDECE7" w14:textId="77777777" w:rsidR="00A97438" w:rsidRDefault="00A97438">
      <w:pPr>
        <w:pStyle w:val="CommentText"/>
      </w:pPr>
      <w:r>
        <w:rPr>
          <w:rStyle w:val="CommentReference"/>
        </w:rPr>
        <w:annotationRef/>
      </w:r>
      <w:r>
        <w:t>Heroes, or athletes?</w:t>
      </w:r>
    </w:p>
  </w:comment>
  <w:comment w:id="1171" w:author="Windows User" w:date="2015-10-30T08:56:00Z" w:initials="WU">
    <w:p w14:paraId="5FA627EB" w14:textId="77777777" w:rsidR="00A97438" w:rsidRDefault="00A97438">
      <w:pPr>
        <w:pStyle w:val="CommentText"/>
      </w:pPr>
      <w:r>
        <w:rPr>
          <w:rStyle w:val="CommentReference"/>
        </w:rPr>
        <w:annotationRef/>
      </w:r>
      <w:r>
        <w:t>Beasts or creatures?</w:t>
      </w:r>
    </w:p>
  </w:comment>
  <w:comment w:id="1172" w:author="Windows User" w:date="2015-10-30T08:56:00Z" w:initials="WU">
    <w:p w14:paraId="04563F96" w14:textId="77777777" w:rsidR="00A97438" w:rsidRDefault="00A97438">
      <w:pPr>
        <w:pStyle w:val="CommentText"/>
      </w:pPr>
      <w:r>
        <w:rPr>
          <w:rStyle w:val="CommentReference"/>
        </w:rPr>
        <w:annotationRef/>
      </w:r>
      <w:r>
        <w:t>Incessant? Or unceasing?</w:t>
      </w:r>
    </w:p>
  </w:comment>
  <w:comment w:id="1173" w:author="Windows User" w:date="2015-10-30T08:56:00Z" w:initials="WU">
    <w:p w14:paraId="7BD20F77" w14:textId="77777777" w:rsidR="00A97438" w:rsidRDefault="00A97438">
      <w:pPr>
        <w:pStyle w:val="CommentText"/>
      </w:pPr>
      <w:r>
        <w:rPr>
          <w:rStyle w:val="CommentReference"/>
        </w:rPr>
        <w:annotationRef/>
      </w:r>
      <w:r>
        <w:t>Flames of fire or fervent as fire?</w:t>
      </w:r>
    </w:p>
  </w:comment>
  <w:comment w:id="1177" w:author="Windows User" w:date="2015-10-30T08:56:00Z" w:initials="WU">
    <w:p w14:paraId="44A84E5A" w14:textId="77777777" w:rsidR="00A97438" w:rsidRDefault="00A97438">
      <w:pPr>
        <w:pStyle w:val="CommentText"/>
      </w:pPr>
      <w:r>
        <w:rPr>
          <w:rStyle w:val="CommentReference"/>
        </w:rPr>
        <w:annotationRef/>
      </w:r>
      <w:r>
        <w:t>Serving the Lord, or serving before the Lord?</w:t>
      </w:r>
    </w:p>
  </w:comment>
  <w:comment w:id="1189" w:author="Windows User" w:date="2015-10-30T08:56:00Z" w:initials="WU">
    <w:p w14:paraId="07D2B1EF" w14:textId="77777777" w:rsidR="00A97438" w:rsidRDefault="00A97438">
      <w:pPr>
        <w:pStyle w:val="CommentText"/>
      </w:pPr>
      <w:r>
        <w:rPr>
          <w:rStyle w:val="CommentReference"/>
        </w:rPr>
        <w:annotationRef/>
      </w:r>
      <w:r>
        <w:t>Or voice of God?</w:t>
      </w:r>
    </w:p>
  </w:comment>
  <w:comment w:id="1190" w:author="Windows User" w:date="2015-10-30T08:56:00Z" w:initials="WU">
    <w:p w14:paraId="3900CC21" w14:textId="77777777" w:rsidR="00A97438" w:rsidRDefault="00A97438">
      <w:pPr>
        <w:pStyle w:val="CommentText"/>
      </w:pPr>
      <w:r>
        <w:rPr>
          <w:rStyle w:val="CommentReference"/>
        </w:rPr>
        <w:annotationRef/>
      </w:r>
      <w:r>
        <w:t>Received or accepted?</w:t>
      </w:r>
    </w:p>
  </w:comment>
  <w:comment w:id="1195" w:author="Windows User" w:date="2015-11-06T08:39:00Z" w:initials="WU">
    <w:p w14:paraId="6EA3F191" w14:textId="77777777" w:rsidR="00A97438" w:rsidRDefault="00A97438">
      <w:pPr>
        <w:pStyle w:val="CommentText"/>
      </w:pPr>
      <w:r>
        <w:rPr>
          <w:rStyle w:val="CommentReference"/>
        </w:rPr>
        <w:annotationRef/>
      </w:r>
      <w:r>
        <w:t>Is this the right St. Theodore?</w:t>
      </w:r>
    </w:p>
  </w:comment>
  <w:comment w:id="1200" w:author="Windows User" w:date="2015-10-30T08:56:00Z" w:initials="WU">
    <w:p w14:paraId="227730E1" w14:textId="77777777" w:rsidR="00A97438" w:rsidRDefault="00A97438">
      <w:pPr>
        <w:pStyle w:val="CommentText"/>
      </w:pPr>
      <w:r>
        <w:rPr>
          <w:rStyle w:val="CommentReference"/>
        </w:rPr>
        <w:annotationRef/>
      </w:r>
      <w:r>
        <w:t>Prabios or Arabius? Doctors and physicians or physicians and well learned?</w:t>
      </w:r>
    </w:p>
  </w:comment>
  <w:comment w:id="1201" w:author="Windows User" w:date="2015-10-30T08:56:00Z" w:initials="WU">
    <w:p w14:paraId="519ADC1D" w14:textId="77777777" w:rsidR="00A97438" w:rsidRDefault="00A97438">
      <w:pPr>
        <w:pStyle w:val="CommentText"/>
      </w:pPr>
      <w:r>
        <w:rPr>
          <w:rStyle w:val="CommentReference"/>
        </w:rPr>
        <w:annotationRef/>
      </w:r>
      <w:r>
        <w:t>Building them upon the Name?</w:t>
      </w:r>
    </w:p>
  </w:comment>
  <w:comment w:id="1211" w:author="Windows User" w:date="2015-10-30T08:56:00Z" w:initials="WU">
    <w:p w14:paraId="3CFB1D1A" w14:textId="77777777" w:rsidR="00A97438" w:rsidRDefault="00A97438">
      <w:pPr>
        <w:pStyle w:val="CommentText"/>
      </w:pPr>
      <w:r>
        <w:rPr>
          <w:rStyle w:val="CommentReference"/>
        </w:rPr>
        <w:annotationRef/>
      </w:r>
      <w:r>
        <w:t>Placed or established?</w:t>
      </w:r>
    </w:p>
  </w:comment>
  <w:comment w:id="1212" w:author="Windows User" w:date="2015-10-30T08:56:00Z" w:initials="WU">
    <w:p w14:paraId="08983CC0" w14:textId="77777777" w:rsidR="00A97438" w:rsidRDefault="00A97438">
      <w:pPr>
        <w:pStyle w:val="CommentText"/>
      </w:pPr>
      <w:r>
        <w:rPr>
          <w:rStyle w:val="CommentReference"/>
        </w:rPr>
        <w:annotationRef/>
      </w:r>
      <w:r>
        <w:t>Or refused?</w:t>
      </w:r>
    </w:p>
  </w:comment>
  <w:comment w:id="1218" w:author="Windows User" w:date="2015-10-30T08:56:00Z" w:initials="WU">
    <w:p w14:paraId="535F3E1B" w14:textId="77777777" w:rsidR="00A97438" w:rsidRDefault="00A97438">
      <w:pPr>
        <w:pStyle w:val="CommentText"/>
      </w:pPr>
      <w:r>
        <w:rPr>
          <w:rStyle w:val="CommentReference"/>
        </w:rPr>
        <w:annotationRef/>
      </w:r>
      <w:r>
        <w:t>Sprung forth? Came forth? Blossomed?</w:t>
      </w:r>
    </w:p>
  </w:comment>
  <w:comment w:id="1230" w:author="Windows User" w:date="2015-10-30T08:56:00Z" w:initials="BS">
    <w:p w14:paraId="07DE8008" w14:textId="77777777" w:rsidR="00A97438" w:rsidRDefault="00A97438">
      <w:pPr>
        <w:pStyle w:val="CommentText"/>
      </w:pPr>
      <w:r>
        <w:rPr>
          <w:rStyle w:val="CommentReference"/>
        </w:rPr>
        <w:annotationRef/>
      </w:r>
      <w:r>
        <w:t>what does this mean?</w:t>
      </w:r>
    </w:p>
  </w:comment>
  <w:comment w:id="1231" w:author="Windows User" w:date="2015-10-30T08:56:00Z" w:initials="BS">
    <w:p w14:paraId="7DE26DCC" w14:textId="77777777" w:rsidR="00A97438" w:rsidRDefault="00A97438">
      <w:pPr>
        <w:pStyle w:val="CommentText"/>
      </w:pPr>
      <w:r>
        <w:rPr>
          <w:rStyle w:val="CommentReference"/>
        </w:rPr>
        <w:annotationRef/>
      </w:r>
      <w:r>
        <w:t>announced or proclaimed?</w:t>
      </w:r>
    </w:p>
  </w:comment>
  <w:comment w:id="1235" w:author="Windows User" w:date="2015-10-30T08:56:00Z" w:initials="WU">
    <w:p w14:paraId="729B2278" w14:textId="77777777" w:rsidR="00A97438" w:rsidRDefault="00A97438">
      <w:pPr>
        <w:pStyle w:val="CommentText"/>
      </w:pPr>
      <w:r>
        <w:rPr>
          <w:rStyle w:val="CommentReference"/>
        </w:rPr>
        <w:annotationRef/>
      </w:r>
      <w:r>
        <w:t>?</w:t>
      </w:r>
    </w:p>
  </w:comment>
  <w:comment w:id="1236" w:author="Windows User" w:date="2015-10-30T08:56:00Z" w:initials="WU">
    <w:p w14:paraId="44863D12" w14:textId="77777777" w:rsidR="00A97438" w:rsidRDefault="00A97438">
      <w:pPr>
        <w:pStyle w:val="CommentText"/>
      </w:pPr>
      <w:r>
        <w:rPr>
          <w:rStyle w:val="CommentReference"/>
        </w:rPr>
        <w:annotationRef/>
      </w:r>
      <w:r>
        <w:t>Bride, no, not bridegroom?</w:t>
      </w:r>
    </w:p>
  </w:comment>
  <w:comment w:id="1239" w:author="Windows User" w:date="2015-10-30T08:56:00Z" w:initials="WU">
    <w:p w14:paraId="6CE1AF88" w14:textId="77777777" w:rsidR="00A97438" w:rsidRDefault="00A97438">
      <w:pPr>
        <w:pStyle w:val="CommentText"/>
      </w:pPr>
      <w:r>
        <w:rPr>
          <w:rStyle w:val="CommentReference"/>
        </w:rPr>
        <w:annotationRef/>
      </w:r>
      <w:r>
        <w:t>Return?</w:t>
      </w:r>
    </w:p>
  </w:comment>
  <w:comment w:id="1240" w:author="Windows User" w:date="2015-10-30T08:56:00Z" w:initials="WU">
    <w:p w14:paraId="2917E600" w14:textId="77777777" w:rsidR="00A97438" w:rsidRDefault="00A97438">
      <w:pPr>
        <w:pStyle w:val="CommentText"/>
      </w:pPr>
      <w:r>
        <w:rPr>
          <w:rStyle w:val="CommentReference"/>
        </w:rPr>
        <w:annotationRef/>
      </w:r>
      <w:r>
        <w:t>Establishment? Building up?</w:t>
      </w:r>
    </w:p>
  </w:comment>
  <w:comment w:id="1242" w:author="Windows User" w:date="2015-10-30T08:56:00Z" w:initials="WU">
    <w:p w14:paraId="14DF4F91" w14:textId="77777777" w:rsidR="00A97438" w:rsidRDefault="00A97438">
      <w:pPr>
        <w:pStyle w:val="CommentText"/>
      </w:pPr>
      <w:r>
        <w:rPr>
          <w:rStyle w:val="CommentReference"/>
        </w:rPr>
        <w:annotationRef/>
      </w:r>
      <w:r>
        <w:t>Heavenly evangelist? Good tidings? Glad tidings? Good news?</w:t>
      </w:r>
    </w:p>
  </w:comment>
  <w:comment w:id="1243" w:author="Windows User" w:date="2015-10-30T08:56:00Z" w:initials="WU">
    <w:p w14:paraId="55FC1EAE" w14:textId="77777777" w:rsidR="00A97438" w:rsidRDefault="00A97438">
      <w:pPr>
        <w:pStyle w:val="CommentText"/>
      </w:pPr>
      <w:r>
        <w:rPr>
          <w:rStyle w:val="CommentReference"/>
        </w:rPr>
        <w:annotationRef/>
      </w:r>
      <w:r>
        <w:t>I don’t see “the Lord is with you” in the Coptic</w:t>
      </w:r>
    </w:p>
    <w:p w14:paraId="4431CB1C" w14:textId="77777777" w:rsidR="00A97438" w:rsidRDefault="00A97438">
      <w:pPr>
        <w:pStyle w:val="CommentText"/>
      </w:pPr>
    </w:p>
  </w:comment>
  <w:comment w:id="1244" w:author="Windows User" w:date="2015-10-30T08:56:00Z" w:initials="WU">
    <w:p w14:paraId="4549B91A" w14:textId="77777777" w:rsidR="00A97438" w:rsidRDefault="00A97438">
      <w:pPr>
        <w:pStyle w:val="CommentText"/>
      </w:pPr>
      <w:r>
        <w:rPr>
          <w:rStyle w:val="CommentReference"/>
        </w:rPr>
        <w:annotationRef/>
      </w:r>
      <w:r>
        <w:t>Heavenly herald of Good News?</w:t>
      </w:r>
    </w:p>
    <w:p w14:paraId="384F02AC" w14:textId="77777777" w:rsidR="00A97438" w:rsidRDefault="00A97438">
      <w:pPr>
        <w:pStyle w:val="CommentText"/>
      </w:pPr>
    </w:p>
  </w:comment>
  <w:comment w:id="1251" w:author="Windows User" w:date="2015-10-30T08:56:00Z" w:initials="WU">
    <w:p w14:paraId="4A264D5C" w14:textId="77777777" w:rsidR="00A97438" w:rsidRDefault="00A97438">
      <w:pPr>
        <w:pStyle w:val="CommentText"/>
      </w:pPr>
      <w:r>
        <w:rPr>
          <w:rStyle w:val="CommentReference"/>
        </w:rPr>
        <w:annotationRef/>
      </w:r>
      <w:r>
        <w:t>I think we’re doing holy for ethowab, but saint for agios… open to discussion though.</w:t>
      </w:r>
    </w:p>
  </w:comment>
  <w:comment w:id="1281" w:author="Windows User" w:date="2015-10-30T08:56:00Z" w:initials="WU">
    <w:p w14:paraId="3A72AA33" w14:textId="77777777" w:rsidR="00A97438" w:rsidRDefault="00A97438">
      <w:pPr>
        <w:pStyle w:val="CommentText"/>
      </w:pPr>
      <w:r>
        <w:rPr>
          <w:rStyle w:val="CommentReference"/>
        </w:rPr>
        <w:annotationRef/>
      </w:r>
      <w:r>
        <w:t>Redeemed?</w:t>
      </w:r>
    </w:p>
  </w:comment>
  <w:comment w:id="1282" w:author="Windows User" w:date="2015-10-30T08:56:00Z" w:initials="WU">
    <w:p w14:paraId="5BF82FF5" w14:textId="77777777" w:rsidR="00A97438" w:rsidRDefault="00A97438">
      <w:pPr>
        <w:pStyle w:val="CommentText"/>
      </w:pPr>
      <w:r>
        <w:rPr>
          <w:rStyle w:val="CommentReference"/>
        </w:rPr>
        <w:annotationRef/>
      </w:r>
      <w:r>
        <w:t>For? So?</w:t>
      </w:r>
    </w:p>
  </w:comment>
  <w:comment w:id="1287" w:author="Windows User" w:date="2015-10-30T08:56:00Z" w:initials="WU">
    <w:p w14:paraId="5B54A424" w14:textId="77777777" w:rsidR="00A97438" w:rsidRDefault="00A97438">
      <w:pPr>
        <w:pStyle w:val="CommentText"/>
      </w:pPr>
      <w:r>
        <w:rPr>
          <w:rStyle w:val="CommentReference"/>
        </w:rPr>
        <w:annotationRef/>
      </w:r>
      <w:r>
        <w:t>Or did shine and did illuminate</w:t>
      </w:r>
    </w:p>
  </w:comment>
  <w:comment w:id="1288" w:author="Windows User" w:date="2015-10-30T08:56:00Z" w:initials="WU">
    <w:p w14:paraId="5929E69F" w14:textId="77777777" w:rsidR="00A97438" w:rsidRDefault="00A97438">
      <w:pPr>
        <w:pStyle w:val="CommentText"/>
      </w:pPr>
      <w:r>
        <w:rPr>
          <w:rStyle w:val="CommentReference"/>
        </w:rPr>
        <w:annotationRef/>
      </w:r>
      <w:r>
        <w:t>What should this verse be?</w:t>
      </w:r>
    </w:p>
  </w:comment>
  <w:comment w:id="1289" w:author="Windows User" w:date="2015-10-30T08:56:00Z" w:initials="WU">
    <w:p w14:paraId="37815108" w14:textId="77777777" w:rsidR="00A97438" w:rsidRDefault="00A97438">
      <w:pPr>
        <w:pStyle w:val="CommentText"/>
      </w:pPr>
      <w:r>
        <w:rPr>
          <w:rStyle w:val="CommentReference"/>
        </w:rPr>
        <w:annotationRef/>
      </w:r>
      <w:r>
        <w:t>Uhm… does this mean something else, because saying the seal of the door Ezekiel saw was raised seems really bad …</w:t>
      </w:r>
    </w:p>
  </w:comment>
  <w:comment w:id="1290" w:author="Windows User" w:date="2015-10-30T08:56:00Z" w:initials="WU">
    <w:p w14:paraId="770E6FA0" w14:textId="77777777" w:rsidR="00A97438" w:rsidRDefault="00A97438">
      <w:pPr>
        <w:pStyle w:val="CommentText"/>
      </w:pPr>
      <w:r>
        <w:rPr>
          <w:rStyle w:val="CommentReference"/>
        </w:rPr>
        <w:annotationRef/>
      </w:r>
      <w:r>
        <w:t>Who?</w:t>
      </w:r>
    </w:p>
  </w:comment>
  <w:comment w:id="1291" w:author="Windows User" w:date="2015-10-30T08:56:00Z" w:initials="WU">
    <w:p w14:paraId="7FDD5784" w14:textId="77777777" w:rsidR="00A97438" w:rsidRDefault="00A97438">
      <w:pPr>
        <w:pStyle w:val="CommentText"/>
      </w:pPr>
      <w:r>
        <w:rPr>
          <w:rStyle w:val="CommentReference"/>
        </w:rPr>
        <w:annotationRef/>
      </w:r>
      <w:r>
        <w:t>Different adjective</w:t>
      </w:r>
    </w:p>
  </w:comment>
  <w:comment w:id="1292" w:author="Windows User" w:date="2015-10-30T08:56:00Z" w:initials="WU">
    <w:p w14:paraId="69734FAC" w14:textId="77777777" w:rsidR="00A97438" w:rsidRDefault="00A97438">
      <w:pPr>
        <w:pStyle w:val="CommentText"/>
      </w:pPr>
      <w:r>
        <w:rPr>
          <w:rStyle w:val="CommentReference"/>
        </w:rPr>
        <w:annotationRef/>
      </w:r>
      <w:r>
        <w:t>Sickness?</w:t>
      </w:r>
    </w:p>
  </w:comment>
  <w:comment w:id="1295" w:author="Windows User" w:date="2015-10-30T08:56:00Z" w:initials="BS">
    <w:p w14:paraId="07C468E8" w14:textId="77777777" w:rsidR="00A97438" w:rsidRDefault="00A9743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8" w:author="Windows User" w:date="2015-10-30T08:56:00Z" w:initials="WU">
    <w:p w14:paraId="14F94395" w14:textId="77777777" w:rsidR="00A97438" w:rsidRDefault="00A97438">
      <w:pPr>
        <w:pStyle w:val="CommentText"/>
      </w:pPr>
      <w:r>
        <w:rPr>
          <w:rStyle w:val="CommentReference"/>
        </w:rPr>
        <w:annotationRef/>
      </w:r>
      <w:r>
        <w:t>What?</w:t>
      </w:r>
    </w:p>
  </w:comment>
  <w:comment w:id="1307" w:author="Windows User" w:date="2015-10-30T08:56:00Z" w:initials="WU">
    <w:p w14:paraId="39A2608E" w14:textId="77777777" w:rsidR="00A97438" w:rsidRDefault="00A97438">
      <w:pPr>
        <w:pStyle w:val="CommentText"/>
      </w:pPr>
      <w:r>
        <w:rPr>
          <w:rStyle w:val="CommentReference"/>
        </w:rPr>
        <w:annotationRef/>
      </w:r>
    </w:p>
  </w:comment>
  <w:comment w:id="1318" w:author="Windows User" w:date="2015-10-30T08:56:00Z" w:initials="WU">
    <w:p w14:paraId="255EEE9F" w14:textId="77777777" w:rsidR="00A97438" w:rsidRDefault="00A97438">
      <w:pPr>
        <w:pStyle w:val="CommentText"/>
      </w:pPr>
      <w:r>
        <w:rPr>
          <w:rStyle w:val="CommentReference"/>
        </w:rPr>
        <w:annotationRef/>
      </w:r>
      <w:r>
        <w:t>Is abouna going by a different version of the Coptic?</w:t>
      </w:r>
    </w:p>
    <w:p w14:paraId="45F504BB" w14:textId="77777777" w:rsidR="00A97438" w:rsidRDefault="00A97438">
      <w:pPr>
        <w:pStyle w:val="CommentText"/>
      </w:pPr>
    </w:p>
  </w:comment>
  <w:comment w:id="1320" w:author="Windows User" w:date="2015-10-30T08:56:00Z" w:initials="WU">
    <w:p w14:paraId="63C351E6" w14:textId="77777777" w:rsidR="00A97438" w:rsidRDefault="00A97438">
      <w:pPr>
        <w:pStyle w:val="CommentText"/>
      </w:pPr>
      <w:r>
        <w:rPr>
          <w:rStyle w:val="CommentReference"/>
        </w:rPr>
        <w:annotationRef/>
      </w:r>
      <w:r>
        <w:t>Praise and victory doesn’t make sense.</w:t>
      </w:r>
    </w:p>
  </w:comment>
  <w:comment w:id="1322" w:author="Windows User" w:date="2015-10-30T08:56:00Z" w:initials="WU">
    <w:p w14:paraId="5729C7D5" w14:textId="77777777" w:rsidR="00A97438" w:rsidRDefault="00A97438">
      <w:pPr>
        <w:pStyle w:val="CommentText"/>
      </w:pPr>
      <w:r>
        <w:rPr>
          <w:rStyle w:val="CommentReference"/>
        </w:rPr>
        <w:annotationRef/>
      </w:r>
      <w:r>
        <w:t>Godhead?</w:t>
      </w:r>
    </w:p>
  </w:comment>
  <w:comment w:id="1331" w:author="Windows User" w:date="2015-10-30T08:56:00Z" w:initials="WU">
    <w:p w14:paraId="78E42A11" w14:textId="77777777" w:rsidR="00A97438" w:rsidRDefault="00A97438">
      <w:pPr>
        <w:pStyle w:val="CommentText"/>
      </w:pPr>
      <w:r>
        <w:rPr>
          <w:rStyle w:val="CommentReference"/>
        </w:rPr>
        <w:annotationRef/>
      </w:r>
      <w:r>
        <w:t>Establish?</w:t>
      </w:r>
    </w:p>
  </w:comment>
  <w:comment w:id="1332" w:author="Windows User" w:date="2015-10-30T08:56:00Z" w:initials="WU">
    <w:p w14:paraId="642EB965" w14:textId="77777777" w:rsidR="00A97438" w:rsidRDefault="00A97438">
      <w:pPr>
        <w:pStyle w:val="CommentText"/>
      </w:pPr>
      <w:r>
        <w:rPr>
          <w:rStyle w:val="CommentReference"/>
        </w:rPr>
        <w:annotationRef/>
      </w:r>
      <w:r>
        <w:t>Check another source… missing puncuation</w:t>
      </w:r>
    </w:p>
  </w:comment>
  <w:comment w:id="1333" w:author="Windows User" w:date="2015-10-30T08:56:00Z" w:initials="WU">
    <w:p w14:paraId="6F8B5532" w14:textId="77777777" w:rsidR="00A97438" w:rsidRDefault="00A97438">
      <w:pPr>
        <w:pStyle w:val="CommentText"/>
      </w:pPr>
      <w:r>
        <w:rPr>
          <w:rStyle w:val="CommentReference"/>
        </w:rPr>
        <w:annotationRef/>
      </w:r>
      <w:r>
        <w:t>Worked?</w:t>
      </w:r>
    </w:p>
  </w:comment>
  <w:comment w:id="1334" w:author="Windows User" w:date="2015-10-30T08:56:00Z" w:initials="WU">
    <w:p w14:paraId="4F504285" w14:textId="77777777" w:rsidR="00A97438" w:rsidRDefault="00A97438">
      <w:pPr>
        <w:pStyle w:val="CommentText"/>
      </w:pPr>
      <w:r>
        <w:rPr>
          <w:rStyle w:val="CommentReference"/>
        </w:rPr>
        <w:annotationRef/>
      </w:r>
      <w:r>
        <w:t>Thrice holy or Trisagion?</w:t>
      </w:r>
    </w:p>
  </w:comment>
  <w:comment w:id="1336" w:author="Windows User" w:date="2015-10-30T08:56:00Z" w:initials="WU">
    <w:p w14:paraId="5514BCC2" w14:textId="77777777" w:rsidR="00A97438" w:rsidRPr="00936DE7" w:rsidRDefault="00A974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7" w:author="Windows User" w:date="2015-10-30T08:56:00Z" w:initials="WU">
    <w:p w14:paraId="179A5384" w14:textId="77777777" w:rsidR="00A97438" w:rsidRDefault="00A97438">
      <w:pPr>
        <w:pStyle w:val="CommentText"/>
      </w:pPr>
      <w:r>
        <w:rPr>
          <w:rStyle w:val="CommentReference"/>
        </w:rPr>
        <w:annotationRef/>
      </w:r>
      <w:r>
        <w:t>Right translation?</w:t>
      </w:r>
    </w:p>
  </w:comment>
  <w:comment w:id="1339" w:author="Windows User" w:date="2015-10-30T08:56:00Z" w:initials="WU">
    <w:p w14:paraId="1682BE28" w14:textId="77777777" w:rsidR="00A97438" w:rsidRDefault="00A97438">
      <w:pPr>
        <w:pStyle w:val="CommentText"/>
      </w:pPr>
      <w:r>
        <w:rPr>
          <w:rStyle w:val="CommentReference"/>
        </w:rPr>
        <w:annotationRef/>
      </w:r>
      <w:r>
        <w:t>What does this mean?</w:t>
      </w:r>
    </w:p>
  </w:comment>
  <w:comment w:id="1340" w:author="Windows User" w:date="2015-10-30T08:56:00Z" w:initials="WU">
    <w:p w14:paraId="30C5B7C9" w14:textId="77777777" w:rsidR="00A97438" w:rsidRDefault="00A97438">
      <w:pPr>
        <w:pStyle w:val="CommentText"/>
      </w:pPr>
      <w:r>
        <w:rPr>
          <w:rStyle w:val="CommentReference"/>
        </w:rPr>
        <w:annotationRef/>
      </w:r>
      <w:r>
        <w:t>To the end?</w:t>
      </w:r>
    </w:p>
  </w:comment>
  <w:comment w:id="1345" w:author="Windows User" w:date="2015-10-30T08:56:00Z" w:initials="WU">
    <w:p w14:paraId="2C2856CA" w14:textId="77777777" w:rsidR="00A97438" w:rsidRDefault="00A97438">
      <w:pPr>
        <w:pStyle w:val="CommentText"/>
      </w:pPr>
      <w:r>
        <w:rPr>
          <w:rStyle w:val="CommentReference"/>
        </w:rPr>
        <w:annotationRef/>
      </w:r>
      <w:r>
        <w:t>Or freedom?</w:t>
      </w:r>
    </w:p>
  </w:comment>
  <w:comment w:id="1346" w:author="Windows User" w:date="2015-10-30T08:56:00Z" w:initials="WU">
    <w:p w14:paraId="229642C6" w14:textId="77777777" w:rsidR="00A97438" w:rsidRDefault="00A97438">
      <w:pPr>
        <w:pStyle w:val="CommentText"/>
      </w:pPr>
      <w:r>
        <w:rPr>
          <w:rStyle w:val="CommentReference"/>
        </w:rPr>
        <w:annotationRef/>
      </w:r>
      <w:r>
        <w:t>Or establish?</w:t>
      </w:r>
    </w:p>
  </w:comment>
  <w:comment w:id="1354" w:author="Windows User" w:date="2015-10-30T08:56:00Z" w:initials="WU">
    <w:p w14:paraId="798C7307" w14:textId="77777777" w:rsidR="00A97438" w:rsidRDefault="00A97438">
      <w:pPr>
        <w:pStyle w:val="CommentText"/>
      </w:pPr>
      <w:r>
        <w:rPr>
          <w:rStyle w:val="CommentReference"/>
        </w:rPr>
        <w:annotationRef/>
      </w:r>
      <w:r>
        <w:t>Is this the correct date?</w:t>
      </w:r>
    </w:p>
  </w:comment>
  <w:comment w:id="1445" w:author="Windows User" w:date="2015-10-30T08:56:00Z" w:initials="WU">
    <w:p w14:paraId="1C25D03A" w14:textId="77777777" w:rsidR="00A97438" w:rsidRDefault="00A97438">
      <w:pPr>
        <w:pStyle w:val="CommentText"/>
      </w:pPr>
      <w:r>
        <w:rPr>
          <w:rStyle w:val="CommentReference"/>
        </w:rPr>
        <w:annotationRef/>
      </w:r>
      <w:r>
        <w:t>Can this be reworded?</w:t>
      </w:r>
    </w:p>
  </w:comment>
  <w:comment w:id="1447" w:author="Windows User" w:date="2015-10-30T08:56:00Z" w:initials="WU">
    <w:p w14:paraId="71B1FE22" w14:textId="77777777" w:rsidR="00A97438" w:rsidRDefault="00A97438">
      <w:pPr>
        <w:pStyle w:val="CommentText"/>
      </w:pPr>
      <w:r>
        <w:rPr>
          <w:rStyle w:val="CommentReference"/>
        </w:rPr>
        <w:annotationRef/>
      </w:r>
      <w:r>
        <w:t>Check other books for alternate word here.</w:t>
      </w:r>
    </w:p>
  </w:comment>
  <w:comment w:id="1448" w:author="Windows User" w:date="2015-10-30T08:56:00Z" w:initials="WU">
    <w:p w14:paraId="546F5FFA" w14:textId="77777777" w:rsidR="00A97438" w:rsidRDefault="00A97438">
      <w:pPr>
        <w:pStyle w:val="CommentText"/>
      </w:pPr>
      <w:r>
        <w:rPr>
          <w:rStyle w:val="CommentReference"/>
        </w:rPr>
        <w:annotationRef/>
      </w:r>
      <w:r>
        <w:t>Nations or peoples?</w:t>
      </w:r>
    </w:p>
  </w:comment>
  <w:comment w:id="1449" w:author="Windows User" w:date="2015-10-30T08:56:00Z" w:initials="WU">
    <w:p w14:paraId="4FC1DCF3" w14:textId="77777777" w:rsidR="00A97438" w:rsidRDefault="00A97438">
      <w:pPr>
        <w:pStyle w:val="CommentText"/>
      </w:pPr>
      <w:r>
        <w:rPr>
          <w:rStyle w:val="CommentReference"/>
        </w:rPr>
        <w:annotationRef/>
      </w:r>
      <w:r>
        <w:t>Burned or consumed?</w:t>
      </w:r>
    </w:p>
  </w:comment>
  <w:comment w:id="1450" w:author="Windows User" w:date="2015-10-30T08:56:00Z" w:initials="WU">
    <w:p w14:paraId="5B463C07" w14:textId="77777777" w:rsidR="00A97438" w:rsidRDefault="00A97438">
      <w:pPr>
        <w:pStyle w:val="CommentText"/>
      </w:pPr>
      <w:r>
        <w:rPr>
          <w:rStyle w:val="CommentReference"/>
        </w:rPr>
        <w:annotationRef/>
      </w:r>
      <w:r>
        <w:t>?</w:t>
      </w:r>
    </w:p>
  </w:comment>
  <w:comment w:id="1451" w:author="Windows User" w:date="2015-10-30T08:56:00Z" w:initials="WU">
    <w:p w14:paraId="3079CC02" w14:textId="77777777" w:rsidR="00A97438" w:rsidRPr="0098028B" w:rsidRDefault="00A974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2" w:author="Windows User" w:date="2015-10-30T08:56:00Z" w:initials="WU">
    <w:p w14:paraId="4B943F0B" w14:textId="77777777" w:rsidR="00A97438" w:rsidRDefault="00A97438">
      <w:pPr>
        <w:pStyle w:val="CommentText"/>
      </w:pPr>
      <w:r>
        <w:rPr>
          <w:rStyle w:val="CommentReference"/>
        </w:rPr>
        <w:annotationRef/>
      </w:r>
      <w:r>
        <w:t>Synaxarium has St. James dying twice… likely one of them should be St. John!</w:t>
      </w:r>
    </w:p>
  </w:comment>
  <w:comment w:id="1495" w:author="Windows User" w:date="2015-10-30T08:56:00Z" w:initials="WU">
    <w:p w14:paraId="11436C6E" w14:textId="77777777" w:rsidR="00A97438" w:rsidRDefault="00A97438">
      <w:pPr>
        <w:pStyle w:val="CommentText"/>
      </w:pPr>
      <w:r>
        <w:rPr>
          <w:rStyle w:val="CommentReference"/>
        </w:rPr>
        <w:annotationRef/>
      </w:r>
      <w:r>
        <w:t>Ramez says print synacarium may have him in july</w:t>
      </w:r>
    </w:p>
  </w:comment>
  <w:comment w:id="1506" w:author="Windows User" w:date="2015-10-30T08:56:00Z" w:initials="WU">
    <w:p w14:paraId="62A36CDC" w14:textId="77777777" w:rsidR="00A97438" w:rsidRDefault="00A97438">
      <w:pPr>
        <w:pStyle w:val="CommentText"/>
      </w:pPr>
      <w:r>
        <w:rPr>
          <w:rStyle w:val="CommentReference"/>
        </w:rPr>
        <w:annotationRef/>
      </w:r>
      <w:r>
        <w:t>Approached? What does this vs mean?</w:t>
      </w:r>
    </w:p>
  </w:comment>
  <w:comment w:id="1507" w:author="Windows User" w:date="2015-10-30T08:56:00Z" w:initials="WU">
    <w:p w14:paraId="329416E7" w14:textId="77777777" w:rsidR="00A97438" w:rsidRPr="00035775" w:rsidRDefault="00A974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3" w:author="Windows User" w:date="2015-10-30T08:56:00Z" w:initials="WU">
    <w:p w14:paraId="763F73BB" w14:textId="77777777" w:rsidR="00A97438" w:rsidRDefault="00A97438">
      <w:pPr>
        <w:pStyle w:val="CommentText"/>
      </w:pPr>
      <w:r>
        <w:rPr>
          <w:rStyle w:val="CommentReference"/>
        </w:rPr>
        <w:annotationRef/>
      </w:r>
      <w:r>
        <w:t>Thoughts?</w:t>
      </w:r>
    </w:p>
  </w:comment>
  <w:comment w:id="1532" w:author="Windows User" w:date="2015-10-30T08:56:00Z" w:initials="WU">
    <w:p w14:paraId="7B47C8A3" w14:textId="77777777" w:rsidR="00A97438" w:rsidRDefault="00A9743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7" w:author="Windows User" w:date="2015-10-30T08:56:00Z" w:initials="WU">
    <w:p w14:paraId="0BE9113A" w14:textId="77777777" w:rsidR="00A97438" w:rsidRDefault="00A97438">
      <w:pPr>
        <w:pStyle w:val="CommentText"/>
      </w:pPr>
      <w:r>
        <w:rPr>
          <w:rStyle w:val="CommentReference"/>
        </w:rPr>
        <w:annotationRef/>
      </w:r>
      <w:r>
        <w:t>Completely different.</w:t>
      </w:r>
    </w:p>
  </w:comment>
  <w:comment w:id="1568" w:author="Windows User" w:date="2015-10-30T08:56:00Z" w:initials="WU">
    <w:p w14:paraId="074682DD" w14:textId="77777777" w:rsidR="00A97438" w:rsidRDefault="00A97438">
      <w:pPr>
        <w:pStyle w:val="CommentText"/>
      </w:pPr>
      <w:r>
        <w:rPr>
          <w:rStyle w:val="CommentReference"/>
        </w:rPr>
        <w:annotationRef/>
      </w:r>
      <w:r>
        <w:t>With or in?</w:t>
      </w:r>
    </w:p>
  </w:comment>
  <w:comment w:id="1569" w:author="Windows User" w:date="2015-10-30T08:56:00Z" w:initials="WU">
    <w:p w14:paraId="371712E1" w14:textId="77777777" w:rsidR="00A97438" w:rsidRDefault="00A97438">
      <w:pPr>
        <w:pStyle w:val="CommentText"/>
      </w:pPr>
      <w:r>
        <w:rPr>
          <w:rStyle w:val="CommentReference"/>
        </w:rPr>
        <w:annotationRef/>
      </w:r>
    </w:p>
  </w:comment>
  <w:comment w:id="1570" w:author="Windows User" w:date="2015-10-30T08:56:00Z" w:initials="WU">
    <w:p w14:paraId="0B3C1D3B" w14:textId="77777777" w:rsidR="00A97438" w:rsidRDefault="00A97438">
      <w:pPr>
        <w:pStyle w:val="CommentText"/>
      </w:pPr>
      <w:r>
        <w:rPr>
          <w:rStyle w:val="CommentReference"/>
        </w:rPr>
        <w:annotationRef/>
      </w:r>
      <w:r>
        <w:t>Sound or voice?</w:t>
      </w:r>
    </w:p>
  </w:comment>
  <w:comment w:id="1572" w:author="Windows User" w:date="2015-10-30T08:56:00Z" w:initials="WU">
    <w:p w14:paraId="1C3A0B98" w14:textId="77777777" w:rsidR="00A97438" w:rsidRDefault="00A97438">
      <w:pPr>
        <w:pStyle w:val="CommentText"/>
      </w:pPr>
      <w:r>
        <w:rPr>
          <w:rStyle w:val="CommentReference"/>
        </w:rPr>
        <w:annotationRef/>
      </w:r>
      <w:r>
        <w:t>Open to suggetions.</w:t>
      </w:r>
    </w:p>
  </w:comment>
  <w:comment w:id="1573" w:author="Windows User" w:date="2015-10-30T08:56:00Z" w:initials="WU">
    <w:p w14:paraId="79DB91AB" w14:textId="77777777" w:rsidR="00A97438" w:rsidRDefault="00A97438">
      <w:pPr>
        <w:pStyle w:val="CommentText"/>
      </w:pPr>
      <w:r>
        <w:rPr>
          <w:rStyle w:val="CommentReference"/>
        </w:rPr>
        <w:annotationRef/>
      </w:r>
      <w:r>
        <w:t>Before?</w:t>
      </w:r>
    </w:p>
  </w:comment>
  <w:comment w:id="1574" w:author="Windows User" w:date="2015-10-30T08:56:00Z" w:initials="WU">
    <w:p w14:paraId="777049F3" w14:textId="77777777" w:rsidR="00A97438" w:rsidRDefault="00A97438">
      <w:pPr>
        <w:pStyle w:val="CommentText"/>
      </w:pPr>
      <w:r>
        <w:rPr>
          <w:rStyle w:val="CommentReference"/>
        </w:rPr>
        <w:annotationRef/>
      </w:r>
      <w:r>
        <w:t>Nations?</w:t>
      </w:r>
    </w:p>
  </w:comment>
  <w:comment w:id="1575" w:author="Windows User" w:date="2015-10-30T08:56:00Z" w:initials="WU">
    <w:p w14:paraId="29D1E0CC" w14:textId="77777777" w:rsidR="00A97438" w:rsidRDefault="00A97438">
      <w:pPr>
        <w:pStyle w:val="CommentText"/>
      </w:pPr>
      <w:r>
        <w:rPr>
          <w:rStyle w:val="CommentReference"/>
        </w:rPr>
        <w:annotationRef/>
      </w:r>
      <w:r>
        <w:t>?</w:t>
      </w:r>
    </w:p>
  </w:comment>
  <w:comment w:id="1616" w:author="Windows User" w:date="2015-10-30T08:56:00Z" w:initials="WU">
    <w:p w14:paraId="73A9ACC7" w14:textId="77777777" w:rsidR="00A97438" w:rsidRDefault="00A97438">
      <w:pPr>
        <w:pStyle w:val="CommentText"/>
      </w:pPr>
      <w:r>
        <w:rPr>
          <w:rStyle w:val="CommentReference"/>
        </w:rPr>
        <w:annotationRef/>
      </w:r>
      <w:r>
        <w:t>?</w:t>
      </w:r>
    </w:p>
  </w:comment>
  <w:comment w:id="1623" w:author="Windows User" w:date="2015-10-30T08:56:00Z" w:initials="WU">
    <w:p w14:paraId="4F5630C0" w14:textId="77777777" w:rsidR="00A97438" w:rsidRDefault="00A97438">
      <w:pPr>
        <w:pStyle w:val="CommentText"/>
      </w:pPr>
      <w:r>
        <w:rPr>
          <w:rStyle w:val="CommentReference"/>
        </w:rPr>
        <w:annotationRef/>
      </w:r>
      <w:r>
        <w:t>Abba Noub, abanoub, Apa Noub, Apnoub?</w:t>
      </w:r>
    </w:p>
  </w:comment>
  <w:comment w:id="1624" w:author="Windows User" w:date="2015-10-30T08:56:00Z" w:initials="WU">
    <w:p w14:paraId="3899034D" w14:textId="77777777" w:rsidR="00A97438" w:rsidRDefault="00A97438">
      <w:pPr>
        <w:pStyle w:val="CommentText"/>
      </w:pPr>
      <w:r>
        <w:rPr>
          <w:rStyle w:val="CommentReference"/>
        </w:rPr>
        <w:annotationRef/>
      </w:r>
      <w:r>
        <w:t>Upright, or orthodox?</w:t>
      </w:r>
    </w:p>
  </w:comment>
  <w:comment w:id="1633" w:author="Windows User" w:date="2015-10-30T08:56:00Z" w:initials="WU">
    <w:p w14:paraId="61207ABC" w14:textId="77777777" w:rsidR="00A97438" w:rsidRDefault="00A97438">
      <w:pPr>
        <w:pStyle w:val="CommentText"/>
      </w:pPr>
      <w:r>
        <w:rPr>
          <w:rStyle w:val="CommentReference"/>
        </w:rPr>
        <w:annotationRef/>
      </w:r>
      <w:r>
        <w:t>Are we going with ti agia = saint and ti ethowab = the holy?</w:t>
      </w:r>
    </w:p>
  </w:comment>
  <w:comment w:id="1655" w:author="Windows User" w:date="2015-11-18T20:43:00Z" w:initials="WU">
    <w:p w14:paraId="08613E46" w14:textId="00F90E8C" w:rsidR="00A97438" w:rsidRDefault="00A97438">
      <w:pPr>
        <w:pStyle w:val="CommentText"/>
      </w:pPr>
      <w:r>
        <w:rPr>
          <w:rStyle w:val="CommentReference"/>
        </w:rPr>
        <w:annotationRef/>
      </w:r>
      <w:r>
        <w:t>Is this for Adam days? Or just Sundays?</w:t>
      </w:r>
    </w:p>
  </w:comment>
  <w:comment w:id="1656" w:author="Windows User" w:date="2015-11-18T20:38:00Z" w:initials="WU">
    <w:p w14:paraId="43F9C3B7" w14:textId="77777777" w:rsidR="00A97438" w:rsidRDefault="00A97438">
      <w:pPr>
        <w:pStyle w:val="CommentText"/>
      </w:pPr>
      <w:r>
        <w:rPr>
          <w:rStyle w:val="CommentReference"/>
        </w:rPr>
        <w:annotationRef/>
      </w:r>
      <w:r>
        <w:t>What does this mean? I feel like we put something else somewhere else</w:t>
      </w:r>
    </w:p>
  </w:comment>
  <w:comment w:id="1658" w:author="Windows User" w:date="2015-11-19T22:12:00Z" w:initials="WU">
    <w:p w14:paraId="79F037D4" w14:textId="77777777" w:rsidR="00A97438" w:rsidRDefault="00A97438">
      <w:pPr>
        <w:pStyle w:val="CommentText"/>
      </w:pPr>
      <w:r>
        <w:rPr>
          <w:rStyle w:val="CommentReference"/>
        </w:rPr>
        <w:annotationRef/>
      </w:r>
      <w:r>
        <w:t>Theotokos forever, or ever-Theotokos?</w:t>
      </w:r>
    </w:p>
  </w:comment>
  <w:comment w:id="1659" w:author="Windows User" w:date="2015-11-19T22:12:00Z" w:initials="WU">
    <w:p w14:paraId="7E2C6DDB" w14:textId="77777777" w:rsidR="00A97438" w:rsidRDefault="00A97438">
      <w:pPr>
        <w:pStyle w:val="CommentText"/>
      </w:pPr>
      <w:r>
        <w:rPr>
          <w:rStyle w:val="CommentReference"/>
        </w:rPr>
        <w:annotationRef/>
      </w:r>
      <w:r>
        <w:t>What does this mean?</w:t>
      </w:r>
    </w:p>
  </w:comment>
  <w:comment w:id="1660" w:author="Windows User" w:date="2015-11-19T22:12:00Z" w:initials="WU">
    <w:p w14:paraId="71146019" w14:textId="77777777" w:rsidR="00A97438" w:rsidRDefault="00A97438">
      <w:pPr>
        <w:pStyle w:val="CommentText"/>
      </w:pPr>
      <w:r>
        <w:rPr>
          <w:rStyle w:val="CommentReference"/>
        </w:rPr>
        <w:annotationRef/>
      </w:r>
      <w:r>
        <w:t>What does this mean?</w:t>
      </w:r>
    </w:p>
  </w:comment>
  <w:comment w:id="1661" w:author="Windows User" w:date="2015-11-19T22:12:00Z" w:initials="WU">
    <w:p w14:paraId="24E4F57A" w14:textId="77777777" w:rsidR="00A97438" w:rsidRDefault="00A97438">
      <w:pPr>
        <w:pStyle w:val="CommentText"/>
      </w:pPr>
      <w:r>
        <w:rPr>
          <w:rStyle w:val="CommentReference"/>
        </w:rPr>
        <w:annotationRef/>
      </w:r>
      <w:r>
        <w:t>Praying or interceding?</w:t>
      </w:r>
    </w:p>
  </w:comment>
  <w:comment w:id="1679" w:author="Windows User" w:date="2015-10-30T08:56:00Z" w:initials="WU">
    <w:p w14:paraId="36116F5D" w14:textId="77777777" w:rsidR="00A97438" w:rsidRPr="00F905FE" w:rsidRDefault="00A974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0" w:author="Windows User" w:date="2015-10-30T08:56:00Z" w:initials="WU">
    <w:p w14:paraId="55EA204B" w14:textId="77777777" w:rsidR="00A97438" w:rsidRDefault="00A97438">
      <w:pPr>
        <w:pStyle w:val="CommentText"/>
      </w:pPr>
      <w:r>
        <w:rPr>
          <w:rStyle w:val="CommentReference"/>
        </w:rPr>
        <w:annotationRef/>
      </w:r>
      <w:r>
        <w:t>Typo?</w:t>
      </w:r>
    </w:p>
  </w:comment>
  <w:comment w:id="1701" w:author="Windows User" w:date="2015-10-30T08:56:00Z" w:initials="WU">
    <w:p w14:paraId="11E5D177" w14:textId="77777777" w:rsidR="00A97438" w:rsidRPr="00DD5DBC" w:rsidRDefault="00A974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3" w:author="Windows User" w:date="2015-10-30T08:56:00Z" w:initials="WU">
    <w:p w14:paraId="38A16B24" w14:textId="77777777" w:rsidR="00A97438" w:rsidRDefault="00A97438">
      <w:pPr>
        <w:pStyle w:val="CommentText"/>
      </w:pPr>
      <w:r>
        <w:rPr>
          <w:rStyle w:val="CommentReference"/>
        </w:rPr>
        <w:annotationRef/>
      </w:r>
      <w:r>
        <w:t>What does the Coptic say?</w:t>
      </w:r>
    </w:p>
  </w:comment>
  <w:comment w:id="1704" w:author="Windows User" w:date="2015-10-30T08:56:00Z" w:initials="WU">
    <w:p w14:paraId="239824AA" w14:textId="77777777" w:rsidR="00A97438" w:rsidRDefault="00A97438">
      <w:pPr>
        <w:pStyle w:val="CommentText"/>
      </w:pPr>
      <w:r>
        <w:rPr>
          <w:rStyle w:val="CommentReference"/>
        </w:rPr>
        <w:annotationRef/>
      </w:r>
      <w:r>
        <w:t>What is being quoted? 2Cor 5?</w:t>
      </w:r>
    </w:p>
  </w:comment>
  <w:comment w:id="1707" w:author="Windows User" w:date="2015-10-30T08:56:00Z" w:initials="WU">
    <w:p w14:paraId="1EC34668" w14:textId="77777777" w:rsidR="00A97438" w:rsidRDefault="00A97438">
      <w:pPr>
        <w:pStyle w:val="CommentText"/>
      </w:pPr>
      <w:r>
        <w:rPr>
          <w:rStyle w:val="CommentReference"/>
        </w:rPr>
        <w:annotationRef/>
      </w:r>
      <w:r>
        <w:t>This is clearly a late composition, bastardizing other hymns. “our father in heaven, the sinless one, with your good father…” right.</w:t>
      </w:r>
    </w:p>
  </w:comment>
  <w:comment w:id="1708" w:author="Windows User" w:date="2015-10-30T08:56:00Z" w:initials="WU">
    <w:p w14:paraId="4470C38C" w14:textId="77777777" w:rsidR="00A97438" w:rsidRDefault="00A97438">
      <w:pPr>
        <w:pStyle w:val="CommentText"/>
      </w:pPr>
      <w:r>
        <w:rPr>
          <w:rStyle w:val="CommentReference"/>
        </w:rPr>
        <w:annotationRef/>
      </w:r>
      <w:r>
        <w:t>Coptic is different from previous verse. What should English be?</w:t>
      </w:r>
    </w:p>
  </w:comment>
  <w:comment w:id="1709" w:author="Windows User" w:date="2015-10-30T08:56:00Z" w:initials="WU">
    <w:p w14:paraId="350A9B71" w14:textId="77777777" w:rsidR="00A97438" w:rsidRDefault="00A97438">
      <w:pPr>
        <w:pStyle w:val="CommentText"/>
      </w:pPr>
      <w:r>
        <w:rPr>
          <w:rStyle w:val="CommentReference"/>
        </w:rPr>
        <w:annotationRef/>
      </w:r>
      <w:r>
        <w:t>Or athletes? Or athletic martyrs?</w:t>
      </w:r>
    </w:p>
  </w:comment>
  <w:comment w:id="1710" w:author="Windows User" w:date="2015-10-30T08:56:00Z" w:initials="WU">
    <w:p w14:paraId="72F9FFC3" w14:textId="77777777" w:rsidR="00A97438" w:rsidRDefault="00A97438">
      <w:pPr>
        <w:pStyle w:val="CommentText"/>
      </w:pPr>
      <w:r>
        <w:rPr>
          <w:rStyle w:val="CommentReference"/>
        </w:rPr>
        <w:annotationRef/>
      </w:r>
      <w:r>
        <w:t>Or of the martyrs?</w:t>
      </w:r>
    </w:p>
  </w:comment>
  <w:comment w:id="1711" w:author="Windows User" w:date="2015-10-30T08:56:00Z" w:initials="WU">
    <w:p w14:paraId="7BD5C124" w14:textId="77777777" w:rsidR="00A97438" w:rsidRDefault="00A97438">
      <w:pPr>
        <w:pStyle w:val="CommentText"/>
      </w:pPr>
      <w:r>
        <w:rPr>
          <w:rStyle w:val="CommentReference"/>
        </w:rPr>
        <w:annotationRef/>
      </w:r>
      <w:r>
        <w:t>Carries or lifts?</w:t>
      </w:r>
    </w:p>
  </w:comment>
  <w:comment w:id="1712" w:author="Windows User" w:date="2015-10-30T08:56:00Z" w:initials="WU">
    <w:p w14:paraId="525F7218" w14:textId="77777777" w:rsidR="00A97438" w:rsidRDefault="00A97438">
      <w:pPr>
        <w:pStyle w:val="CommentText"/>
      </w:pPr>
      <w:r>
        <w:rPr>
          <w:rStyle w:val="CommentReference"/>
        </w:rPr>
        <w:annotationRef/>
      </w:r>
      <w:r>
        <w:t>Churches?</w:t>
      </w:r>
    </w:p>
    <w:p w14:paraId="32A8F1D7" w14:textId="77777777" w:rsidR="00A97438" w:rsidRDefault="00A97438">
      <w:pPr>
        <w:pStyle w:val="CommentText"/>
      </w:pPr>
    </w:p>
  </w:comment>
  <w:comment w:id="1713" w:author="Windows User" w:date="2015-10-30T08:56:00Z" w:initials="WU">
    <w:p w14:paraId="165286E5" w14:textId="77777777" w:rsidR="00A97438" w:rsidRDefault="00A97438">
      <w:pPr>
        <w:pStyle w:val="CommentText"/>
      </w:pPr>
      <w:r>
        <w:rPr>
          <w:rStyle w:val="CommentReference"/>
        </w:rPr>
        <w:annotationRef/>
      </w:r>
      <w:r>
        <w:t>End?</w:t>
      </w:r>
    </w:p>
  </w:comment>
  <w:comment w:id="1722" w:author="Windows User" w:date="2015-10-30T08:56:00Z" w:initials="WU">
    <w:p w14:paraId="770DC519" w14:textId="77777777" w:rsidR="00A97438" w:rsidRDefault="00A97438">
      <w:pPr>
        <w:pStyle w:val="CommentText"/>
      </w:pPr>
      <w:r>
        <w:rPr>
          <w:rStyle w:val="CommentReference"/>
        </w:rPr>
        <w:annotationRef/>
      </w:r>
      <w:r>
        <w:t>Or full stop. You are worthy of the glory,</w:t>
      </w:r>
    </w:p>
  </w:comment>
  <w:comment w:id="1728" w:author="Windows User" w:date="2015-10-30T08:56:00Z" w:initials="WU">
    <w:p w14:paraId="664F3BFA" w14:textId="77777777" w:rsidR="00A97438" w:rsidRDefault="00A97438">
      <w:pPr>
        <w:pStyle w:val="CommentText"/>
      </w:pPr>
      <w:r>
        <w:rPr>
          <w:rStyle w:val="CommentReference"/>
        </w:rPr>
        <w:annotationRef/>
      </w:r>
      <w:r>
        <w:t>?</w:t>
      </w:r>
    </w:p>
  </w:comment>
  <w:comment w:id="1731" w:author="Windows User" w:date="2015-10-30T08:56:00Z" w:initials="WU">
    <w:p w14:paraId="08BCD53E" w14:textId="77777777" w:rsidR="00A97438" w:rsidRDefault="00A97438">
      <w:pPr>
        <w:pStyle w:val="CommentText"/>
      </w:pPr>
      <w:r>
        <w:rPr>
          <w:rStyle w:val="CommentReference"/>
        </w:rPr>
        <w:annotationRef/>
      </w:r>
      <w:r>
        <w:t>Is? Or will be? Exalted, or highly exalted?</w:t>
      </w:r>
    </w:p>
  </w:comment>
  <w:comment w:id="1733" w:author="Windows User" w:date="2015-10-30T08:56:00Z" w:initials="WU">
    <w:p w14:paraId="4F4D62D2" w14:textId="77777777" w:rsidR="00A97438" w:rsidRDefault="00A97438">
      <w:pPr>
        <w:pStyle w:val="CommentText"/>
      </w:pPr>
      <w:r>
        <w:rPr>
          <w:rStyle w:val="CommentReference"/>
        </w:rPr>
        <w:annotationRef/>
      </w:r>
      <w:r>
        <w:t>Bring or offer</w:t>
      </w:r>
    </w:p>
  </w:comment>
  <w:comment w:id="1734" w:author="Windows User" w:date="2015-10-30T08:56:00Z" w:initials="WU">
    <w:p w14:paraId="66D4EE13" w14:textId="77777777" w:rsidR="00A97438" w:rsidRDefault="00A97438">
      <w:pPr>
        <w:pStyle w:val="CommentText"/>
      </w:pPr>
      <w:r>
        <w:rPr>
          <w:rStyle w:val="CommentReference"/>
        </w:rPr>
        <w:annotationRef/>
      </w:r>
      <w:r>
        <w:t>Spelling?</w:t>
      </w:r>
    </w:p>
  </w:comment>
  <w:comment w:id="1740" w:author="Windows User" w:date="2015-11-17T22:12:00Z" w:initials="WU">
    <w:p w14:paraId="412F0631" w14:textId="77777777" w:rsidR="00A97438" w:rsidRDefault="00A97438">
      <w:pPr>
        <w:pStyle w:val="CommentText"/>
      </w:pPr>
      <w:r>
        <w:rPr>
          <w:rStyle w:val="CommentReference"/>
        </w:rPr>
        <w:annotationRef/>
      </w:r>
      <w:r>
        <w:t>Literally trampled, right? Or crushed?</w:t>
      </w:r>
    </w:p>
  </w:comment>
  <w:comment w:id="1741" w:author="Windows User" w:date="2015-11-17T22:12:00Z" w:initials="WU">
    <w:p w14:paraId="135DCC31" w14:textId="77777777" w:rsidR="00A97438" w:rsidRDefault="00A97438">
      <w:pPr>
        <w:pStyle w:val="CommentText"/>
      </w:pPr>
      <w:r>
        <w:rPr>
          <w:rStyle w:val="CommentReference"/>
        </w:rPr>
        <w:annotationRef/>
      </w:r>
      <w:r>
        <w:t>Authority? Might? Reign?</w:t>
      </w:r>
    </w:p>
  </w:comment>
  <w:comment w:id="1744" w:author="Windows User" w:date="2015-10-30T08:56:00Z" w:initials="WU">
    <w:p w14:paraId="11BE3C4D" w14:textId="77777777" w:rsidR="00A97438" w:rsidRDefault="00A97438">
      <w:pPr>
        <w:pStyle w:val="CommentText"/>
      </w:pPr>
      <w:r>
        <w:rPr>
          <w:rStyle w:val="CommentReference"/>
        </w:rPr>
        <w:annotationRef/>
      </w:r>
      <w:r>
        <w:t>Name or Holy Name?</w:t>
      </w:r>
    </w:p>
  </w:comment>
  <w:comment w:id="1754" w:author="Windows User" w:date="2015-10-30T08:56:00Z" w:initials="WU">
    <w:p w14:paraId="4A1C10F1" w14:textId="77777777" w:rsidR="00A97438" w:rsidRDefault="00A97438">
      <w:pPr>
        <w:pStyle w:val="CommentText"/>
      </w:pPr>
      <w:r>
        <w:rPr>
          <w:rStyle w:val="CommentReference"/>
        </w:rPr>
        <w:annotationRef/>
      </w:r>
      <w:r>
        <w:t>Christ or Jesus Christ?</w:t>
      </w:r>
    </w:p>
  </w:comment>
  <w:comment w:id="1760" w:author="Windows User" w:date="2015-10-30T08:56:00Z" w:initials="WU">
    <w:p w14:paraId="31C2C585" w14:textId="77777777" w:rsidR="00A97438" w:rsidRDefault="00A97438">
      <w:pPr>
        <w:pStyle w:val="CommentText"/>
      </w:pPr>
      <w:r>
        <w:rPr>
          <w:rStyle w:val="CommentReference"/>
        </w:rPr>
        <w:annotationRef/>
      </w:r>
      <w:r>
        <w:t>Name or Holy Name?</w:t>
      </w:r>
    </w:p>
  </w:comment>
  <w:comment w:id="1761" w:author="Windows User" w:date="2015-10-30T08:56:00Z" w:initials="WU">
    <w:p w14:paraId="18203C3C" w14:textId="77777777" w:rsidR="00A97438" w:rsidRDefault="00A97438">
      <w:pPr>
        <w:pStyle w:val="CommentText"/>
      </w:pPr>
      <w:r>
        <w:rPr>
          <w:rStyle w:val="CommentReference"/>
        </w:rPr>
        <w:annotationRef/>
      </w:r>
      <w:r>
        <w:t>To Him? Or by His might/power?</w:t>
      </w:r>
    </w:p>
  </w:comment>
  <w:comment w:id="1762" w:author="Windows User" w:date="2015-10-30T08:56:00Z" w:initials="WU">
    <w:p w14:paraId="27B39720" w14:textId="77777777" w:rsidR="00A97438" w:rsidRDefault="00A97438">
      <w:pPr>
        <w:pStyle w:val="CommentText"/>
      </w:pPr>
      <w:r>
        <w:rPr>
          <w:rStyle w:val="CommentReference"/>
        </w:rPr>
        <w:annotationRef/>
      </w:r>
      <w:r>
        <w:t>Might, or may?</w:t>
      </w:r>
    </w:p>
  </w:comment>
  <w:comment w:id="1763" w:author="Windows User" w:date="2015-10-30T08:56:00Z" w:initials="WU">
    <w:p w14:paraId="2FB96B7C" w14:textId="77777777" w:rsidR="00A97438" w:rsidRDefault="00A97438" w:rsidP="00F77A5B">
      <w:pPr>
        <w:pStyle w:val="CommentText"/>
      </w:pPr>
      <w:r>
        <w:rPr>
          <w:rStyle w:val="CommentReference"/>
        </w:rPr>
        <w:annotationRef/>
      </w:r>
      <w:r>
        <w:t>Christ or Jesus Christ?</w:t>
      </w:r>
    </w:p>
  </w:comment>
  <w:comment w:id="1766" w:author="Windows User" w:date="2015-10-30T08:56:00Z" w:initials="WU">
    <w:p w14:paraId="775D4B1C" w14:textId="77777777" w:rsidR="00A97438" w:rsidRDefault="00A97438">
      <w:pPr>
        <w:pStyle w:val="CommentText"/>
      </w:pPr>
      <w:r>
        <w:rPr>
          <w:rStyle w:val="CommentReference"/>
        </w:rPr>
        <w:annotationRef/>
      </w:r>
      <w:r>
        <w:t>Miracles?</w:t>
      </w:r>
    </w:p>
  </w:comment>
  <w:comment w:id="1772" w:author="Windows User" w:date="2015-10-30T08:56:00Z" w:initials="WU">
    <w:p w14:paraId="511773EC" w14:textId="77777777" w:rsidR="00A97438" w:rsidRDefault="00A97438">
      <w:pPr>
        <w:pStyle w:val="CommentText"/>
      </w:pPr>
      <w:r>
        <w:rPr>
          <w:rStyle w:val="CommentReference"/>
        </w:rPr>
        <w:annotationRef/>
      </w:r>
      <w:r>
        <w:t>Name or Holy Name?</w:t>
      </w:r>
    </w:p>
  </w:comment>
  <w:comment w:id="1773" w:author="Windows User" w:date="2015-10-30T08:56:00Z" w:initials="WU">
    <w:p w14:paraId="0BC6FD3A" w14:textId="77777777" w:rsidR="00A97438" w:rsidRDefault="00A97438">
      <w:pPr>
        <w:pStyle w:val="CommentText"/>
      </w:pPr>
      <w:r>
        <w:rPr>
          <w:rStyle w:val="CommentReference"/>
        </w:rPr>
        <w:annotationRef/>
      </w:r>
      <w:r>
        <w:t>To Him? Or by His might/power?</w:t>
      </w:r>
    </w:p>
  </w:comment>
  <w:comment w:id="1774" w:author="Windows User" w:date="2015-10-30T08:56:00Z" w:initials="WU">
    <w:p w14:paraId="6BED6166" w14:textId="77777777" w:rsidR="00A97438" w:rsidRDefault="00A9743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063F17" w14:textId="77777777" w:rsidR="00777816" w:rsidRDefault="00777816" w:rsidP="006D61CA">
      <w:pPr>
        <w:spacing w:after="0" w:line="240" w:lineRule="auto"/>
      </w:pPr>
      <w:r>
        <w:separator/>
      </w:r>
    </w:p>
  </w:endnote>
  <w:endnote w:type="continuationSeparator" w:id="0">
    <w:p w14:paraId="037E4E26" w14:textId="77777777" w:rsidR="00777816" w:rsidRDefault="0077781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A97438" w:rsidRPr="009654EE" w:rsidRDefault="00A97438"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A97438" w:rsidRPr="009654EE" w:rsidRDefault="00A9743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C6405">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A97438" w:rsidRPr="006D61CA" w:rsidRDefault="00A9743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C6405">
      <w:rPr>
        <w:noProof/>
        <w:lang w:val="en-US"/>
      </w:rPr>
      <w:t>325</w:t>
    </w:r>
    <w:r w:rsidRPr="006D61CA">
      <w:rPr>
        <w:lang w:val="en-US"/>
      </w:rPr>
      <w:fldChar w:fldCharType="end"/>
    </w:r>
  </w:p>
  <w:p w14:paraId="1546C8BA" w14:textId="77777777" w:rsidR="00A97438" w:rsidRDefault="00A97438"/>
  <w:p w14:paraId="578F45FC" w14:textId="77777777" w:rsidR="00A97438" w:rsidRDefault="00A9743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9635A" w14:textId="77777777" w:rsidR="00777816" w:rsidRDefault="00777816" w:rsidP="006D61CA">
      <w:pPr>
        <w:spacing w:after="0" w:line="240" w:lineRule="auto"/>
      </w:pPr>
      <w:r>
        <w:separator/>
      </w:r>
    </w:p>
  </w:footnote>
  <w:footnote w:type="continuationSeparator" w:id="0">
    <w:p w14:paraId="62DD007B" w14:textId="77777777" w:rsidR="00777816" w:rsidRDefault="00777816" w:rsidP="006D61CA">
      <w:pPr>
        <w:spacing w:after="0" w:line="240" w:lineRule="auto"/>
      </w:pPr>
      <w:r>
        <w:continuationSeparator/>
      </w:r>
    </w:p>
  </w:footnote>
  <w:footnote w:id="1">
    <w:p w14:paraId="0E848071" w14:textId="77777777" w:rsidR="00A97438" w:rsidRDefault="00A97438"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A97438" w:rsidRDefault="00A9743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A97438" w:rsidRPr="00260CA9" w:rsidRDefault="00A9743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A97438" w:rsidRDefault="00A9743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A97438" w:rsidRPr="00B021F8" w:rsidRDefault="00A9743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A97438" w:rsidRDefault="00A9743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A97438" w:rsidRDefault="00A9743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A97438" w:rsidRDefault="00A97438" w:rsidP="00323889">
      <w:pPr>
        <w:pStyle w:val="footnote"/>
      </w:pPr>
      <w:r>
        <w:rPr>
          <w:rStyle w:val="FootnoteReference"/>
        </w:rPr>
        <w:footnoteRef/>
      </w:r>
      <w:r>
        <w:t xml:space="preserve"> Or “The Lord’s Annointed”</w:t>
      </w:r>
    </w:p>
  </w:footnote>
  <w:footnote w:id="13">
    <w:p w14:paraId="3B76CFD3" w14:textId="77777777" w:rsidR="00A97438" w:rsidRDefault="00A97438"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A97438" w:rsidRDefault="00A97438" w:rsidP="00130E47">
      <w:pPr>
        <w:pStyle w:val="footnote"/>
      </w:pPr>
      <w:r>
        <w:rPr>
          <w:rStyle w:val="FootnoteReference"/>
        </w:rPr>
        <w:footnoteRef/>
      </w:r>
      <w:r>
        <w:t xml:space="preserve"> Or “The Lord’s Annointed”</w:t>
      </w:r>
    </w:p>
  </w:footnote>
  <w:footnote w:id="15">
    <w:p w14:paraId="6CB42CA0" w14:textId="77777777" w:rsidR="00A97438" w:rsidRDefault="00A9743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A97438" w:rsidRDefault="00A9743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A97438" w:rsidRDefault="00A9743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A97438" w:rsidRDefault="00A9743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A97438" w:rsidRDefault="00A9743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A97438" w:rsidRDefault="00A9743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A97438" w:rsidRDefault="00A9743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A97438" w:rsidRDefault="00A97438" w:rsidP="006800D4">
      <w:pPr>
        <w:pStyle w:val="footnote"/>
      </w:pPr>
      <w:r>
        <w:rPr>
          <w:rStyle w:val="FootnoteReference"/>
        </w:rPr>
        <w:footnoteRef/>
      </w:r>
      <w:r>
        <w:t xml:space="preserve"> Or ‘Unique’</w:t>
      </w:r>
    </w:p>
  </w:footnote>
  <w:footnote w:id="28">
    <w:p w14:paraId="4D9AA31B" w14:textId="77777777" w:rsidR="00A97438" w:rsidRDefault="00A97438"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A97438" w:rsidRDefault="00A9743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A97438" w:rsidRDefault="00A9743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A97438" w:rsidRDefault="00A9743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A97438" w:rsidRDefault="00A9743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A97438" w:rsidRDefault="00A9743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A97438" w:rsidRPr="004A3E27" w:rsidRDefault="00A9743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A97438" w:rsidRPr="004A3E27" w:rsidRDefault="00A97438"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A97438" w:rsidRPr="004A3E27" w:rsidRDefault="00A9743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A97438" w:rsidRPr="004A3E27" w:rsidRDefault="00A9743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A97438" w:rsidRPr="004A3E27" w:rsidRDefault="00A9743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A97438" w:rsidRPr="004A3E27" w:rsidRDefault="00A97438"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A97438" w:rsidRPr="004A3E27" w:rsidRDefault="00A97438"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A97438" w:rsidRPr="004A3E27" w:rsidRDefault="00A9743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A97438" w:rsidRPr="004A3E27" w:rsidRDefault="00A9743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A97438" w:rsidRPr="004A3E27" w:rsidRDefault="00A9743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A97438" w:rsidRPr="004A3E27" w:rsidRDefault="00A9743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A97438" w:rsidRPr="004A3E27" w:rsidRDefault="00A97438"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A97438" w:rsidRPr="004A3E27" w:rsidRDefault="00A9743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A97438" w:rsidRDefault="00A97438" w:rsidP="00DC2AAA">
      <w:pPr>
        <w:pStyle w:val="footnote"/>
      </w:pPr>
      <w:r>
        <w:rPr>
          <w:rStyle w:val="FootnoteReference"/>
        </w:rPr>
        <w:footnoteRef/>
      </w:r>
      <w:r>
        <w:t xml:space="preserve"> [JS] or lawlessness</w:t>
      </w:r>
    </w:p>
  </w:footnote>
  <w:footnote w:id="48">
    <w:p w14:paraId="673FFF4D" w14:textId="77777777" w:rsidR="00A97438" w:rsidRPr="004A3E27" w:rsidRDefault="00A97438"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A97438" w:rsidRDefault="00A9743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A97438" w:rsidRPr="004A3E27" w:rsidRDefault="00A97438" w:rsidP="00C06875">
      <w:pPr>
        <w:pStyle w:val="footnote"/>
      </w:pPr>
      <w:r w:rsidRPr="004A3E27">
        <w:rPr>
          <w:rStyle w:val="FootnoteReference"/>
        </w:rPr>
        <w:footnoteRef/>
      </w:r>
      <w:r w:rsidRPr="004A3E27">
        <w:t xml:space="preserve"> cp. Psalm 37:2; Jeremiah 10:24.</w:t>
      </w:r>
    </w:p>
  </w:footnote>
  <w:footnote w:id="51">
    <w:p w14:paraId="27CB451E" w14:textId="3313D4AE" w:rsidR="00A97438" w:rsidRPr="004A3E27" w:rsidRDefault="00A9743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A97438" w:rsidRPr="004A3E27" w:rsidRDefault="00A97438" w:rsidP="00C06875">
      <w:pPr>
        <w:pStyle w:val="footnote"/>
      </w:pPr>
      <w:r w:rsidRPr="004A3E27">
        <w:rPr>
          <w:rStyle w:val="FootnoteReference"/>
        </w:rPr>
        <w:footnoteRef/>
      </w:r>
      <w:r w:rsidRPr="004A3E27">
        <w:t xml:space="preserve"> cp. Mt. 7:23.</w:t>
      </w:r>
    </w:p>
  </w:footnote>
  <w:footnote w:id="53">
    <w:p w14:paraId="4AC07AFE" w14:textId="77777777" w:rsidR="00A97438" w:rsidRPr="004A3E27" w:rsidRDefault="00A97438" w:rsidP="00C06875">
      <w:pPr>
        <w:pStyle w:val="footnote"/>
      </w:pPr>
      <w:r w:rsidRPr="004A3E27">
        <w:rPr>
          <w:rStyle w:val="FootnoteReference"/>
        </w:rPr>
        <w:footnoteRef/>
      </w:r>
      <w:r w:rsidRPr="004A3E27">
        <w:t xml:space="preserve"> cp. 1 Pet. 5:8.</w:t>
      </w:r>
    </w:p>
  </w:footnote>
  <w:footnote w:id="54">
    <w:p w14:paraId="553B4541" w14:textId="77777777" w:rsidR="00A97438" w:rsidRPr="004A3E27" w:rsidRDefault="00A97438" w:rsidP="00C06875">
      <w:pPr>
        <w:pStyle w:val="footnote"/>
      </w:pPr>
      <w:r w:rsidRPr="004A3E27">
        <w:rPr>
          <w:rStyle w:val="FootnoteReference"/>
        </w:rPr>
        <w:footnoteRef/>
      </w:r>
      <w:r w:rsidRPr="004A3E27">
        <w:t xml:space="preserve"> Empties fall (Ephes. 5:18).</w:t>
      </w:r>
    </w:p>
  </w:footnote>
  <w:footnote w:id="55">
    <w:p w14:paraId="5DDCA66E" w14:textId="77777777" w:rsidR="00A97438" w:rsidRPr="004A3E27" w:rsidRDefault="00A9743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A97438" w:rsidRPr="004A3E27" w:rsidRDefault="00A9743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A97438" w:rsidRPr="004A3E27" w:rsidRDefault="00A97438" w:rsidP="00C06875">
      <w:pPr>
        <w:pStyle w:val="footnote"/>
      </w:pPr>
      <w:r w:rsidRPr="004A3E27">
        <w:rPr>
          <w:rStyle w:val="FootnoteReference"/>
        </w:rPr>
        <w:footnoteRef/>
      </w:r>
      <w:r w:rsidRPr="004A3E27">
        <w:t xml:space="preserve"> Mt. 21:16.</w:t>
      </w:r>
    </w:p>
  </w:footnote>
  <w:footnote w:id="58">
    <w:p w14:paraId="7DA6B08A" w14:textId="77777777" w:rsidR="00A97438" w:rsidRPr="004A3E27" w:rsidRDefault="00A9743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A97438" w:rsidRPr="004A3E27" w:rsidRDefault="00A97438"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A97438" w:rsidRDefault="00A97438" w:rsidP="005C7C41">
      <w:pPr>
        <w:pStyle w:val="footnote"/>
      </w:pPr>
      <w:r>
        <w:rPr>
          <w:rStyle w:val="FootnoteReference"/>
        </w:rPr>
        <w:footnoteRef/>
      </w:r>
      <w:r>
        <w:t xml:space="preserve"> [JS] Or, “I will confess You with thanksgiving”</w:t>
      </w:r>
    </w:p>
  </w:footnote>
  <w:footnote w:id="61">
    <w:p w14:paraId="7AF4DDD9" w14:textId="77777777" w:rsidR="00A97438" w:rsidRPr="004A3E27" w:rsidRDefault="00A9743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A97438" w:rsidRPr="004A3E27" w:rsidRDefault="00A97438" w:rsidP="00435BD3">
      <w:pPr>
        <w:pStyle w:val="FootnoteText"/>
      </w:pPr>
    </w:p>
  </w:footnote>
  <w:footnote w:id="62">
    <w:p w14:paraId="722FF076" w14:textId="77777777" w:rsidR="00A97438" w:rsidRPr="004A3E27" w:rsidRDefault="00A9743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A97438" w:rsidRPr="004A3E27" w:rsidRDefault="00A9743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A97438" w:rsidRPr="004A3E27" w:rsidRDefault="00A9743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A97438" w:rsidRPr="004A3E27" w:rsidRDefault="00A97438" w:rsidP="00BD5BBE">
      <w:pPr>
        <w:pStyle w:val="footnote"/>
      </w:pPr>
      <w:r w:rsidRPr="004A3E27">
        <w:rPr>
          <w:rStyle w:val="FootnoteReference"/>
        </w:rPr>
        <w:footnoteRef/>
      </w:r>
      <w:r w:rsidRPr="004A3E27">
        <w:t xml:space="preserve"> cp. 2 Cor. 6:16; 1 Cor. 6:19.</w:t>
      </w:r>
    </w:p>
  </w:footnote>
  <w:footnote w:id="66">
    <w:p w14:paraId="06196E84" w14:textId="77777777" w:rsidR="00A97438" w:rsidRPr="004A3E27" w:rsidRDefault="00A97438" w:rsidP="00BD5BBE">
      <w:pPr>
        <w:pStyle w:val="footnote"/>
      </w:pPr>
      <w:r w:rsidRPr="004A3E27">
        <w:rPr>
          <w:rStyle w:val="FootnoteReference"/>
        </w:rPr>
        <w:footnoteRef/>
      </w:r>
      <w:r w:rsidRPr="004A3E27">
        <w:t xml:space="preserve"> cp. Mt. 10:19, 20; Luke 21:12-19.</w:t>
      </w:r>
    </w:p>
  </w:footnote>
  <w:footnote w:id="67">
    <w:p w14:paraId="18B16E36" w14:textId="77777777" w:rsidR="00A97438" w:rsidRPr="004A3E27" w:rsidRDefault="00A97438"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A97438" w:rsidRDefault="00A97438"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A97438" w:rsidRPr="004A3E27" w:rsidRDefault="00A9743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A97438" w:rsidRPr="004A3E27" w:rsidRDefault="00A9743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A97438" w:rsidRPr="004A3E27" w:rsidRDefault="00A9743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A97438" w:rsidRPr="004A3E27" w:rsidRDefault="00A97438"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A97438" w:rsidRPr="004A3E27" w:rsidRDefault="00A97438" w:rsidP="00BD5BBE">
      <w:pPr>
        <w:pStyle w:val="footnote"/>
      </w:pPr>
      <w:r w:rsidRPr="004A3E27">
        <w:rPr>
          <w:rStyle w:val="FootnoteReference"/>
        </w:rPr>
        <w:footnoteRef/>
      </w:r>
      <w:r w:rsidRPr="004A3E27">
        <w:t xml:space="preserve"> i.e. Hear Christ who intercedes on our behalf (1 Cor. 1:30; Rom. 8: 34).</w:t>
      </w:r>
    </w:p>
  </w:footnote>
  <w:footnote w:id="74">
    <w:p w14:paraId="19409F3D" w14:textId="77777777" w:rsidR="00A97438" w:rsidRPr="004A3E27" w:rsidRDefault="00A97438" w:rsidP="00BD5BBE">
      <w:pPr>
        <w:pStyle w:val="footnote"/>
      </w:pPr>
      <w:r w:rsidRPr="004A3E27">
        <w:rPr>
          <w:rStyle w:val="FootnoteReference"/>
        </w:rPr>
        <w:footnoteRef/>
      </w:r>
      <w:r w:rsidRPr="004A3E27">
        <w:t xml:space="preserve"> cp. 2 Tim. 2:3, 12.</w:t>
      </w:r>
    </w:p>
  </w:footnote>
  <w:footnote w:id="75">
    <w:p w14:paraId="5F29B1F0" w14:textId="77777777" w:rsidR="00A97438" w:rsidRPr="004A3E27" w:rsidRDefault="00A9743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A97438" w:rsidRPr="004A3E27" w:rsidRDefault="00A97438"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A97438" w:rsidRPr="004A3E27" w:rsidRDefault="00A9743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A97438" w:rsidRPr="004A3E27" w:rsidRDefault="00A97438" w:rsidP="00BD5BBE">
      <w:pPr>
        <w:pStyle w:val="footnote"/>
      </w:pPr>
      <w:r w:rsidRPr="004A3E27">
        <w:rPr>
          <w:rStyle w:val="FootnoteReference"/>
        </w:rPr>
        <w:footnoteRef/>
      </w:r>
      <w:r w:rsidRPr="004A3E27">
        <w:t xml:space="preserve"> Cp. Acts 2:24.</w:t>
      </w:r>
    </w:p>
  </w:footnote>
  <w:footnote w:id="79">
    <w:p w14:paraId="09C8C689" w14:textId="77777777" w:rsidR="00A97438" w:rsidRPr="004A3E27" w:rsidRDefault="00A97438" w:rsidP="00BD5BBE">
      <w:pPr>
        <w:pStyle w:val="footnote"/>
      </w:pPr>
      <w:r w:rsidRPr="004A3E27">
        <w:rPr>
          <w:rStyle w:val="FootnoteReference"/>
        </w:rPr>
        <w:footnoteRef/>
      </w:r>
      <w:r w:rsidRPr="004A3E27">
        <w:t xml:space="preserve"> cp. Exodus 9:23.</w:t>
      </w:r>
    </w:p>
  </w:footnote>
  <w:footnote w:id="80">
    <w:p w14:paraId="767519CF" w14:textId="77777777" w:rsidR="00A97438" w:rsidRPr="004A3E27" w:rsidRDefault="00A9743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A97438" w:rsidRPr="004A3E27" w:rsidRDefault="00A97438"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A97438" w:rsidRPr="004A3E27" w:rsidRDefault="00A97438" w:rsidP="00BD5BBE">
      <w:pPr>
        <w:pStyle w:val="footnote"/>
      </w:pPr>
      <w:r w:rsidRPr="004A3E27">
        <w:rPr>
          <w:rStyle w:val="FootnoteReference"/>
        </w:rPr>
        <w:footnoteRef/>
      </w:r>
      <w:r w:rsidRPr="004A3E27">
        <w:t xml:space="preserve"> cp. Rev. 21:23.</w:t>
      </w:r>
    </w:p>
  </w:footnote>
  <w:footnote w:id="83">
    <w:p w14:paraId="7A34B80F" w14:textId="77777777" w:rsidR="00A97438" w:rsidRPr="004A3E27" w:rsidRDefault="00A9743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A97438" w:rsidRPr="004A3E27" w:rsidRDefault="00A9743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A97438" w:rsidRPr="004A3E27" w:rsidRDefault="00A97438"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A97438" w:rsidRPr="004A3E27" w:rsidRDefault="00A9743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7770444D" w14:textId="77777777" w:rsidR="00A97438" w:rsidRPr="004A3E27" w:rsidRDefault="00A97438" w:rsidP="00BD5BBE">
      <w:pPr>
        <w:pStyle w:val="footnote"/>
      </w:pPr>
      <w:r w:rsidRPr="004A3E27">
        <w:rPr>
          <w:rStyle w:val="FootnoteReference"/>
        </w:rPr>
        <w:footnoteRef/>
      </w:r>
      <w:r w:rsidRPr="004A3E27">
        <w:t xml:space="preserve"> Rom. 10:18.</w:t>
      </w:r>
    </w:p>
  </w:footnote>
  <w:footnote w:id="88">
    <w:p w14:paraId="28F942E6" w14:textId="77777777" w:rsidR="00A97438" w:rsidRPr="004A3E27" w:rsidRDefault="00A97438" w:rsidP="00BD5BBE">
      <w:pPr>
        <w:pStyle w:val="footnote"/>
      </w:pPr>
      <w:r w:rsidRPr="004A3E27">
        <w:rPr>
          <w:rStyle w:val="FootnoteReference"/>
        </w:rPr>
        <w:footnoteRef/>
      </w:r>
      <w:r w:rsidRPr="004A3E27">
        <w:t xml:space="preserve"> cp. Ps. 88:38.</w:t>
      </w:r>
    </w:p>
  </w:footnote>
  <w:footnote w:id="89">
    <w:p w14:paraId="7D882E05" w14:textId="77777777" w:rsidR="00A97438" w:rsidRPr="004A3E27" w:rsidRDefault="00A97438" w:rsidP="00BD5BBE">
      <w:pPr>
        <w:pStyle w:val="footnote"/>
      </w:pPr>
      <w:r w:rsidRPr="004A3E27">
        <w:rPr>
          <w:rStyle w:val="FootnoteReference"/>
        </w:rPr>
        <w:footnoteRef/>
      </w:r>
      <w:r w:rsidRPr="004A3E27">
        <w:t xml:space="preserve"> cp. Ps. 118:72.</w:t>
      </w:r>
    </w:p>
  </w:footnote>
  <w:footnote w:id="90">
    <w:p w14:paraId="6C5A660E" w14:textId="77777777" w:rsidR="00A97438" w:rsidRPr="004A3E27" w:rsidRDefault="00A9743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1">
    <w:p w14:paraId="630A2B2F" w14:textId="77777777" w:rsidR="00A97438" w:rsidRPr="004A3E27" w:rsidRDefault="00A97438"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2">
    <w:p w14:paraId="18278CE8" w14:textId="77777777" w:rsidR="00A97438" w:rsidRPr="004A3E27" w:rsidRDefault="00A9743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3">
    <w:p w14:paraId="40556A29" w14:textId="77777777" w:rsidR="00A97438" w:rsidRPr="004A3E27" w:rsidRDefault="00A9743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4">
    <w:p w14:paraId="27D6847B" w14:textId="77777777" w:rsidR="00A97438" w:rsidRPr="004A3E27" w:rsidRDefault="00A97438" w:rsidP="00BD5BBE">
      <w:pPr>
        <w:pStyle w:val="footnote"/>
      </w:pPr>
      <w:r w:rsidRPr="004A3E27">
        <w:rPr>
          <w:rStyle w:val="FootnoteReference"/>
        </w:rPr>
        <w:footnoteRef/>
      </w:r>
      <w:r w:rsidRPr="004A3E27">
        <w:t xml:space="preserve"> ‘Christ died that we might live’ (1 Thess. 5:10; 1 Pet. 2:24).</w:t>
      </w:r>
    </w:p>
  </w:footnote>
  <w:footnote w:id="95">
    <w:p w14:paraId="6BA53780" w14:textId="77777777" w:rsidR="00A97438" w:rsidRPr="004A3E27" w:rsidRDefault="00A97438" w:rsidP="00BD5BBE">
      <w:pPr>
        <w:pStyle w:val="footnote"/>
      </w:pPr>
      <w:r w:rsidRPr="004A3E27">
        <w:rPr>
          <w:rStyle w:val="FootnoteReference"/>
        </w:rPr>
        <w:footnoteRef/>
      </w:r>
      <w:r w:rsidRPr="004A3E27">
        <w:t xml:space="preserve"> Dawn is one of Christ’s names (cp. Lk. 1:78; Mal. 4:2).</w:t>
      </w:r>
    </w:p>
  </w:footnote>
  <w:footnote w:id="96">
    <w:p w14:paraId="3C4F1B04" w14:textId="77777777" w:rsidR="00A97438" w:rsidRPr="004A3E27" w:rsidRDefault="00A9743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7">
    <w:p w14:paraId="41CC497C" w14:textId="77777777" w:rsidR="00A97438" w:rsidRPr="004A3E27" w:rsidRDefault="00A97438" w:rsidP="00BD5BBE">
      <w:pPr>
        <w:pStyle w:val="footnote"/>
      </w:pPr>
      <w:r w:rsidRPr="004A3E27">
        <w:rPr>
          <w:rStyle w:val="FootnoteReference"/>
        </w:rPr>
        <w:footnoteRef/>
      </w:r>
      <w:r w:rsidRPr="004A3E27">
        <w:t xml:space="preserve"> Mt. 27:39,43; Wis. 2:12-20.</w:t>
      </w:r>
    </w:p>
  </w:footnote>
  <w:footnote w:id="98">
    <w:p w14:paraId="552BFC80" w14:textId="77777777" w:rsidR="00A97438" w:rsidRPr="004A3E27" w:rsidRDefault="00A97438" w:rsidP="00BD5BBE">
      <w:pPr>
        <w:pStyle w:val="footnote"/>
      </w:pPr>
      <w:r w:rsidRPr="004A3E27">
        <w:rPr>
          <w:rStyle w:val="FootnoteReference"/>
        </w:rPr>
        <w:footnoteRef/>
      </w:r>
      <w:r w:rsidRPr="004A3E27">
        <w:t xml:space="preserve"> Lam. 2:16; 3:46.</w:t>
      </w:r>
    </w:p>
  </w:footnote>
  <w:footnote w:id="99">
    <w:p w14:paraId="1382AE44" w14:textId="77777777" w:rsidR="00A97438" w:rsidRPr="004A3E27" w:rsidRDefault="00A97438" w:rsidP="00BD5BBE">
      <w:pPr>
        <w:pStyle w:val="footnote"/>
      </w:pPr>
      <w:r w:rsidRPr="004A3E27">
        <w:rPr>
          <w:rStyle w:val="FootnoteReference"/>
        </w:rPr>
        <w:footnoteRef/>
      </w:r>
      <w:r w:rsidRPr="004A3E27">
        <w:t xml:space="preserve"> Jn. 19:37.</w:t>
      </w:r>
    </w:p>
  </w:footnote>
  <w:footnote w:id="100">
    <w:p w14:paraId="17643289" w14:textId="77777777" w:rsidR="00A97438" w:rsidRPr="004A3E27" w:rsidRDefault="00A97438" w:rsidP="00BD5BBE">
      <w:pPr>
        <w:pStyle w:val="footnote"/>
      </w:pPr>
      <w:r w:rsidRPr="004A3E27">
        <w:rPr>
          <w:rStyle w:val="FootnoteReference"/>
        </w:rPr>
        <w:footnoteRef/>
      </w:r>
      <w:r w:rsidRPr="004A3E27">
        <w:t xml:space="preserve"> Jn. 19:24.</w:t>
      </w:r>
    </w:p>
  </w:footnote>
  <w:footnote w:id="101">
    <w:p w14:paraId="79F35E59" w14:textId="77777777" w:rsidR="00A97438" w:rsidRPr="004A3E27" w:rsidRDefault="00A9743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2">
    <w:p w14:paraId="08777F76" w14:textId="77777777" w:rsidR="00A97438" w:rsidRPr="004A3E27" w:rsidRDefault="00A97438" w:rsidP="00BD5BBE">
      <w:pPr>
        <w:pStyle w:val="footnote"/>
      </w:pPr>
      <w:r w:rsidRPr="004A3E27">
        <w:rPr>
          <w:rStyle w:val="FootnoteReference"/>
        </w:rPr>
        <w:footnoteRef/>
      </w:r>
      <w:r w:rsidRPr="004A3E27">
        <w:t xml:space="preserve"> Hebrews 2:12.</w:t>
      </w:r>
    </w:p>
  </w:footnote>
  <w:footnote w:id="103">
    <w:p w14:paraId="6B61808C" w14:textId="77777777" w:rsidR="00A97438" w:rsidRPr="004A3E27" w:rsidRDefault="00A9743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4">
    <w:p w14:paraId="168D5AEC" w14:textId="77777777" w:rsidR="00A97438" w:rsidRPr="004A3E27" w:rsidRDefault="00A97438" w:rsidP="00BD5BBE">
      <w:pPr>
        <w:pStyle w:val="footnote"/>
      </w:pPr>
      <w:r w:rsidRPr="004A3E27">
        <w:rPr>
          <w:rStyle w:val="FootnoteReference"/>
        </w:rPr>
        <w:footnoteRef/>
      </w:r>
      <w:r w:rsidRPr="004A3E27">
        <w:t xml:space="preserve"> Romans 3:24-26; John 17:4; 19:30.</w:t>
      </w:r>
    </w:p>
  </w:footnote>
  <w:footnote w:id="105">
    <w:p w14:paraId="47E5BE1D" w14:textId="77777777" w:rsidR="00A97438" w:rsidRPr="004A3E27" w:rsidRDefault="00A9743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6">
    <w:p w14:paraId="53BB4915" w14:textId="77777777" w:rsidR="00A97438" w:rsidRPr="004A3E27" w:rsidRDefault="00A97438" w:rsidP="00BD5BBE">
      <w:pPr>
        <w:pStyle w:val="footnote"/>
      </w:pPr>
      <w:r w:rsidRPr="004A3E27">
        <w:rPr>
          <w:rStyle w:val="FootnoteReference"/>
        </w:rPr>
        <w:footnoteRef/>
      </w:r>
      <w:r w:rsidRPr="004A3E27">
        <w:t xml:space="preserve"> cp. Ephes. 5:18.</w:t>
      </w:r>
    </w:p>
  </w:footnote>
  <w:footnote w:id="107">
    <w:p w14:paraId="52EF8FB5" w14:textId="77777777" w:rsidR="00A97438" w:rsidRPr="004A3E27" w:rsidRDefault="00A97438" w:rsidP="00BD5BBE">
      <w:pPr>
        <w:pStyle w:val="footnote"/>
      </w:pPr>
      <w:r w:rsidRPr="004A3E27">
        <w:rPr>
          <w:rStyle w:val="FootnoteReference"/>
        </w:rPr>
        <w:footnoteRef/>
      </w:r>
      <w:r w:rsidRPr="004A3E27">
        <w:t xml:space="preserve"> cp. Ps. 26:4.</w:t>
      </w:r>
    </w:p>
  </w:footnote>
  <w:footnote w:id="108">
    <w:p w14:paraId="4B68EDDE" w14:textId="77777777" w:rsidR="00A97438" w:rsidRPr="004A3E27" w:rsidRDefault="00A97438" w:rsidP="00BD5BBE">
      <w:pPr>
        <w:pStyle w:val="footnote"/>
      </w:pPr>
      <w:r w:rsidRPr="004A3E27">
        <w:rPr>
          <w:rStyle w:val="FootnoteReference"/>
        </w:rPr>
        <w:footnoteRef/>
      </w:r>
      <w:r w:rsidRPr="004A3E27">
        <w:t xml:space="preserve"> 1 Cor. 10:26-28; cp. Psalm 49:12.</w:t>
      </w:r>
    </w:p>
  </w:footnote>
  <w:footnote w:id="109">
    <w:p w14:paraId="137A32B2" w14:textId="77777777" w:rsidR="00A97438" w:rsidRPr="004A3E27" w:rsidRDefault="00A97438" w:rsidP="00BD5BBE">
      <w:pPr>
        <w:pStyle w:val="footnote"/>
      </w:pPr>
      <w:r w:rsidRPr="004A3E27">
        <w:rPr>
          <w:rStyle w:val="FootnoteReference"/>
        </w:rPr>
        <w:footnoteRef/>
      </w:r>
      <w:r w:rsidRPr="004A3E27">
        <w:t xml:space="preserve"> Is. 2:2; Dan. 2:35; 1 Cor. 10:4.</w:t>
      </w:r>
    </w:p>
  </w:footnote>
  <w:footnote w:id="110">
    <w:p w14:paraId="51F7905C" w14:textId="77777777" w:rsidR="00A97438" w:rsidRPr="004A3E27" w:rsidRDefault="00A9743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1">
    <w:p w14:paraId="2169EE05" w14:textId="77777777" w:rsidR="00A97438" w:rsidRPr="004A3E27" w:rsidRDefault="00A97438" w:rsidP="00BD5BBE">
      <w:pPr>
        <w:pStyle w:val="footnote"/>
      </w:pPr>
      <w:r w:rsidRPr="004A3E27">
        <w:rPr>
          <w:rStyle w:val="FootnoteReference"/>
        </w:rPr>
        <w:footnoteRef/>
      </w:r>
      <w:r w:rsidRPr="004A3E27">
        <w:t xml:space="preserve"> seek: </w:t>
      </w:r>
      <w:r w:rsidRPr="004A3E27">
        <w:rPr>
          <w:i/>
        </w:rPr>
        <w:t>Heb</w:t>
      </w:r>
      <w:r w:rsidRPr="004A3E27">
        <w:t>. keep</w:t>
      </w:r>
    </w:p>
  </w:footnote>
  <w:footnote w:id="112">
    <w:p w14:paraId="77DCEC10" w14:textId="77777777" w:rsidR="00A97438" w:rsidRPr="004A3E27" w:rsidRDefault="00A97438"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3">
    <w:p w14:paraId="71590F21" w14:textId="77777777" w:rsidR="00A97438" w:rsidRPr="004A3E27" w:rsidRDefault="00A9743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4">
    <w:p w14:paraId="00A665CB" w14:textId="77777777" w:rsidR="00A97438" w:rsidRPr="004A3E27" w:rsidRDefault="00A9743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5">
    <w:p w14:paraId="0A9BD984" w14:textId="77777777" w:rsidR="00A97438" w:rsidRPr="004A3E27" w:rsidRDefault="00A9743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6">
    <w:p w14:paraId="17F45C59" w14:textId="77777777" w:rsidR="00A97438" w:rsidRPr="004A3E27" w:rsidRDefault="00A9743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7">
    <w:p w14:paraId="14877493" w14:textId="77777777" w:rsidR="00A97438" w:rsidRPr="004A3E27" w:rsidRDefault="00A9743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8">
    <w:p w14:paraId="2B8FEA02" w14:textId="77777777" w:rsidR="00A97438" w:rsidRPr="004A3E27" w:rsidRDefault="00A97438" w:rsidP="00BD5BBE">
      <w:pPr>
        <w:pStyle w:val="footnote"/>
      </w:pPr>
      <w:r w:rsidRPr="004A3E27">
        <w:rPr>
          <w:rStyle w:val="FootnoteReference"/>
        </w:rPr>
        <w:footnoteRef/>
      </w:r>
      <w:r w:rsidRPr="004A3E27">
        <w:t xml:space="preserve"> churches: assemblies, gatherings, congregations (not buildings).</w:t>
      </w:r>
    </w:p>
  </w:footnote>
  <w:footnote w:id="119">
    <w:p w14:paraId="4B110C34" w14:textId="77777777" w:rsidR="00A97438" w:rsidRPr="004A3E27" w:rsidRDefault="00A9743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20">
    <w:p w14:paraId="680E154C" w14:textId="77777777" w:rsidR="00A97438" w:rsidRPr="004A3E27" w:rsidRDefault="00A9743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97438" w:rsidRPr="004A3E27" w:rsidRDefault="00A97438" w:rsidP="00BD5BBE">
      <w:pPr>
        <w:pStyle w:val="footnote"/>
      </w:pPr>
      <w:r w:rsidRPr="004A3E27">
        <w:tab/>
        <w:t>‘No sweeter fragrance than to follow Christ,</w:t>
      </w:r>
    </w:p>
    <w:p w14:paraId="506149C0" w14:textId="77777777" w:rsidR="00A97438" w:rsidRPr="004A3E27" w:rsidRDefault="00A97438" w:rsidP="00BD5BBE">
      <w:pPr>
        <w:pStyle w:val="footnote"/>
      </w:pPr>
      <w:r w:rsidRPr="004A3E27">
        <w:tab/>
        <w:t>when man makes offerings of a holy life,</w:t>
      </w:r>
    </w:p>
    <w:p w14:paraId="3F57220B" w14:textId="77777777" w:rsidR="00A97438" w:rsidRPr="004A3E27" w:rsidRDefault="00A97438" w:rsidP="00BD5BBE">
      <w:pPr>
        <w:pStyle w:val="footnote"/>
      </w:pPr>
      <w:r w:rsidRPr="004A3E27">
        <w:tab/>
        <w:t>and offers golden deeds in sacrifice’ (St. Prosper).</w:t>
      </w:r>
    </w:p>
  </w:footnote>
  <w:footnote w:id="121">
    <w:p w14:paraId="0CC1CAEE" w14:textId="77777777" w:rsidR="00A97438" w:rsidRPr="004A3E27" w:rsidRDefault="00A97438" w:rsidP="00BD5BBE">
      <w:pPr>
        <w:pStyle w:val="footnote"/>
      </w:pPr>
      <w:r w:rsidRPr="004A3E27">
        <w:rPr>
          <w:rStyle w:val="FootnoteReference"/>
        </w:rPr>
        <w:footnoteRef/>
      </w:r>
      <w:r w:rsidRPr="004A3E27">
        <w:t xml:space="preserve"> cp. Psalm 21:11.</w:t>
      </w:r>
    </w:p>
  </w:footnote>
  <w:footnote w:id="122">
    <w:p w14:paraId="0192B227" w14:textId="77777777" w:rsidR="00A97438" w:rsidRPr="004A3E27" w:rsidRDefault="00A97438" w:rsidP="00BD5BBE">
      <w:pPr>
        <w:pStyle w:val="footnote"/>
      </w:pPr>
      <w:r w:rsidRPr="004A3E27">
        <w:rPr>
          <w:rStyle w:val="FootnoteReference"/>
        </w:rPr>
        <w:footnoteRef/>
      </w:r>
      <w:r w:rsidRPr="004A3E27">
        <w:t xml:space="preserve"> cp. Isaiah 5:12.</w:t>
      </w:r>
    </w:p>
  </w:footnote>
  <w:footnote w:id="123">
    <w:p w14:paraId="73C943A7" w14:textId="77777777" w:rsidR="00A97438" w:rsidRPr="004A3E27" w:rsidRDefault="00A97438" w:rsidP="00BD5BBE">
      <w:pPr>
        <w:pStyle w:val="footnote"/>
      </w:pPr>
      <w:r w:rsidRPr="004A3E27">
        <w:rPr>
          <w:rStyle w:val="FootnoteReference"/>
        </w:rPr>
        <w:footnoteRef/>
      </w:r>
      <w:r w:rsidRPr="004A3E27">
        <w:t xml:space="preserve"> Cp. Isaiah 40:11; John 10:11.</w:t>
      </w:r>
    </w:p>
  </w:footnote>
  <w:footnote w:id="124">
    <w:p w14:paraId="0B35546F" w14:textId="77777777" w:rsidR="00A97438" w:rsidRPr="004A3E27" w:rsidRDefault="00A97438" w:rsidP="00BD5BBE">
      <w:pPr>
        <w:pStyle w:val="footnote"/>
      </w:pPr>
      <w:r w:rsidRPr="004A3E27">
        <w:rPr>
          <w:rStyle w:val="FootnoteReference"/>
        </w:rPr>
        <w:footnoteRef/>
      </w:r>
      <w:r w:rsidRPr="004A3E27">
        <w:t xml:space="preserve"> Cp. Exodus 9:23. In thunderstorms deer often cast their young.</w:t>
      </w:r>
    </w:p>
  </w:footnote>
  <w:footnote w:id="125">
    <w:p w14:paraId="17F4E198" w14:textId="77777777" w:rsidR="00A97438" w:rsidRPr="004A3E27" w:rsidRDefault="00A9743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6">
    <w:p w14:paraId="287F51B2" w14:textId="77777777" w:rsidR="00A97438" w:rsidRPr="004A3E27" w:rsidRDefault="00A9743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7">
    <w:p w14:paraId="376DEC76" w14:textId="77777777" w:rsidR="00A97438" w:rsidRPr="004A3E27" w:rsidRDefault="00A9743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8">
    <w:p w14:paraId="0F1539B2" w14:textId="77777777" w:rsidR="00A97438" w:rsidRPr="004A3E27" w:rsidRDefault="00A97438" w:rsidP="00BD5BBE">
      <w:pPr>
        <w:pStyle w:val="footnote"/>
      </w:pPr>
      <w:r w:rsidRPr="004A3E27">
        <w:rPr>
          <w:rStyle w:val="FootnoteReference"/>
        </w:rPr>
        <w:footnoteRef/>
      </w:r>
      <w:r w:rsidRPr="004A3E27">
        <w:t xml:space="preserve"> Blood signifies death (cp. Lev. 17:14).</w:t>
      </w:r>
    </w:p>
  </w:footnote>
  <w:footnote w:id="129">
    <w:p w14:paraId="3C531870" w14:textId="77777777" w:rsidR="00A97438" w:rsidRPr="004A3E27" w:rsidRDefault="00A9743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30">
    <w:p w14:paraId="5ADD520F" w14:textId="77777777" w:rsidR="00A97438" w:rsidRPr="004A3E27" w:rsidRDefault="00A9743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1">
    <w:p w14:paraId="77A1ED53" w14:textId="77777777" w:rsidR="00A97438" w:rsidRPr="004A3E27" w:rsidRDefault="00A97438" w:rsidP="00BD5BBE">
      <w:pPr>
        <w:pStyle w:val="footnote"/>
      </w:pPr>
      <w:r w:rsidRPr="004A3E27">
        <w:rPr>
          <w:rStyle w:val="FootnoteReference"/>
        </w:rPr>
        <w:footnoteRef/>
      </w:r>
      <w:r w:rsidRPr="004A3E27">
        <w:t xml:space="preserve"> Luke 23:46.</w:t>
      </w:r>
    </w:p>
  </w:footnote>
  <w:footnote w:id="132">
    <w:p w14:paraId="1A1A8E3A" w14:textId="77777777" w:rsidR="00A97438" w:rsidRPr="004A3E27" w:rsidRDefault="00A97438"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3">
    <w:p w14:paraId="07CF1154" w14:textId="77777777" w:rsidR="00A97438" w:rsidRPr="004A3E27" w:rsidRDefault="00A9743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4">
    <w:p w14:paraId="2DD87738" w14:textId="77777777" w:rsidR="00A97438" w:rsidRPr="004A3E27" w:rsidRDefault="00A97438" w:rsidP="00BD5BBE">
      <w:pPr>
        <w:pStyle w:val="footnote"/>
      </w:pPr>
      <w:r w:rsidRPr="004A3E27">
        <w:rPr>
          <w:rStyle w:val="FootnoteReference"/>
        </w:rPr>
        <w:footnoteRef/>
      </w:r>
      <w:r w:rsidRPr="004A3E27">
        <w:t xml:space="preserve"> The sense of separation from God is the great illusion and madness.</w:t>
      </w:r>
    </w:p>
  </w:footnote>
  <w:footnote w:id="135">
    <w:p w14:paraId="64625F8E" w14:textId="77777777" w:rsidR="00A97438" w:rsidRPr="004A3E27" w:rsidRDefault="00A9743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6">
    <w:p w14:paraId="2CF8BDFA" w14:textId="77777777" w:rsidR="00A97438" w:rsidRPr="004A3E27" w:rsidRDefault="00A9743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7">
    <w:p w14:paraId="5D9CEF2B" w14:textId="77777777" w:rsidR="00A97438" w:rsidRPr="004A3E27" w:rsidRDefault="00A9743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8">
    <w:p w14:paraId="68902C2B" w14:textId="77777777" w:rsidR="00A97438" w:rsidRPr="004A3E27" w:rsidRDefault="00A97438" w:rsidP="00BD5BBE">
      <w:pPr>
        <w:pStyle w:val="footnote"/>
      </w:pPr>
      <w:r w:rsidRPr="004A3E27">
        <w:rPr>
          <w:rStyle w:val="FootnoteReference"/>
        </w:rPr>
        <w:footnoteRef/>
      </w:r>
      <w:r w:rsidRPr="004A3E27">
        <w:t xml:space="preserve"> Man is made for happiness, fruit of grace, forgiveness, right relations, holiness.</w:t>
      </w:r>
    </w:p>
  </w:footnote>
  <w:footnote w:id="139">
    <w:p w14:paraId="7DFB6EDE" w14:textId="77777777" w:rsidR="00A97438" w:rsidRPr="004A3E27" w:rsidRDefault="00A9743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40">
    <w:p w14:paraId="31D94784" w14:textId="77777777" w:rsidR="00A97438" w:rsidRPr="004A3E27" w:rsidRDefault="00A9743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1">
    <w:p w14:paraId="77995902" w14:textId="77777777" w:rsidR="00A97438" w:rsidRPr="004A3E27" w:rsidRDefault="00A97438" w:rsidP="00BD5BBE">
      <w:pPr>
        <w:pStyle w:val="footnote"/>
      </w:pPr>
      <w:r w:rsidRPr="004A3E27">
        <w:rPr>
          <w:rStyle w:val="FootnoteReference"/>
        </w:rPr>
        <w:footnoteRef/>
      </w:r>
      <w:r w:rsidRPr="004A3E27">
        <w:t xml:space="preserve"> Naturally and spiritually (Jn. 3:3-6).</w:t>
      </w:r>
    </w:p>
  </w:footnote>
  <w:footnote w:id="142">
    <w:p w14:paraId="50F89B8F" w14:textId="77777777" w:rsidR="00A97438" w:rsidRPr="004A3E27" w:rsidRDefault="00A9743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3">
    <w:p w14:paraId="6C74A446" w14:textId="77777777" w:rsidR="00A97438" w:rsidRPr="004A3E27" w:rsidRDefault="00A97438" w:rsidP="00BD5BBE">
      <w:pPr>
        <w:pStyle w:val="footnote"/>
      </w:pPr>
      <w:r w:rsidRPr="004A3E27">
        <w:rPr>
          <w:rStyle w:val="FootnoteReference"/>
        </w:rPr>
        <w:footnoteRef/>
      </w:r>
      <w:r w:rsidRPr="004A3E27">
        <w:t xml:space="preserve"> ‘The land of the living.’</w:t>
      </w:r>
    </w:p>
  </w:footnote>
  <w:footnote w:id="144">
    <w:p w14:paraId="51CEFDC6" w14:textId="77777777" w:rsidR="00A97438" w:rsidRPr="004A3E27" w:rsidRDefault="00A9743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5">
    <w:p w14:paraId="0CEA87F3" w14:textId="77777777" w:rsidR="00A97438" w:rsidRPr="004A3E27" w:rsidRDefault="00A97438" w:rsidP="00BD5BBE">
      <w:pPr>
        <w:pStyle w:val="footnote"/>
      </w:pPr>
      <w:r w:rsidRPr="004A3E27">
        <w:rPr>
          <w:rStyle w:val="FootnoteReference"/>
        </w:rPr>
        <w:footnoteRef/>
      </w:r>
      <w:r w:rsidRPr="004A3E27">
        <w:t xml:space="preserve"> John 19:1; Mt. 27:26.</w:t>
      </w:r>
    </w:p>
  </w:footnote>
  <w:footnote w:id="146">
    <w:p w14:paraId="1C6E21CA" w14:textId="77777777" w:rsidR="00A97438" w:rsidRPr="004A3E27" w:rsidRDefault="00A97438" w:rsidP="00BD5BBE">
      <w:pPr>
        <w:pStyle w:val="footnote"/>
      </w:pPr>
      <w:r w:rsidRPr="004A3E27">
        <w:rPr>
          <w:rStyle w:val="FootnoteReference"/>
        </w:rPr>
        <w:footnoteRef/>
      </w:r>
      <w:r w:rsidRPr="004A3E27">
        <w:t xml:space="preserve"> cp. Psalm 21:21.</w:t>
      </w:r>
    </w:p>
  </w:footnote>
  <w:footnote w:id="147">
    <w:p w14:paraId="4812F1D0" w14:textId="77777777" w:rsidR="00A97438" w:rsidRPr="004A3E27" w:rsidRDefault="00A97438" w:rsidP="00BD5BBE">
      <w:pPr>
        <w:pStyle w:val="footnote"/>
      </w:pPr>
      <w:r w:rsidRPr="004A3E27">
        <w:rPr>
          <w:rStyle w:val="FootnoteReference"/>
        </w:rPr>
        <w:footnoteRef/>
      </w:r>
      <w:r w:rsidRPr="004A3E27">
        <w:t xml:space="preserve"> cp. John 15:25.</w:t>
      </w:r>
    </w:p>
  </w:footnote>
  <w:footnote w:id="148">
    <w:p w14:paraId="19D39194" w14:textId="77777777" w:rsidR="00A97438" w:rsidRPr="004A3E27" w:rsidRDefault="00A97438" w:rsidP="00BD5BBE">
      <w:pPr>
        <w:pStyle w:val="footnote"/>
      </w:pPr>
      <w:r w:rsidRPr="004A3E27">
        <w:rPr>
          <w:rStyle w:val="FootnoteReference"/>
        </w:rPr>
        <w:footnoteRef/>
      </w:r>
      <w:r w:rsidRPr="004A3E27">
        <w:t xml:space="preserve"> cp. Psalm 36:30.</w:t>
      </w:r>
    </w:p>
  </w:footnote>
  <w:footnote w:id="149">
    <w:p w14:paraId="6484AC83" w14:textId="77777777" w:rsidR="00A97438" w:rsidRPr="004A3E27" w:rsidRDefault="00A97438" w:rsidP="00BD5BBE">
      <w:pPr>
        <w:pStyle w:val="footnote"/>
      </w:pPr>
      <w:r w:rsidRPr="004A3E27">
        <w:rPr>
          <w:rStyle w:val="FootnoteReference"/>
        </w:rPr>
        <w:footnoteRef/>
      </w:r>
      <w:r w:rsidRPr="004A3E27">
        <w:t xml:space="preserve"> cp. Psalm 109:7.</w:t>
      </w:r>
    </w:p>
  </w:footnote>
  <w:footnote w:id="150">
    <w:p w14:paraId="50DAFDF2" w14:textId="77777777" w:rsidR="00A97438" w:rsidRPr="004A3E27" w:rsidRDefault="00A9743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1">
    <w:p w14:paraId="7C4D1D61" w14:textId="77777777" w:rsidR="00A97438" w:rsidRPr="004A3E27" w:rsidRDefault="00A97438" w:rsidP="00BD5BBE">
      <w:pPr>
        <w:pStyle w:val="footnote"/>
      </w:pPr>
      <w:r w:rsidRPr="004A3E27">
        <w:rPr>
          <w:rStyle w:val="FootnoteReference"/>
        </w:rPr>
        <w:footnoteRef/>
      </w:r>
      <w:r w:rsidRPr="004A3E27">
        <w:t xml:space="preserve"> ‘The Prophet asks to be free from passion’ (St. Athanasius).</w:t>
      </w:r>
    </w:p>
  </w:footnote>
  <w:footnote w:id="152">
    <w:p w14:paraId="356D04BB" w14:textId="77777777" w:rsidR="00A97438" w:rsidRPr="004A3E27" w:rsidRDefault="00A97438" w:rsidP="00BD5BBE">
      <w:pPr>
        <w:pStyle w:val="footnote"/>
      </w:pPr>
      <w:r w:rsidRPr="004A3E27">
        <w:rPr>
          <w:rStyle w:val="FootnoteReference"/>
        </w:rPr>
        <w:footnoteRef/>
      </w:r>
      <w:r w:rsidRPr="004A3E27">
        <w:t xml:space="preserve"> Prov. 24:19.</w:t>
      </w:r>
    </w:p>
  </w:footnote>
  <w:footnote w:id="153">
    <w:p w14:paraId="325B4264" w14:textId="77777777" w:rsidR="00A97438" w:rsidRPr="004A3E27" w:rsidRDefault="00A9743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4">
    <w:p w14:paraId="720EC29A" w14:textId="77777777" w:rsidR="00A97438" w:rsidRPr="004A3E27" w:rsidRDefault="00A9743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5">
    <w:p w14:paraId="3B4C8AB4" w14:textId="77777777" w:rsidR="00A97438" w:rsidRPr="004A3E27" w:rsidRDefault="00A9743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6">
    <w:p w14:paraId="0271DF81" w14:textId="77777777" w:rsidR="00A97438" w:rsidRPr="004A3E27" w:rsidRDefault="00A9743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7">
    <w:p w14:paraId="65980F9C" w14:textId="77777777" w:rsidR="00A97438" w:rsidRPr="004A3E27" w:rsidRDefault="00A97438"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8">
    <w:p w14:paraId="159BB2E9" w14:textId="77777777" w:rsidR="00A97438" w:rsidRPr="004A3E27" w:rsidRDefault="00A9743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9">
    <w:p w14:paraId="112B59F5" w14:textId="77777777" w:rsidR="00A97438" w:rsidRPr="004A3E27" w:rsidRDefault="00A97438" w:rsidP="00BD5BBE">
      <w:pPr>
        <w:pStyle w:val="footnote"/>
      </w:pPr>
      <w:r w:rsidRPr="004A3E27">
        <w:rPr>
          <w:rStyle w:val="FootnoteReference"/>
        </w:rPr>
        <w:footnoteRef/>
      </w:r>
      <w:r w:rsidRPr="004A3E27">
        <w:t xml:space="preserve"> ‘Remove sin, and then whatever you see in man is of God’ (St. Augustine)</w:t>
      </w:r>
    </w:p>
  </w:footnote>
  <w:footnote w:id="160">
    <w:p w14:paraId="4726C027" w14:textId="77777777" w:rsidR="00A97438" w:rsidRPr="004A3E27" w:rsidRDefault="00A97438" w:rsidP="00BD5BBE">
      <w:pPr>
        <w:pStyle w:val="footnote"/>
      </w:pPr>
      <w:r w:rsidRPr="004A3E27">
        <w:rPr>
          <w:rStyle w:val="FootnoteReference"/>
        </w:rPr>
        <w:footnoteRef/>
      </w:r>
      <w:r w:rsidRPr="004A3E27">
        <w:t xml:space="preserve"> Compare Ps. 36:1, 37 with Proverbs 24: 19-20 (RSV) and Mt. 5:5-9.</w:t>
      </w:r>
    </w:p>
  </w:footnote>
  <w:footnote w:id="161">
    <w:p w14:paraId="34A68231" w14:textId="77777777" w:rsidR="00A97438" w:rsidRPr="004A3E27" w:rsidRDefault="00A97438" w:rsidP="00BD5BBE">
      <w:pPr>
        <w:pStyle w:val="footnote"/>
      </w:pPr>
      <w:r w:rsidRPr="004A3E27">
        <w:rPr>
          <w:rStyle w:val="FootnoteReference"/>
        </w:rPr>
        <w:footnoteRef/>
      </w:r>
      <w:r w:rsidRPr="004A3E27">
        <w:t xml:space="preserve"> cp. Heb. 12:5-13. Psalm 6:2 is identical with 37:2.</w:t>
      </w:r>
    </w:p>
  </w:footnote>
  <w:footnote w:id="162">
    <w:p w14:paraId="72DD6C76" w14:textId="77777777" w:rsidR="00A97438" w:rsidRPr="004A3E27" w:rsidRDefault="00A97438" w:rsidP="00BD5BBE">
      <w:pPr>
        <w:pStyle w:val="footnote"/>
      </w:pPr>
      <w:r w:rsidRPr="004A3E27">
        <w:rPr>
          <w:rStyle w:val="FootnoteReference"/>
        </w:rPr>
        <w:footnoteRef/>
      </w:r>
      <w:r w:rsidRPr="004A3E27">
        <w:t xml:space="preserve"> cp. Mt. 19:20. ‘One thing you lack’ (Mk. 10:21).</w:t>
      </w:r>
    </w:p>
  </w:footnote>
  <w:footnote w:id="163">
    <w:p w14:paraId="3396E2D4" w14:textId="77777777" w:rsidR="00A97438" w:rsidRPr="004A3E27" w:rsidRDefault="00A97438"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4">
    <w:p w14:paraId="3E88B183" w14:textId="77777777" w:rsidR="00A97438" w:rsidRPr="004A3E27" w:rsidRDefault="00A9743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5">
    <w:p w14:paraId="1D0EC7E8" w14:textId="77777777" w:rsidR="00A97438" w:rsidRPr="004A3E27" w:rsidRDefault="00A97438" w:rsidP="00BD5BBE">
      <w:pPr>
        <w:pStyle w:val="footnote"/>
      </w:pPr>
      <w:r w:rsidRPr="004A3E27">
        <w:rPr>
          <w:rStyle w:val="FootnoteReference"/>
        </w:rPr>
        <w:footnoteRef/>
      </w:r>
      <w:r w:rsidRPr="004A3E27">
        <w:t xml:space="preserve"> cp. 1 Sam. 15:22. Love shown in obedience is the true sacrifice.</w:t>
      </w:r>
    </w:p>
  </w:footnote>
  <w:footnote w:id="166">
    <w:p w14:paraId="5B17D689" w14:textId="77777777" w:rsidR="00A97438" w:rsidRPr="004A3E27" w:rsidRDefault="00A9743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7">
    <w:p w14:paraId="3C8E3C02" w14:textId="77777777" w:rsidR="00A97438" w:rsidRPr="004A3E27" w:rsidRDefault="00A97438" w:rsidP="00BD5BBE">
      <w:pPr>
        <w:pStyle w:val="footnote"/>
      </w:pPr>
      <w:r w:rsidRPr="004A3E27">
        <w:rPr>
          <w:rStyle w:val="FootnoteReference"/>
        </w:rPr>
        <w:footnoteRef/>
      </w:r>
      <w:r w:rsidRPr="004A3E27">
        <w:t xml:space="preserve"> The great universal Church (cp. St. Athanasius).</w:t>
      </w:r>
    </w:p>
  </w:footnote>
  <w:footnote w:id="168">
    <w:p w14:paraId="37A0E454" w14:textId="77777777" w:rsidR="00A97438" w:rsidRPr="004A3E27" w:rsidRDefault="00A97438" w:rsidP="00BD5BBE">
      <w:pPr>
        <w:pStyle w:val="footnote"/>
      </w:pPr>
      <w:r w:rsidRPr="004A3E27">
        <w:rPr>
          <w:rStyle w:val="FootnoteReference"/>
        </w:rPr>
        <w:footnoteRef/>
      </w:r>
      <w:r w:rsidRPr="004A3E27">
        <w:t xml:space="preserve"> John 13:30.</w:t>
      </w:r>
    </w:p>
  </w:footnote>
  <w:footnote w:id="169">
    <w:p w14:paraId="32644EEC" w14:textId="77777777" w:rsidR="00A97438" w:rsidRPr="004A3E27" w:rsidRDefault="00A9743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70">
    <w:p w14:paraId="4D34767F" w14:textId="77777777" w:rsidR="00A97438" w:rsidRPr="004A3E27" w:rsidRDefault="00A9743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1">
    <w:p w14:paraId="70B2B9E7" w14:textId="77777777" w:rsidR="00A97438" w:rsidRPr="004A3E27" w:rsidRDefault="00A97438" w:rsidP="00BD5BBE">
      <w:pPr>
        <w:pStyle w:val="footnote"/>
      </w:pPr>
      <w:r w:rsidRPr="004A3E27">
        <w:rPr>
          <w:rStyle w:val="FootnoteReference"/>
        </w:rPr>
        <w:footnoteRef/>
      </w:r>
      <w:r w:rsidRPr="004A3E27">
        <w:t xml:space="preserve"> With the Gospel of forgiveness (1 Sam. 24:17-20; Lk. 23:34).</w:t>
      </w:r>
    </w:p>
  </w:footnote>
  <w:footnote w:id="172">
    <w:p w14:paraId="1392D5F8" w14:textId="77777777" w:rsidR="00A97438" w:rsidRPr="004A3E27" w:rsidRDefault="00A97438"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3">
    <w:p w14:paraId="03275919" w14:textId="77777777" w:rsidR="00A97438" w:rsidRPr="004A3E27" w:rsidRDefault="00A9743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4">
    <w:p w14:paraId="1791CAEF" w14:textId="77777777" w:rsidR="00A97438" w:rsidRPr="004A3E27" w:rsidRDefault="00A9743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5">
    <w:p w14:paraId="4F22E4CE" w14:textId="77777777" w:rsidR="00A97438" w:rsidRPr="004A3E27" w:rsidRDefault="00A9743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6">
    <w:p w14:paraId="08B0833D" w14:textId="77777777" w:rsidR="00A97438" w:rsidRPr="004A3E27" w:rsidRDefault="00A9743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7">
    <w:p w14:paraId="76A76AD0" w14:textId="77777777" w:rsidR="00A97438" w:rsidRPr="004A3E27" w:rsidRDefault="00A9743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8">
    <w:p w14:paraId="0FB99B7C" w14:textId="77777777" w:rsidR="00A97438" w:rsidRPr="004A3E27" w:rsidRDefault="00A97438" w:rsidP="00BD5BBE">
      <w:pPr>
        <w:pStyle w:val="footnote"/>
      </w:pPr>
      <w:r w:rsidRPr="004A3E27">
        <w:rPr>
          <w:rStyle w:val="FootnoteReference"/>
        </w:rPr>
        <w:footnoteRef/>
      </w:r>
      <w:r w:rsidRPr="004A3E27">
        <w:t xml:space="preserve"> cp. Rev. 19:11-16.</w:t>
      </w:r>
    </w:p>
  </w:footnote>
  <w:footnote w:id="179">
    <w:p w14:paraId="5E8EA981" w14:textId="77777777" w:rsidR="00A97438" w:rsidRPr="004A3E27" w:rsidRDefault="00A9743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80">
    <w:p w14:paraId="2209A251" w14:textId="77777777" w:rsidR="00A97438" w:rsidRPr="004A3E27" w:rsidRDefault="00A9743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1">
    <w:p w14:paraId="66A4B8D8" w14:textId="77777777" w:rsidR="00A97438" w:rsidRPr="004A3E27" w:rsidRDefault="00A9743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2">
    <w:p w14:paraId="585411E1" w14:textId="77777777" w:rsidR="00A97438" w:rsidRPr="004A3E27" w:rsidRDefault="00A97438" w:rsidP="00BD5BBE">
      <w:pPr>
        <w:pStyle w:val="footnote"/>
      </w:pPr>
      <w:r w:rsidRPr="004A3E27">
        <w:rPr>
          <w:rStyle w:val="FootnoteReference"/>
        </w:rPr>
        <w:footnoteRef/>
      </w:r>
      <w:r w:rsidRPr="004A3E27">
        <w:t xml:space="preserve"> Rev. 22:1.</w:t>
      </w:r>
    </w:p>
  </w:footnote>
  <w:footnote w:id="183">
    <w:p w14:paraId="2C3ED5A8" w14:textId="77777777" w:rsidR="00A97438" w:rsidRPr="004A3E27" w:rsidRDefault="00A97438" w:rsidP="00BD5BBE">
      <w:pPr>
        <w:pStyle w:val="footnote"/>
      </w:pPr>
      <w:r w:rsidRPr="004A3E27">
        <w:rPr>
          <w:rStyle w:val="FootnoteReference"/>
        </w:rPr>
        <w:footnoteRef/>
      </w:r>
      <w:r w:rsidRPr="004A3E27">
        <w:t xml:space="preserve"> Security of citizens of the Holy City. Break of Dawn is Christ’s death. (cp. Is. 30:26).</w:t>
      </w:r>
    </w:p>
  </w:footnote>
  <w:footnote w:id="184">
    <w:p w14:paraId="01975D9C" w14:textId="77777777" w:rsidR="00A97438" w:rsidRPr="004A3E27" w:rsidRDefault="00A97438" w:rsidP="00BD5BBE">
      <w:pPr>
        <w:pStyle w:val="footnote"/>
      </w:pPr>
      <w:r w:rsidRPr="004A3E27">
        <w:rPr>
          <w:rStyle w:val="FootnoteReference"/>
        </w:rPr>
        <w:footnoteRef/>
      </w:r>
      <w:r w:rsidRPr="004A3E27">
        <w:t xml:space="preserve"> cp. 75:4; Is. 2:4; 11:9; 65:25; Hos. 2:18; Zac. 9:10.</w:t>
      </w:r>
    </w:p>
  </w:footnote>
  <w:footnote w:id="185">
    <w:p w14:paraId="26EED967" w14:textId="77777777" w:rsidR="00A97438" w:rsidRPr="004A3E27" w:rsidRDefault="00A97438"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6">
    <w:p w14:paraId="341712F2" w14:textId="77777777" w:rsidR="00A97438" w:rsidRPr="004A3E27" w:rsidRDefault="00A97438" w:rsidP="00BD5BBE">
      <w:pPr>
        <w:pStyle w:val="footnote"/>
      </w:pPr>
      <w:r w:rsidRPr="004A3E27">
        <w:rPr>
          <w:rStyle w:val="FootnoteReference"/>
        </w:rPr>
        <w:footnoteRef/>
      </w:r>
      <w:r w:rsidRPr="004A3E27">
        <w:t xml:space="preserve"> ‘The calling of the Gentiles is to be understood, as in 71:9’ (St. Athanasius).</w:t>
      </w:r>
    </w:p>
  </w:footnote>
  <w:footnote w:id="187">
    <w:p w14:paraId="743E9AAD" w14:textId="77777777" w:rsidR="00A97438" w:rsidRPr="004A3E27" w:rsidRDefault="00A97438" w:rsidP="00BD5BBE">
      <w:pPr>
        <w:pStyle w:val="footnote"/>
      </w:pPr>
      <w:r w:rsidRPr="004A3E27">
        <w:rPr>
          <w:rStyle w:val="FootnoteReference"/>
        </w:rPr>
        <w:footnoteRef/>
      </w:r>
      <w:r w:rsidRPr="004A3E27">
        <w:t xml:space="preserve"> Cp. Heb. 12:28,29; Deut. 4:24; 9:3; 10:17-21; Neh. 1:5; Zeph. 2:11.</w:t>
      </w:r>
    </w:p>
  </w:footnote>
  <w:footnote w:id="188">
    <w:p w14:paraId="20C0CF5B" w14:textId="77777777" w:rsidR="00A97438" w:rsidRPr="004A3E27" w:rsidRDefault="00A97438" w:rsidP="00BD5BBE">
      <w:pPr>
        <w:pStyle w:val="footnote"/>
      </w:pPr>
      <w:r w:rsidRPr="004A3E27">
        <w:rPr>
          <w:rStyle w:val="FootnoteReference"/>
        </w:rPr>
        <w:footnoteRef/>
      </w:r>
      <w:r w:rsidRPr="004A3E27">
        <w:t xml:space="preserve"> Cp. Ex. 15:17; Is. 58:14: I Pet. 1:4.</w:t>
      </w:r>
    </w:p>
  </w:footnote>
  <w:footnote w:id="189">
    <w:p w14:paraId="1FDF9287" w14:textId="77777777" w:rsidR="00A97438" w:rsidRPr="004A3E27" w:rsidRDefault="00A9743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90">
    <w:p w14:paraId="5F050EEC" w14:textId="77777777" w:rsidR="00A97438" w:rsidRPr="004A3E27" w:rsidRDefault="00A97438" w:rsidP="00BD5BBE">
      <w:pPr>
        <w:pStyle w:val="footnote"/>
      </w:pPr>
      <w:r w:rsidRPr="004A3E27">
        <w:rPr>
          <w:rStyle w:val="FootnoteReference"/>
        </w:rPr>
        <w:footnoteRef/>
      </w:r>
      <w:r w:rsidRPr="004A3E27">
        <w:t xml:space="preserve"> ‘Jerusalem is the city of the great King’ (Mt. 5:35). cp. Lam. 2:15.</w:t>
      </w:r>
    </w:p>
  </w:footnote>
  <w:footnote w:id="191">
    <w:p w14:paraId="601A5151" w14:textId="77777777" w:rsidR="00A97438" w:rsidRPr="004A3E27" w:rsidRDefault="00A9743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2">
    <w:p w14:paraId="6CAE8B9B" w14:textId="77777777" w:rsidR="00A97438" w:rsidRPr="004A3E27" w:rsidRDefault="00A9743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3">
    <w:p w14:paraId="7F2EAAD2" w14:textId="77777777" w:rsidR="00A97438" w:rsidRPr="004A3E27" w:rsidRDefault="00A9743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4">
    <w:p w14:paraId="3C5C41AF" w14:textId="77777777" w:rsidR="00A97438" w:rsidRPr="004A3E27" w:rsidRDefault="00A9743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5">
    <w:p w14:paraId="3A50B91B" w14:textId="77777777" w:rsidR="00A97438" w:rsidRPr="004A3E27" w:rsidRDefault="00A9743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6">
    <w:p w14:paraId="45DA152E" w14:textId="77777777" w:rsidR="00A97438" w:rsidRPr="004A3E27" w:rsidRDefault="00A9743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7">
    <w:p w14:paraId="5A6B4D6B" w14:textId="77777777" w:rsidR="00A97438" w:rsidRPr="004A3E27" w:rsidRDefault="00A9743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8">
    <w:p w14:paraId="6185D531" w14:textId="77777777" w:rsidR="00A97438" w:rsidRPr="004A3E27" w:rsidRDefault="00A97438" w:rsidP="00BD5BBE">
      <w:pPr>
        <w:pStyle w:val="footnote"/>
      </w:pPr>
      <w:r w:rsidRPr="004A3E27">
        <w:rPr>
          <w:rStyle w:val="FootnoteReference"/>
        </w:rPr>
        <w:footnoteRef/>
      </w:r>
      <w:r w:rsidRPr="004A3E27">
        <w:t xml:space="preserve"> Exodus 12:22; John 19:29; Hebrews 9:19.</w:t>
      </w:r>
    </w:p>
  </w:footnote>
  <w:footnote w:id="199">
    <w:p w14:paraId="6650920A" w14:textId="77777777" w:rsidR="00A97438" w:rsidRPr="004A3E27" w:rsidRDefault="00A9743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00">
    <w:p w14:paraId="3BFF7049" w14:textId="77777777" w:rsidR="00A97438" w:rsidRPr="004A3E27" w:rsidRDefault="00A9743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1">
    <w:p w14:paraId="51837483" w14:textId="77777777" w:rsidR="00A97438" w:rsidRPr="004A3E27" w:rsidRDefault="00A9743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2">
    <w:p w14:paraId="3B19B72F" w14:textId="77777777" w:rsidR="00A97438" w:rsidRPr="004A3E27" w:rsidRDefault="00A97438" w:rsidP="00BD5BBE">
      <w:pPr>
        <w:pStyle w:val="footnote"/>
      </w:pPr>
      <w:r w:rsidRPr="004A3E27">
        <w:rPr>
          <w:rStyle w:val="FootnoteReference"/>
        </w:rPr>
        <w:footnoteRef/>
      </w:r>
      <w:r w:rsidRPr="004A3E27">
        <w:t xml:space="preserve"> Lk. 10:18; 2 Thess. 1:6.</w:t>
      </w:r>
    </w:p>
  </w:footnote>
  <w:footnote w:id="203">
    <w:p w14:paraId="649547A2" w14:textId="77777777" w:rsidR="00A97438" w:rsidRPr="004A3E27" w:rsidRDefault="00A9743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4">
    <w:p w14:paraId="4DEA0F95" w14:textId="77777777" w:rsidR="00A97438" w:rsidRPr="004A3E27" w:rsidRDefault="00A97438" w:rsidP="00BD5BBE">
      <w:pPr>
        <w:pStyle w:val="footnote"/>
      </w:pPr>
      <w:r w:rsidRPr="004A3E27">
        <w:rPr>
          <w:rStyle w:val="FootnoteReference"/>
        </w:rPr>
        <w:footnoteRef/>
      </w:r>
      <w:r w:rsidRPr="004A3E27">
        <w:t xml:space="preserve"> cp. 1 Peter 5:7.</w:t>
      </w:r>
    </w:p>
  </w:footnote>
  <w:footnote w:id="205">
    <w:p w14:paraId="27649907" w14:textId="77777777" w:rsidR="00A97438" w:rsidRPr="004A3E27" w:rsidRDefault="00A97438" w:rsidP="00BD5BBE">
      <w:pPr>
        <w:pStyle w:val="footnote"/>
      </w:pPr>
      <w:r w:rsidRPr="004A3E27">
        <w:rPr>
          <w:rStyle w:val="FootnoteReference"/>
        </w:rPr>
        <w:footnoteRef/>
      </w:r>
      <w:r w:rsidRPr="004A3E27">
        <w:t xml:space="preserve"> cp. Ephes 6:12; 1 Tim 4:1; Rev. 16:14.</w:t>
      </w:r>
    </w:p>
  </w:footnote>
  <w:footnote w:id="206">
    <w:p w14:paraId="594F6979" w14:textId="77777777" w:rsidR="00A97438" w:rsidRPr="004A3E27" w:rsidRDefault="00A9743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7">
    <w:p w14:paraId="568E2F2E" w14:textId="77777777" w:rsidR="00A97438" w:rsidRPr="004A3E27" w:rsidRDefault="00A9743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8">
    <w:p w14:paraId="27B4EAF4" w14:textId="77777777" w:rsidR="00A97438" w:rsidRPr="004A3E27" w:rsidRDefault="00A97438"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9">
    <w:p w14:paraId="62A6540D" w14:textId="77777777" w:rsidR="00A97438" w:rsidRPr="004A3E27" w:rsidRDefault="00A97438" w:rsidP="00BD5BBE">
      <w:pPr>
        <w:pStyle w:val="footnote"/>
      </w:pPr>
      <w:r w:rsidRPr="004A3E27">
        <w:rPr>
          <w:rStyle w:val="FootnoteReference"/>
        </w:rPr>
        <w:footnoteRef/>
      </w:r>
      <w:r w:rsidRPr="004A3E27">
        <w:t xml:space="preserve"> Verses 8-12 are repeated almost verbatim in Ps. 107:2-6.</w:t>
      </w:r>
    </w:p>
  </w:footnote>
  <w:footnote w:id="210">
    <w:p w14:paraId="21F36685" w14:textId="77777777" w:rsidR="00A97438" w:rsidRPr="004A3E27" w:rsidRDefault="00A97438" w:rsidP="00BD5BBE">
      <w:pPr>
        <w:pStyle w:val="footnote"/>
      </w:pPr>
      <w:r w:rsidRPr="004A3E27">
        <w:rPr>
          <w:rStyle w:val="FootnoteReference"/>
        </w:rPr>
        <w:footnoteRef/>
      </w:r>
      <w:r w:rsidRPr="004A3E27">
        <w:t xml:space="preserve"> Mercy: love (Luke 10:37).</w:t>
      </w:r>
    </w:p>
  </w:footnote>
  <w:footnote w:id="211">
    <w:p w14:paraId="11B0B018" w14:textId="77777777" w:rsidR="00A97438" w:rsidRPr="004A3E27" w:rsidRDefault="00A97438" w:rsidP="00BD5BBE">
      <w:pPr>
        <w:pStyle w:val="footnote"/>
      </w:pPr>
      <w:r w:rsidRPr="004A3E27">
        <w:rPr>
          <w:rStyle w:val="FootnoteReference"/>
        </w:rPr>
        <w:footnoteRef/>
      </w:r>
      <w:r w:rsidRPr="004A3E27">
        <w:t xml:space="preserve"> cp. Lk. 21:20-24. Warning signals were lit on mountain tops in times of danger.</w:t>
      </w:r>
    </w:p>
  </w:footnote>
  <w:footnote w:id="212">
    <w:p w14:paraId="42604FE7" w14:textId="77777777" w:rsidR="00A97438" w:rsidRPr="004A3E27" w:rsidRDefault="00A97438" w:rsidP="00BD5BBE">
      <w:pPr>
        <w:pStyle w:val="footnote"/>
      </w:pPr>
      <w:r w:rsidRPr="004A3E27">
        <w:rPr>
          <w:rStyle w:val="FootnoteReference"/>
        </w:rPr>
        <w:footnoteRef/>
      </w:r>
      <w:r w:rsidRPr="004A3E27">
        <w:t xml:space="preserve"> Washbowl: i.e. reduced to the most menial servitude.</w:t>
      </w:r>
    </w:p>
  </w:footnote>
  <w:footnote w:id="213">
    <w:p w14:paraId="03E619D4" w14:textId="77777777" w:rsidR="00A97438" w:rsidRPr="004A3E27" w:rsidRDefault="00A9743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4">
    <w:p w14:paraId="2D798361" w14:textId="77777777" w:rsidR="00A97438" w:rsidRPr="004A3E27" w:rsidRDefault="00A9743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5">
    <w:p w14:paraId="29B1DDE8" w14:textId="77777777" w:rsidR="00A97438" w:rsidRPr="004A3E27" w:rsidRDefault="00A97438" w:rsidP="00BD5BBE">
      <w:pPr>
        <w:pStyle w:val="footnote"/>
      </w:pPr>
      <w:r w:rsidRPr="004A3E27">
        <w:rPr>
          <w:rStyle w:val="FootnoteReference"/>
        </w:rPr>
        <w:footnoteRef/>
      </w:r>
      <w:r w:rsidRPr="004A3E27">
        <w:t xml:space="preserve"> Cp. Lev. 19:35-37; Deut. 25:13-16; Ezek.45:10; Mic. 6:10,11; Prov. 11:1.</w:t>
      </w:r>
    </w:p>
  </w:footnote>
  <w:footnote w:id="216">
    <w:p w14:paraId="279AD391" w14:textId="77777777" w:rsidR="00A97438" w:rsidRPr="004A3E27" w:rsidRDefault="00A97438" w:rsidP="00BD5BBE">
      <w:pPr>
        <w:pStyle w:val="footnote"/>
      </w:pPr>
      <w:r w:rsidRPr="004A3E27">
        <w:rPr>
          <w:rStyle w:val="FootnoteReference"/>
        </w:rPr>
        <w:footnoteRef/>
      </w:r>
      <w:r w:rsidRPr="004A3E27">
        <w:t xml:space="preserve"> Cp. ‘brood of vipers’ (Matt. 12:34; 23:33).</w:t>
      </w:r>
    </w:p>
  </w:footnote>
  <w:footnote w:id="217">
    <w:p w14:paraId="79B323AF" w14:textId="77777777" w:rsidR="00A97438" w:rsidRPr="004A3E27" w:rsidRDefault="00A97438" w:rsidP="00BD5BBE">
      <w:pPr>
        <w:pStyle w:val="footnote"/>
      </w:pPr>
      <w:r w:rsidRPr="004A3E27">
        <w:rPr>
          <w:rStyle w:val="FootnoteReference"/>
        </w:rPr>
        <w:footnoteRef/>
      </w:r>
      <w:r w:rsidRPr="004A3E27">
        <w:t xml:space="preserve"> Job. 33:14.</w:t>
      </w:r>
    </w:p>
  </w:footnote>
  <w:footnote w:id="218">
    <w:p w14:paraId="686CF1C0" w14:textId="77777777" w:rsidR="00A97438" w:rsidRPr="004A3E27" w:rsidRDefault="00A97438" w:rsidP="00BD5BBE">
      <w:pPr>
        <w:pStyle w:val="footnote"/>
      </w:pPr>
      <w:r w:rsidRPr="004A3E27">
        <w:rPr>
          <w:rStyle w:val="FootnoteReference"/>
        </w:rPr>
        <w:footnoteRef/>
      </w:r>
      <w:r w:rsidRPr="004A3E27">
        <w:t xml:space="preserve"> ‘What is this glue? It is love.’ says St. Augustine.</w:t>
      </w:r>
    </w:p>
  </w:footnote>
  <w:footnote w:id="219">
    <w:p w14:paraId="36833249" w14:textId="77777777" w:rsidR="00A97438" w:rsidRPr="004A3E27" w:rsidRDefault="00A97438"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20">
    <w:p w14:paraId="622CE4B2" w14:textId="77777777" w:rsidR="00A97438" w:rsidRPr="004A3E27" w:rsidRDefault="00A97438" w:rsidP="00BD5BBE">
      <w:pPr>
        <w:pStyle w:val="footnote"/>
      </w:pPr>
      <w:r w:rsidRPr="004A3E27">
        <w:rPr>
          <w:rStyle w:val="FootnoteReference"/>
        </w:rPr>
        <w:footnoteRef/>
      </w:r>
      <w:r w:rsidRPr="004A3E27">
        <w:t xml:space="preserve"> So the Slavonic (Greek often omits ‘stillest’).</w:t>
      </w:r>
    </w:p>
  </w:footnote>
  <w:footnote w:id="221">
    <w:p w14:paraId="6F4E7A1F" w14:textId="77777777" w:rsidR="00A97438" w:rsidRPr="004A3E27" w:rsidRDefault="00A97438"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2">
    <w:p w14:paraId="30AFE1F6" w14:textId="77777777" w:rsidR="00A97438" w:rsidRPr="004A3E27" w:rsidRDefault="00A9743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3">
    <w:p w14:paraId="667C6704" w14:textId="77777777" w:rsidR="00A97438" w:rsidRPr="004A3E27" w:rsidRDefault="00A9743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4">
    <w:p w14:paraId="4D88FDB0" w14:textId="77777777" w:rsidR="00A97438" w:rsidRPr="004A3E27" w:rsidRDefault="00A97438" w:rsidP="00BD5BBE">
      <w:pPr>
        <w:pStyle w:val="footnote"/>
      </w:pPr>
      <w:r w:rsidRPr="004A3E27">
        <w:rPr>
          <w:rStyle w:val="FootnoteReference"/>
        </w:rPr>
        <w:footnoteRef/>
      </w:r>
      <w:r w:rsidRPr="004A3E27">
        <w:t xml:space="preserve"> See footnote 62. &lt;2 previously&gt;</w:t>
      </w:r>
    </w:p>
  </w:footnote>
  <w:footnote w:id="225">
    <w:p w14:paraId="1B791EBC" w14:textId="77777777" w:rsidR="00A97438" w:rsidRPr="004A3E27" w:rsidRDefault="00A9743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6">
    <w:p w14:paraId="109CC4F4" w14:textId="77777777" w:rsidR="00A97438" w:rsidRPr="004A3E27" w:rsidRDefault="00A97438" w:rsidP="00BD5BBE">
      <w:pPr>
        <w:pStyle w:val="footnote"/>
      </w:pPr>
      <w:r w:rsidRPr="004A3E27">
        <w:rPr>
          <w:rStyle w:val="FootnoteReference"/>
        </w:rPr>
        <w:footnoteRef/>
      </w:r>
      <w:r w:rsidRPr="004A3E27">
        <w:t xml:space="preserve"> ‘What God has planned for His lovers’ (1 Cor. 2:9).</w:t>
      </w:r>
    </w:p>
  </w:footnote>
  <w:footnote w:id="227">
    <w:p w14:paraId="693C7006" w14:textId="4BAA4AB8" w:rsidR="00A97438" w:rsidRPr="004A3E27" w:rsidRDefault="00A9743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8">
    <w:p w14:paraId="4EA27689" w14:textId="77777777" w:rsidR="00A97438" w:rsidRPr="004A3E27" w:rsidRDefault="00A9743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9">
    <w:p w14:paraId="49AA563D" w14:textId="77777777" w:rsidR="00A97438" w:rsidRPr="004A3E27" w:rsidRDefault="00A9743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30">
    <w:p w14:paraId="26BB2E4A" w14:textId="77777777" w:rsidR="00A97438" w:rsidRPr="004A3E27" w:rsidRDefault="00A97438"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1">
    <w:p w14:paraId="75EB9556" w14:textId="77777777" w:rsidR="00A97438" w:rsidRPr="004A3E27" w:rsidRDefault="00A9743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2">
    <w:p w14:paraId="69CCF6E1" w14:textId="77777777" w:rsidR="00A97438" w:rsidRPr="004A3E27" w:rsidRDefault="00A97438" w:rsidP="00BD5BBE">
      <w:pPr>
        <w:pStyle w:val="footnote"/>
      </w:pPr>
      <w:r w:rsidRPr="004A3E27">
        <w:rPr>
          <w:rStyle w:val="FootnoteReference"/>
        </w:rPr>
        <w:footnoteRef/>
      </w:r>
      <w:r w:rsidRPr="004A3E27">
        <w:t xml:space="preserve"> Numbers 10:35. Cp. Exodus 14.</w:t>
      </w:r>
    </w:p>
  </w:footnote>
  <w:footnote w:id="233">
    <w:p w14:paraId="772812A4" w14:textId="77777777" w:rsidR="00A97438" w:rsidRPr="004A3E27" w:rsidRDefault="00A9743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4">
    <w:p w14:paraId="576015E9" w14:textId="77777777" w:rsidR="00A97438" w:rsidRPr="004A3E27" w:rsidRDefault="00A97438" w:rsidP="00BD5BBE">
      <w:pPr>
        <w:pStyle w:val="footnote"/>
      </w:pPr>
      <w:r w:rsidRPr="004A3E27">
        <w:rPr>
          <w:rStyle w:val="FootnoteReference"/>
        </w:rPr>
        <w:footnoteRef/>
      </w:r>
      <w:r w:rsidRPr="004A3E27">
        <w:t xml:space="preserve"> Luke 4:32.</w:t>
      </w:r>
    </w:p>
  </w:footnote>
  <w:footnote w:id="235">
    <w:p w14:paraId="1C35810F" w14:textId="77777777" w:rsidR="00A97438" w:rsidRPr="004A3E27" w:rsidRDefault="00A9743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6">
    <w:p w14:paraId="4BA4E820" w14:textId="77777777" w:rsidR="00A97438" w:rsidRPr="004A3E27" w:rsidRDefault="00A97438" w:rsidP="00BD5BBE">
      <w:pPr>
        <w:pStyle w:val="footnote"/>
      </w:pPr>
      <w:r w:rsidRPr="004A3E27">
        <w:rPr>
          <w:rStyle w:val="FootnoteReference"/>
        </w:rPr>
        <w:footnoteRef/>
      </w:r>
      <w:r w:rsidRPr="004A3E27">
        <w:t xml:space="preserve"> Cp. Ephes. 4:8.</w:t>
      </w:r>
    </w:p>
  </w:footnote>
  <w:footnote w:id="237">
    <w:p w14:paraId="1069FF00" w14:textId="77777777" w:rsidR="00A97438" w:rsidRPr="004A3E27" w:rsidRDefault="00A9743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8">
    <w:p w14:paraId="4D6861A4" w14:textId="77777777" w:rsidR="00A97438" w:rsidRPr="004A3E27" w:rsidRDefault="00A9743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9">
    <w:p w14:paraId="3876A4B9" w14:textId="77777777" w:rsidR="00A97438" w:rsidRPr="004A3E27" w:rsidRDefault="00A9743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40">
    <w:p w14:paraId="3A9A265F" w14:textId="622FDAFA" w:rsidR="00A97438" w:rsidRPr="004A3E27" w:rsidRDefault="00A9743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1">
    <w:p w14:paraId="46BEEA32" w14:textId="77777777" w:rsidR="00A97438" w:rsidRPr="004A3E27" w:rsidRDefault="00A97438" w:rsidP="00BD5BBE">
      <w:pPr>
        <w:pStyle w:val="footnote"/>
      </w:pPr>
      <w:r w:rsidRPr="004A3E27">
        <w:rPr>
          <w:rStyle w:val="FootnoteReference"/>
        </w:rPr>
        <w:footnoteRef/>
      </w:r>
      <w:r w:rsidRPr="004A3E27">
        <w:t xml:space="preserve"> Mk. 15:29; Jn. 2:17; Rom. 15:3.</w:t>
      </w:r>
    </w:p>
  </w:footnote>
  <w:footnote w:id="242">
    <w:p w14:paraId="252B5848" w14:textId="77777777" w:rsidR="00A97438" w:rsidRPr="004A3E27" w:rsidRDefault="00A97438" w:rsidP="00BD5BBE">
      <w:pPr>
        <w:pStyle w:val="footnote"/>
      </w:pPr>
      <w:r w:rsidRPr="004A3E27">
        <w:rPr>
          <w:rStyle w:val="FootnoteReference"/>
        </w:rPr>
        <w:footnoteRef/>
      </w:r>
      <w:r w:rsidRPr="004A3E27">
        <w:t xml:space="preserve"> The elders and chief priests.</w:t>
      </w:r>
    </w:p>
  </w:footnote>
  <w:footnote w:id="243">
    <w:p w14:paraId="0AE68D03" w14:textId="77777777" w:rsidR="00A97438" w:rsidRPr="004A3E27" w:rsidRDefault="00A9743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4">
    <w:p w14:paraId="49BC712C" w14:textId="77777777" w:rsidR="00A97438" w:rsidRPr="004A3E27" w:rsidRDefault="00A97438" w:rsidP="00BD5BBE">
      <w:pPr>
        <w:pStyle w:val="footnote"/>
      </w:pPr>
      <w:r w:rsidRPr="004A3E27">
        <w:rPr>
          <w:rStyle w:val="FootnoteReference"/>
        </w:rPr>
        <w:footnoteRef/>
      </w:r>
      <w:r w:rsidRPr="004A3E27">
        <w:t xml:space="preserve"> Mt. 16:21; Mk. 8:31.</w:t>
      </w:r>
    </w:p>
  </w:footnote>
  <w:footnote w:id="245">
    <w:p w14:paraId="5D4E90F4" w14:textId="77777777" w:rsidR="00A97438" w:rsidRPr="004A3E27" w:rsidRDefault="00A97438" w:rsidP="00BD5BBE">
      <w:pPr>
        <w:pStyle w:val="footnote"/>
      </w:pPr>
      <w:r w:rsidRPr="004A3E27">
        <w:rPr>
          <w:rStyle w:val="FootnoteReference"/>
        </w:rPr>
        <w:footnoteRef/>
      </w:r>
      <w:r w:rsidRPr="004A3E27">
        <w:t xml:space="preserve"> Mt. 27:34.</w:t>
      </w:r>
    </w:p>
  </w:footnote>
  <w:footnote w:id="246">
    <w:p w14:paraId="2A1BD707" w14:textId="77777777" w:rsidR="00A97438" w:rsidRPr="004A3E27" w:rsidRDefault="00A97438" w:rsidP="00BD5BBE">
      <w:pPr>
        <w:pStyle w:val="footnote"/>
      </w:pPr>
      <w:r w:rsidRPr="004A3E27">
        <w:rPr>
          <w:rStyle w:val="FootnoteReference"/>
        </w:rPr>
        <w:footnoteRef/>
      </w:r>
      <w:r w:rsidRPr="004A3E27">
        <w:t xml:space="preserve"> Cp. Rom. 11:9,10.</w:t>
      </w:r>
    </w:p>
  </w:footnote>
  <w:footnote w:id="247">
    <w:p w14:paraId="09150116" w14:textId="77777777" w:rsidR="00A97438" w:rsidRPr="004A3E27" w:rsidRDefault="00A97438"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8">
    <w:p w14:paraId="05D75ECB" w14:textId="77777777" w:rsidR="00A97438" w:rsidRPr="004A3E27" w:rsidRDefault="00A97438" w:rsidP="00BD5BBE">
      <w:pPr>
        <w:pStyle w:val="footnote"/>
      </w:pPr>
      <w:r w:rsidRPr="004A3E27">
        <w:rPr>
          <w:rStyle w:val="FootnoteReference"/>
        </w:rPr>
        <w:footnoteRef/>
      </w:r>
      <w:r w:rsidRPr="004A3E27">
        <w:t xml:space="preserve"> Ps. 69:3-7 differs only slightly from Ps. 39:15-18.</w:t>
      </w:r>
    </w:p>
  </w:footnote>
  <w:footnote w:id="249">
    <w:p w14:paraId="325C5542" w14:textId="77777777" w:rsidR="00A97438" w:rsidRPr="004A3E27" w:rsidRDefault="00A97438" w:rsidP="00BD5BBE">
      <w:pPr>
        <w:pStyle w:val="footnote"/>
      </w:pPr>
      <w:r w:rsidRPr="004A3E27">
        <w:rPr>
          <w:rStyle w:val="FootnoteReference"/>
        </w:rPr>
        <w:footnoteRef/>
      </w:r>
      <w:r w:rsidRPr="004A3E27">
        <w:t xml:space="preserve"> The first three lines of Psalms 70 and 30 are identical. See footnote there.</w:t>
      </w:r>
    </w:p>
  </w:footnote>
  <w:footnote w:id="250">
    <w:p w14:paraId="1B3F91B5" w14:textId="77777777" w:rsidR="00A97438" w:rsidRPr="004A3E27" w:rsidRDefault="00A9743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1">
    <w:p w14:paraId="70C5803A" w14:textId="77777777" w:rsidR="00A97438" w:rsidRPr="004A3E27" w:rsidRDefault="00A97438" w:rsidP="00BD5BBE">
      <w:pPr>
        <w:pStyle w:val="footnote"/>
      </w:pPr>
      <w:r w:rsidRPr="004A3E27">
        <w:rPr>
          <w:rStyle w:val="FootnoteReference"/>
        </w:rPr>
        <w:footnoteRef/>
      </w:r>
      <w:r w:rsidRPr="004A3E27">
        <w:t xml:space="preserve"> Ephes. 3:10; 4:8.</w:t>
      </w:r>
    </w:p>
  </w:footnote>
  <w:footnote w:id="252">
    <w:p w14:paraId="63D5291B" w14:textId="77777777" w:rsidR="00A97438" w:rsidRPr="004A3E27" w:rsidRDefault="00A9743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3">
    <w:p w14:paraId="0396CA5A" w14:textId="77777777" w:rsidR="00A97438" w:rsidRPr="004A3E27" w:rsidRDefault="00A9743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4">
    <w:p w14:paraId="4ADD947E" w14:textId="77777777" w:rsidR="00A97438" w:rsidRPr="004A3E27" w:rsidRDefault="00A9743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5">
    <w:p w14:paraId="31968FA6" w14:textId="77777777" w:rsidR="00A97438" w:rsidRPr="004A3E27" w:rsidRDefault="00A97438" w:rsidP="00BD5BBE">
      <w:pPr>
        <w:pStyle w:val="footnote"/>
      </w:pPr>
      <w:r w:rsidRPr="004A3E27">
        <w:rPr>
          <w:rStyle w:val="FootnoteReference"/>
        </w:rPr>
        <w:footnoteRef/>
      </w:r>
      <w:r w:rsidRPr="004A3E27">
        <w:t xml:space="preserve"> Rivers: Tigris and Euphrates.</w:t>
      </w:r>
    </w:p>
  </w:footnote>
  <w:footnote w:id="256">
    <w:p w14:paraId="7811A007" w14:textId="77777777" w:rsidR="00A97438" w:rsidRPr="004A3E27" w:rsidRDefault="00A97438" w:rsidP="00BD5BBE">
      <w:pPr>
        <w:pStyle w:val="footnote"/>
      </w:pPr>
      <w:r w:rsidRPr="004A3E27">
        <w:rPr>
          <w:rStyle w:val="FootnoteReference"/>
        </w:rPr>
        <w:footnoteRef/>
      </w:r>
      <w:r w:rsidRPr="004A3E27">
        <w:t xml:space="preserve"> Cp. Ps. 47:8.</w:t>
      </w:r>
    </w:p>
  </w:footnote>
  <w:footnote w:id="257">
    <w:p w14:paraId="57352CBF" w14:textId="77777777" w:rsidR="00A97438" w:rsidRPr="004A3E27" w:rsidRDefault="00A97438" w:rsidP="00BD5BBE">
      <w:pPr>
        <w:pStyle w:val="footnote"/>
      </w:pPr>
      <w:r w:rsidRPr="004A3E27">
        <w:rPr>
          <w:rStyle w:val="FootnoteReference"/>
        </w:rPr>
        <w:footnoteRef/>
      </w:r>
      <w:r w:rsidRPr="004A3E27">
        <w:t xml:space="preserve"> Cp. Rev. 1:18; Heb. 7:25; Num. 14:28.</w:t>
      </w:r>
    </w:p>
  </w:footnote>
  <w:footnote w:id="258">
    <w:p w14:paraId="2E026D23" w14:textId="77777777" w:rsidR="00A97438" w:rsidRPr="004A3E27" w:rsidRDefault="00A9743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9">
    <w:p w14:paraId="2E2191B6" w14:textId="77777777" w:rsidR="00A97438" w:rsidRPr="004A3E27" w:rsidRDefault="00A9743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60">
    <w:p w14:paraId="58DFBD38" w14:textId="77777777" w:rsidR="00A97438" w:rsidRPr="004A3E27" w:rsidRDefault="00A9743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97438" w:rsidRPr="004A3E27" w:rsidRDefault="00A97438" w:rsidP="00BD5BBE">
      <w:pPr>
        <w:pStyle w:val="footnote"/>
      </w:pPr>
      <w:r w:rsidRPr="004A3E27">
        <w:tab/>
        <w:t>For them there are no pains;</w:t>
      </w:r>
    </w:p>
    <w:p w14:paraId="15E57D33" w14:textId="77777777" w:rsidR="00A97438" w:rsidRPr="004A3E27" w:rsidRDefault="00A97438" w:rsidP="00BD5BBE">
      <w:pPr>
        <w:pStyle w:val="footnote"/>
      </w:pPr>
      <w:r w:rsidRPr="004A3E27">
        <w:tab/>
        <w:t>fit and strong are their bodies.</w:t>
      </w:r>
    </w:p>
  </w:footnote>
  <w:footnote w:id="261">
    <w:p w14:paraId="2000D9CE" w14:textId="77777777" w:rsidR="00A97438" w:rsidRPr="004A3E27" w:rsidRDefault="00A97438" w:rsidP="00BD5BBE">
      <w:pPr>
        <w:pStyle w:val="footnote"/>
      </w:pPr>
      <w:r w:rsidRPr="004A3E27">
        <w:rPr>
          <w:rStyle w:val="FootnoteReference"/>
        </w:rPr>
        <w:footnoteRef/>
      </w:r>
      <w:r w:rsidRPr="004A3E27">
        <w:t xml:space="preserve"> The apparent success and prosperity of the godless is transitory and short-lived.</w:t>
      </w:r>
    </w:p>
  </w:footnote>
  <w:footnote w:id="262">
    <w:p w14:paraId="5BB08A3A" w14:textId="77777777" w:rsidR="00A97438" w:rsidRPr="004A3E27" w:rsidRDefault="00A9743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3">
    <w:p w14:paraId="1EB3BD79" w14:textId="77777777" w:rsidR="00A97438" w:rsidRPr="004A3E27" w:rsidRDefault="00A9743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4">
    <w:p w14:paraId="70787BBC" w14:textId="77777777" w:rsidR="00A97438" w:rsidRPr="004A3E27" w:rsidRDefault="00A97438" w:rsidP="00BD5BBE">
      <w:pPr>
        <w:pStyle w:val="footnote"/>
      </w:pPr>
      <w:r w:rsidRPr="004A3E27">
        <w:rPr>
          <w:rStyle w:val="FootnoteReference"/>
        </w:rPr>
        <w:footnoteRef/>
      </w:r>
      <w:r w:rsidRPr="004A3E27">
        <w:t xml:space="preserve"> Hebrew: ‘The nearness of God is my good.’ Cp. Wisdom 3:9; Ecclesiasticus 2:3.</w:t>
      </w:r>
    </w:p>
  </w:footnote>
  <w:footnote w:id="265">
    <w:p w14:paraId="592FBEA7" w14:textId="77777777" w:rsidR="00A97438" w:rsidRPr="004A3E27" w:rsidRDefault="00A9743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6">
    <w:p w14:paraId="17B1E11D" w14:textId="77777777" w:rsidR="00A97438" w:rsidRPr="004A3E27" w:rsidRDefault="00A9743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7">
    <w:p w14:paraId="1E15E436" w14:textId="77777777" w:rsidR="00A97438" w:rsidRPr="004A3E27" w:rsidRDefault="00A9743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8">
    <w:p w14:paraId="48E0BAD1" w14:textId="77777777" w:rsidR="00A97438" w:rsidRPr="004A3E27" w:rsidRDefault="00A97438" w:rsidP="00BD5BBE">
      <w:pPr>
        <w:pStyle w:val="footnote"/>
      </w:pPr>
      <w:r w:rsidRPr="004A3E27">
        <w:rPr>
          <w:rStyle w:val="FootnoteReference"/>
        </w:rPr>
        <w:footnoteRef/>
      </w:r>
      <w:r w:rsidRPr="004A3E27">
        <w:t xml:space="preserve"> Signs and miracles of God’s presence, protection and deliverance.</w:t>
      </w:r>
    </w:p>
  </w:footnote>
  <w:footnote w:id="269">
    <w:p w14:paraId="706BBD8A" w14:textId="77777777" w:rsidR="00A97438" w:rsidRPr="004A3E27" w:rsidRDefault="00A9743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70">
    <w:p w14:paraId="70533A43" w14:textId="77777777" w:rsidR="00A97438" w:rsidRPr="004A3E27" w:rsidRDefault="00A9743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1">
    <w:p w14:paraId="43EF022B" w14:textId="77777777" w:rsidR="00A97438" w:rsidRPr="004A3E27" w:rsidRDefault="00A9743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2">
    <w:p w14:paraId="4332FFC4" w14:textId="77777777" w:rsidR="00A97438" w:rsidRPr="004A3E27" w:rsidRDefault="00A97438" w:rsidP="00BD5BBE">
      <w:pPr>
        <w:pStyle w:val="footnote"/>
      </w:pPr>
      <w:r w:rsidRPr="004A3E27">
        <w:rPr>
          <w:rStyle w:val="FootnoteReference"/>
        </w:rPr>
        <w:footnoteRef/>
      </w:r>
      <w:r w:rsidRPr="004A3E27">
        <w:t xml:space="preserve"> Cp. Ps. 45:10; Is. 2:4; 11:9; 65:25; Hos. 2:18; Zac. 9:10.</w:t>
      </w:r>
    </w:p>
  </w:footnote>
  <w:footnote w:id="273">
    <w:p w14:paraId="168ADB5F" w14:textId="77777777" w:rsidR="00A97438" w:rsidRPr="004A3E27" w:rsidRDefault="00A97438" w:rsidP="00BD5BBE">
      <w:pPr>
        <w:pStyle w:val="footnote"/>
      </w:pPr>
      <w:r w:rsidRPr="004A3E27">
        <w:rPr>
          <w:rStyle w:val="FootnoteReference"/>
        </w:rPr>
        <w:footnoteRef/>
      </w:r>
      <w:r w:rsidRPr="004A3E27">
        <w:t xml:space="preserve"> Sinai and Zion, Moses and Christ, the Law and the Gospel enlighten the earth.</w:t>
      </w:r>
    </w:p>
  </w:footnote>
  <w:footnote w:id="274">
    <w:p w14:paraId="680E84D4" w14:textId="77777777" w:rsidR="00A97438" w:rsidRPr="004A3E27" w:rsidRDefault="00A9743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5">
    <w:p w14:paraId="100AB77F" w14:textId="77777777" w:rsidR="00A97438" w:rsidRPr="004A3E27" w:rsidRDefault="00A9743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6">
    <w:p w14:paraId="062E4DFE" w14:textId="77777777" w:rsidR="00A97438" w:rsidRDefault="00A9743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97438" w:rsidRDefault="00A97438" w:rsidP="00BD5BBE">
      <w:pPr>
        <w:pStyle w:val="footnote"/>
      </w:pPr>
      <w:r>
        <w:tab/>
        <w:t>‘I will speak My mind in parables,</w:t>
      </w:r>
    </w:p>
    <w:p w14:paraId="04636509" w14:textId="77777777" w:rsidR="00A97438" w:rsidRDefault="00A97438" w:rsidP="00BD5BBE">
      <w:pPr>
        <w:pStyle w:val="footnote"/>
      </w:pPr>
      <w:r>
        <w:tab/>
        <w:t>divulge secrets hidden since creation’ (cp. Rev. 3:14).</w:t>
      </w:r>
    </w:p>
  </w:footnote>
  <w:footnote w:id="277">
    <w:p w14:paraId="7427B3ED" w14:textId="77777777" w:rsidR="00A97438" w:rsidRDefault="00A9743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8">
    <w:p w14:paraId="322E8B00" w14:textId="77777777" w:rsidR="00A97438" w:rsidRDefault="00A97438" w:rsidP="00BD5BBE">
      <w:pPr>
        <w:pStyle w:val="footnote"/>
      </w:pPr>
      <w:r>
        <w:rPr>
          <w:rStyle w:val="FootnoteReference"/>
        </w:rPr>
        <w:footnoteRef/>
      </w:r>
      <w:r>
        <w:t xml:space="preserve"> Ephraim = Israel (cp. Hos. 7; Num. 14; 1 Sam. 4).</w:t>
      </w:r>
    </w:p>
  </w:footnote>
  <w:footnote w:id="279">
    <w:p w14:paraId="3E975B3D" w14:textId="77777777" w:rsidR="00A97438" w:rsidRDefault="00A97438" w:rsidP="00BD5BBE">
      <w:pPr>
        <w:pStyle w:val="footnote"/>
      </w:pPr>
      <w:r>
        <w:rPr>
          <w:rStyle w:val="FootnoteReference"/>
        </w:rPr>
        <w:footnoteRef/>
      </w:r>
      <w:r>
        <w:t xml:space="preserve"> He deferred giving them the promised food and the Promised Land.</w:t>
      </w:r>
    </w:p>
  </w:footnote>
  <w:footnote w:id="280">
    <w:p w14:paraId="4F93FDA3" w14:textId="77777777" w:rsidR="00A97438" w:rsidRDefault="00A9743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1">
    <w:p w14:paraId="7B76452E" w14:textId="77777777" w:rsidR="00A97438" w:rsidRDefault="00A97438" w:rsidP="00BD5BBE">
      <w:pPr>
        <w:pStyle w:val="footnote"/>
      </w:pPr>
      <w:r>
        <w:rPr>
          <w:rStyle w:val="FootnoteReference"/>
        </w:rPr>
        <w:footnoteRef/>
      </w:r>
      <w:r>
        <w:t xml:space="preserve"> sanctuary: </w:t>
      </w:r>
      <w:r w:rsidRPr="00636EF6">
        <w:rPr>
          <w:i/>
        </w:rPr>
        <w:t>lit</w:t>
      </w:r>
      <w:r>
        <w:t>. place. Cp. Psalm 131:5 and footnote there.</w:t>
      </w:r>
    </w:p>
  </w:footnote>
  <w:footnote w:id="282">
    <w:p w14:paraId="0348F64B" w14:textId="77777777" w:rsidR="00A97438" w:rsidRDefault="00A97438" w:rsidP="00BD5BBE">
      <w:pPr>
        <w:pStyle w:val="footnote"/>
      </w:pPr>
      <w:r>
        <w:rPr>
          <w:rStyle w:val="FootnoteReference"/>
        </w:rPr>
        <w:footnoteRef/>
      </w:r>
      <w:r>
        <w:t xml:space="preserve"> John 15.</w:t>
      </w:r>
    </w:p>
  </w:footnote>
  <w:footnote w:id="283">
    <w:p w14:paraId="211D4309" w14:textId="77777777" w:rsidR="00A97438" w:rsidRDefault="00A97438" w:rsidP="00BD5BBE">
      <w:pPr>
        <w:pStyle w:val="footnote"/>
      </w:pPr>
      <w:r>
        <w:rPr>
          <w:rStyle w:val="FootnoteReference"/>
        </w:rPr>
        <w:footnoteRef/>
      </w:r>
      <w:r>
        <w:t xml:space="preserve"> Joseph = Israel (Gen. 40:23; 48:15; Amos 6:6).</w:t>
      </w:r>
    </w:p>
  </w:footnote>
  <w:footnote w:id="284">
    <w:p w14:paraId="7AA1750E" w14:textId="77777777" w:rsidR="00A97438" w:rsidRDefault="00A97438" w:rsidP="00BD5BBE">
      <w:pPr>
        <w:pStyle w:val="footnote"/>
      </w:pPr>
      <w:r>
        <w:rPr>
          <w:rStyle w:val="FootnoteReference"/>
        </w:rPr>
        <w:footnoteRef/>
      </w:r>
      <w:r>
        <w:t xml:space="preserve"> 2 Sam. 6:2 (LXX).</w:t>
      </w:r>
    </w:p>
  </w:footnote>
  <w:footnote w:id="285">
    <w:p w14:paraId="1F148131" w14:textId="77777777" w:rsidR="00A97438" w:rsidRDefault="00A97438"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286">
    <w:p w14:paraId="70ACE5E0" w14:textId="77777777" w:rsidR="00A97438" w:rsidRDefault="00A97438" w:rsidP="00BD5BBE">
      <w:pPr>
        <w:pStyle w:val="footnote"/>
      </w:pPr>
      <w:r>
        <w:rPr>
          <w:rStyle w:val="FootnoteReference"/>
        </w:rPr>
        <w:footnoteRef/>
      </w:r>
      <w:r>
        <w:t xml:space="preserve"> ‘What tongue? The voice of God’ (St Athanasius).</w:t>
      </w:r>
    </w:p>
  </w:footnote>
  <w:footnote w:id="287">
    <w:p w14:paraId="33FBC19B" w14:textId="77777777" w:rsidR="00A97438" w:rsidRDefault="00A97438" w:rsidP="00BD5BBE">
      <w:pPr>
        <w:pStyle w:val="footnote"/>
      </w:pPr>
      <w:r>
        <w:rPr>
          <w:rStyle w:val="FootnoteReference"/>
        </w:rPr>
        <w:footnoteRef/>
      </w:r>
      <w:r>
        <w:t xml:space="preserve"> Exodus 9:23; 19:16.</w:t>
      </w:r>
    </w:p>
  </w:footnote>
  <w:footnote w:id="288">
    <w:p w14:paraId="5C3F1B44" w14:textId="77777777" w:rsidR="00A97438" w:rsidRDefault="00A97438" w:rsidP="00BD5BBE">
      <w:pPr>
        <w:pStyle w:val="footnote"/>
      </w:pPr>
      <w:r>
        <w:rPr>
          <w:rStyle w:val="FootnoteReference"/>
        </w:rPr>
        <w:footnoteRef/>
      </w:r>
      <w:r>
        <w:t xml:space="preserve"> ‘You have always been deaf to His voice, blind to the vision of Him’ (Jn. 5:37; cp. Deut. 18:16; Isaiah 48:18).</w:t>
      </w:r>
    </w:p>
  </w:footnote>
  <w:footnote w:id="289">
    <w:p w14:paraId="7C05F63D" w14:textId="77777777" w:rsidR="00A97438" w:rsidRDefault="00A9743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90">
    <w:p w14:paraId="0BC469A4" w14:textId="77777777" w:rsidR="00A97438" w:rsidRDefault="00A97438" w:rsidP="00BD5BBE">
      <w:pPr>
        <w:pStyle w:val="footnote"/>
      </w:pPr>
      <w:r>
        <w:rPr>
          <w:rStyle w:val="FootnoteReference"/>
        </w:rPr>
        <w:footnoteRef/>
      </w:r>
      <w:r>
        <w:t xml:space="preserve"> </w:t>
      </w:r>
      <w:r>
        <w:rPr>
          <w:i/>
        </w:rPr>
        <w:t>See the previous footnote</w:t>
      </w:r>
      <w:r>
        <w:t>.</w:t>
      </w:r>
    </w:p>
  </w:footnote>
  <w:footnote w:id="291">
    <w:p w14:paraId="09156637" w14:textId="77777777" w:rsidR="00A97438" w:rsidRDefault="00A97438" w:rsidP="00BD5BBE">
      <w:pPr>
        <w:pStyle w:val="footnote"/>
      </w:pPr>
      <w:r>
        <w:rPr>
          <w:rStyle w:val="FootnoteReference"/>
        </w:rPr>
        <w:footnoteRef/>
      </w:r>
      <w:r>
        <w:t xml:space="preserve"> Cp. Isaiah 36:6; 2 Chron. 32:8; 1 Tim. 6:17; Ps. 74:4; Gal. 2:9; 1 Sam. 2:8.</w:t>
      </w:r>
    </w:p>
  </w:footnote>
  <w:footnote w:id="292">
    <w:p w14:paraId="14FEF0D9" w14:textId="77777777" w:rsidR="00A97438" w:rsidRDefault="00A97438" w:rsidP="00BD5BBE">
      <w:pPr>
        <w:pStyle w:val="footnote"/>
      </w:pPr>
      <w:r>
        <w:rPr>
          <w:rStyle w:val="FootnoteReference"/>
        </w:rPr>
        <w:footnoteRef/>
      </w:r>
      <w:r>
        <w:t xml:space="preserve"> John 10:34-36.</w:t>
      </w:r>
    </w:p>
  </w:footnote>
  <w:footnote w:id="293">
    <w:p w14:paraId="136A7666" w14:textId="77777777" w:rsidR="00A97438" w:rsidRDefault="00A97438" w:rsidP="00BD5BBE">
      <w:pPr>
        <w:pStyle w:val="footnote"/>
      </w:pPr>
      <w:r>
        <w:rPr>
          <w:rStyle w:val="FootnoteReference"/>
        </w:rPr>
        <w:footnoteRef/>
      </w:r>
      <w:r>
        <w:t xml:space="preserve"> This prayer is already answered (John 3:18; 9:39; 12:31; Acts 17:31).</w:t>
      </w:r>
    </w:p>
  </w:footnote>
  <w:footnote w:id="294">
    <w:p w14:paraId="764CD80E" w14:textId="77777777" w:rsidR="00A97438" w:rsidRDefault="00A97438" w:rsidP="00BD5BBE">
      <w:pPr>
        <w:pStyle w:val="footnote"/>
      </w:pPr>
      <w:r>
        <w:rPr>
          <w:rStyle w:val="FootnoteReference"/>
        </w:rPr>
        <w:footnoteRef/>
      </w:r>
      <w:r>
        <w:t xml:space="preserve"> </w:t>
      </w:r>
      <w:r w:rsidRPr="003111C9">
        <w:rPr>
          <w:i/>
        </w:rPr>
        <w:t>Lit</w:t>
      </w:r>
      <w:r>
        <w:t>. ‘How beloved are Your dwellings.’</w:t>
      </w:r>
    </w:p>
  </w:footnote>
  <w:footnote w:id="295">
    <w:p w14:paraId="7D098958" w14:textId="77777777" w:rsidR="00A97438" w:rsidRDefault="00A97438" w:rsidP="00BD5BBE">
      <w:pPr>
        <w:pStyle w:val="footnote"/>
      </w:pPr>
      <w:r>
        <w:rPr>
          <w:rStyle w:val="FootnoteReference"/>
        </w:rPr>
        <w:footnoteRef/>
      </w:r>
      <w:r>
        <w:t xml:space="preserve"> Man has made a mess of the earth (Gen. 3; Isaiah 24:4-6 etc.)</w:t>
      </w:r>
    </w:p>
  </w:footnote>
  <w:footnote w:id="296">
    <w:p w14:paraId="71E6E356" w14:textId="77777777" w:rsidR="00A97438" w:rsidRDefault="00A97438" w:rsidP="00BD5BBE">
      <w:pPr>
        <w:pStyle w:val="footnote"/>
      </w:pPr>
      <w:r>
        <w:rPr>
          <w:rStyle w:val="FootnoteReference"/>
        </w:rPr>
        <w:footnoteRef/>
      </w:r>
      <w:r>
        <w:t xml:space="preserve"> Cp. Lk. 13:25; Mk. 4:11; Col. 4:5; Rev. 22:15.</w:t>
      </w:r>
    </w:p>
  </w:footnote>
  <w:footnote w:id="297">
    <w:p w14:paraId="41AC4983" w14:textId="77777777" w:rsidR="00A97438" w:rsidRDefault="00A97438" w:rsidP="00BD5BBE">
      <w:pPr>
        <w:pStyle w:val="footnote"/>
      </w:pPr>
      <w:r>
        <w:rPr>
          <w:rStyle w:val="FootnoteReference"/>
        </w:rPr>
        <w:footnoteRef/>
      </w:r>
      <w:r>
        <w:t xml:space="preserve"> God is love. Love covers all sins (see 1 Jn. 4:16; 1 Pet. 4:8; Prov. 10:12; Jas. 5:20; Lk. 7:47).</w:t>
      </w:r>
    </w:p>
  </w:footnote>
  <w:footnote w:id="298">
    <w:p w14:paraId="098CF664" w14:textId="77777777" w:rsidR="00A97438" w:rsidRDefault="00A97438" w:rsidP="00BD5BBE">
      <w:pPr>
        <w:pStyle w:val="footnote"/>
      </w:pPr>
      <w:r>
        <w:rPr>
          <w:rStyle w:val="FootnoteReference"/>
        </w:rPr>
        <w:footnoteRef/>
      </w:r>
      <w:r>
        <w:t xml:space="preserve"> holy: cp. 1 Cor. 3:16,17; 6:15-19; Heb. 3:1; 12:10; 1 Pet. 1:15,16; 2 Pet. 1-4.</w:t>
      </w:r>
    </w:p>
  </w:footnote>
  <w:footnote w:id="299">
    <w:p w14:paraId="7FD51EF5" w14:textId="77777777" w:rsidR="00A97438" w:rsidRDefault="00A97438" w:rsidP="00BD5BBE">
      <w:pPr>
        <w:pStyle w:val="footnote"/>
      </w:pPr>
      <w:r>
        <w:rPr>
          <w:rStyle w:val="FootnoteReference"/>
        </w:rPr>
        <w:footnoteRef/>
      </w:r>
      <w:r>
        <w:t xml:space="preserve"> Powers of the soul are will, desire, intellect, understanding, memory, imagination.</w:t>
      </w:r>
    </w:p>
  </w:footnote>
  <w:footnote w:id="300">
    <w:p w14:paraId="2E11ABE5" w14:textId="77777777" w:rsidR="00A97438" w:rsidRDefault="00A97438" w:rsidP="00BD5BBE">
      <w:pPr>
        <w:pStyle w:val="footnote"/>
      </w:pPr>
      <w:r>
        <w:rPr>
          <w:rStyle w:val="FootnoteReference"/>
        </w:rPr>
        <w:footnoteRef/>
      </w:r>
      <w:r>
        <w:t xml:space="preserve"> ‘The song of the Lamb.’ (Rev. 15:3-5; John 12:32).</w:t>
      </w:r>
    </w:p>
  </w:footnote>
  <w:footnote w:id="301">
    <w:p w14:paraId="76FC32A6" w14:textId="77777777" w:rsidR="00A97438" w:rsidRDefault="00A9743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2">
    <w:p w14:paraId="44300EEE" w14:textId="77777777" w:rsidR="00A97438" w:rsidRDefault="00A9743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3">
    <w:p w14:paraId="02B9876C" w14:textId="77777777" w:rsidR="00A97438" w:rsidRDefault="00A9743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4">
    <w:p w14:paraId="228CEE3D" w14:textId="77777777" w:rsidR="00A97438" w:rsidRDefault="00A9743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5">
    <w:p w14:paraId="139C4FE4" w14:textId="05D71ED0" w:rsidR="00A97438" w:rsidRDefault="00A97438"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06">
    <w:p w14:paraId="6EB18B02" w14:textId="77777777" w:rsidR="00A97438" w:rsidRDefault="00A97438" w:rsidP="00BD5BBE">
      <w:pPr>
        <w:pStyle w:val="footnote"/>
      </w:pPr>
      <w:r>
        <w:rPr>
          <w:rStyle w:val="FootnoteReference"/>
        </w:rPr>
        <w:footnoteRef/>
      </w:r>
      <w:r>
        <w:t xml:space="preserve"> ‘God’s mercy is the salvation and grace granted by Christ’ (St. Athanasius).</w:t>
      </w:r>
    </w:p>
  </w:footnote>
  <w:footnote w:id="307">
    <w:p w14:paraId="2C2EB9DF" w14:textId="77777777" w:rsidR="00A97438" w:rsidRDefault="00A9743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8">
    <w:p w14:paraId="179D7A74" w14:textId="04A38D47" w:rsidR="00A97438" w:rsidRDefault="00A97438"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09">
    <w:p w14:paraId="0F6F70D6" w14:textId="77777777" w:rsidR="00A97438" w:rsidRDefault="00A97438" w:rsidP="00BD5BBE">
      <w:pPr>
        <w:pStyle w:val="footnote"/>
      </w:pPr>
      <w:r>
        <w:rPr>
          <w:rStyle w:val="FootnoteReference"/>
        </w:rPr>
        <w:footnoteRef/>
      </w:r>
      <w:r>
        <w:t xml:space="preserve"> Cp. 2 Samuel 7:4-17; 1 Chron. 17:3-14.</w:t>
      </w:r>
    </w:p>
  </w:footnote>
  <w:footnote w:id="310">
    <w:p w14:paraId="41487A2A" w14:textId="77777777" w:rsidR="00A97438" w:rsidRDefault="00A9743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1">
    <w:p w14:paraId="14836E7C" w14:textId="77777777" w:rsidR="00A97438" w:rsidRDefault="00A97438" w:rsidP="00C544D6">
      <w:pPr>
        <w:pStyle w:val="footnote"/>
      </w:pPr>
      <w:r>
        <w:rPr>
          <w:rStyle w:val="FootnoteReference"/>
        </w:rPr>
        <w:footnoteRef/>
      </w:r>
      <w:r>
        <w:t xml:space="preserve"> dynasty: </w:t>
      </w:r>
      <w:r w:rsidRPr="0090411D">
        <w:rPr>
          <w:i/>
        </w:rPr>
        <w:t>lit</w:t>
      </w:r>
      <w:r>
        <w:t>. seed (Gal. 3:16; Is. 9:7).</w:t>
      </w:r>
    </w:p>
  </w:footnote>
  <w:footnote w:id="312">
    <w:p w14:paraId="11323AA1" w14:textId="77777777" w:rsidR="00A97438" w:rsidRDefault="00A9743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3">
    <w:p w14:paraId="4EFFF313" w14:textId="77777777" w:rsidR="00A97438" w:rsidRDefault="00A97438" w:rsidP="00C544D6">
      <w:pPr>
        <w:pStyle w:val="footnote"/>
      </w:pPr>
      <w:r>
        <w:rPr>
          <w:rStyle w:val="FootnoteReference"/>
        </w:rPr>
        <w:footnoteRef/>
      </w:r>
      <w:r>
        <w:t xml:space="preserve"> dynasty: </w:t>
      </w:r>
      <w:r w:rsidRPr="0090411D">
        <w:rPr>
          <w:i/>
        </w:rPr>
        <w:t>lit</w:t>
      </w:r>
      <w:r>
        <w:t>. seed.</w:t>
      </w:r>
    </w:p>
  </w:footnote>
  <w:footnote w:id="314">
    <w:p w14:paraId="4C1D0FC5" w14:textId="77777777" w:rsidR="00A97438" w:rsidRDefault="00A97438" w:rsidP="00C544D6">
      <w:pPr>
        <w:pStyle w:val="footnote"/>
      </w:pPr>
      <w:r>
        <w:rPr>
          <w:rStyle w:val="FootnoteReference"/>
        </w:rPr>
        <w:footnoteRef/>
      </w:r>
      <w:r>
        <w:t xml:space="preserve"> Rev. 1:5; 3:14.</w:t>
      </w:r>
    </w:p>
  </w:footnote>
  <w:footnote w:id="315">
    <w:p w14:paraId="11F2D9AD" w14:textId="77777777" w:rsidR="00A97438" w:rsidRDefault="00A9743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6">
    <w:p w14:paraId="2C9584E9" w14:textId="77777777" w:rsidR="00A97438" w:rsidRDefault="00A9743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7">
    <w:p w14:paraId="7F18A7EC" w14:textId="77777777" w:rsidR="00A97438" w:rsidRDefault="00A97438" w:rsidP="00C544D6">
      <w:pPr>
        <w:pStyle w:val="footnote"/>
      </w:pPr>
      <w:r>
        <w:rPr>
          <w:rStyle w:val="FootnoteReference"/>
        </w:rPr>
        <w:footnoteRef/>
      </w:r>
      <w:r>
        <w:t xml:space="preserve"> That is, in the Kingdom (1 Cor. 4:20).</w:t>
      </w:r>
    </w:p>
  </w:footnote>
  <w:footnote w:id="318">
    <w:p w14:paraId="6FEEFB4C" w14:textId="77777777" w:rsidR="00A97438" w:rsidRDefault="00A97438" w:rsidP="00C544D6">
      <w:pPr>
        <w:pStyle w:val="footnote"/>
      </w:pPr>
      <w:r>
        <w:rPr>
          <w:rStyle w:val="FootnoteReference"/>
        </w:rPr>
        <w:footnoteRef/>
      </w:r>
      <w:r>
        <w:t xml:space="preserve"> Verses 11 and 12 were quoted by Satan to tempt Christ (Matt. 4:6; Lk. 4:10).</w:t>
      </w:r>
    </w:p>
  </w:footnote>
  <w:footnote w:id="319">
    <w:p w14:paraId="3E2B8879" w14:textId="77777777" w:rsidR="00A97438" w:rsidRDefault="00A97438" w:rsidP="00C544D6">
      <w:pPr>
        <w:pStyle w:val="footnote"/>
      </w:pPr>
      <w:r>
        <w:rPr>
          <w:rStyle w:val="FootnoteReference"/>
        </w:rPr>
        <w:footnoteRef/>
      </w:r>
      <w:r>
        <w:t xml:space="preserve"> dragon: </w:t>
      </w:r>
      <w:r w:rsidRPr="0090411D">
        <w:rPr>
          <w:i/>
        </w:rPr>
        <w:t>or</w:t>
      </w:r>
      <w:r>
        <w:t xml:space="preserve"> serpent.</w:t>
      </w:r>
    </w:p>
  </w:footnote>
  <w:footnote w:id="320">
    <w:p w14:paraId="271F5928" w14:textId="77777777" w:rsidR="00A97438" w:rsidRDefault="00A97438"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21">
    <w:p w14:paraId="78AC2D24" w14:textId="77777777" w:rsidR="00A97438" w:rsidRDefault="00A97438" w:rsidP="00C544D6">
      <w:pPr>
        <w:pStyle w:val="footnote"/>
      </w:pPr>
      <w:r>
        <w:rPr>
          <w:rStyle w:val="FootnoteReference"/>
        </w:rPr>
        <w:footnoteRef/>
      </w:r>
      <w:r>
        <w:t xml:space="preserve"> John 7:38.</w:t>
      </w:r>
    </w:p>
  </w:footnote>
  <w:footnote w:id="322">
    <w:p w14:paraId="004CC793" w14:textId="77777777" w:rsidR="00A97438" w:rsidRDefault="00A9743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3">
    <w:p w14:paraId="1C9111DE" w14:textId="77777777" w:rsidR="00A97438" w:rsidRDefault="00A97438" w:rsidP="00C544D6">
      <w:pPr>
        <w:pStyle w:val="footnote"/>
      </w:pPr>
      <w:r>
        <w:rPr>
          <w:rStyle w:val="FootnoteReference"/>
        </w:rPr>
        <w:footnoteRef/>
      </w:r>
      <w:r>
        <w:t xml:space="preserve"> Cp. 1 Cor. 3:20, ‘The Lord knows the thoughts of the wise…’</w:t>
      </w:r>
    </w:p>
  </w:footnote>
  <w:footnote w:id="324">
    <w:p w14:paraId="046745B9" w14:textId="77777777" w:rsidR="00A97438" w:rsidRDefault="00A97438" w:rsidP="00C544D6">
      <w:pPr>
        <w:pStyle w:val="footnote"/>
      </w:pPr>
      <w:r>
        <w:rPr>
          <w:rStyle w:val="FootnoteReference"/>
        </w:rPr>
        <w:footnoteRef/>
      </w:r>
      <w:r>
        <w:t xml:space="preserve"> Ex. 17:1-7.</w:t>
      </w:r>
    </w:p>
  </w:footnote>
  <w:footnote w:id="325">
    <w:p w14:paraId="08EA846E" w14:textId="77777777" w:rsidR="00A97438" w:rsidRDefault="00A97438" w:rsidP="00C544D6">
      <w:pPr>
        <w:pStyle w:val="footnote"/>
      </w:pPr>
      <w:r>
        <w:rPr>
          <w:rStyle w:val="FootnoteReference"/>
        </w:rPr>
        <w:footnoteRef/>
      </w:r>
      <w:r>
        <w:t xml:space="preserve"> Num. 14:32-34.</w:t>
      </w:r>
    </w:p>
  </w:footnote>
  <w:footnote w:id="326">
    <w:p w14:paraId="27E7289C" w14:textId="77777777" w:rsidR="00A97438" w:rsidRDefault="00A97438" w:rsidP="00C544D6">
      <w:pPr>
        <w:pStyle w:val="footnote"/>
      </w:pPr>
      <w:r>
        <w:rPr>
          <w:rStyle w:val="FootnoteReference"/>
        </w:rPr>
        <w:footnoteRef/>
      </w:r>
      <w:r>
        <w:t xml:space="preserve"> Cp. Heb.3:7-11; 4:10.</w:t>
      </w:r>
    </w:p>
  </w:footnote>
  <w:footnote w:id="327">
    <w:p w14:paraId="6A0DA86F" w14:textId="77777777" w:rsidR="00A97438" w:rsidRDefault="00A97438" w:rsidP="00C544D6">
      <w:pPr>
        <w:pStyle w:val="footnote"/>
      </w:pPr>
      <w:r>
        <w:rPr>
          <w:rStyle w:val="FootnoteReference"/>
        </w:rPr>
        <w:footnoteRef/>
      </w:r>
      <w:r>
        <w:t xml:space="preserve"> Cp. Deut. 32:17; 1 Cor. 10:20; Psalm 105:36-38; 1 Chron. 16:26.</w:t>
      </w:r>
    </w:p>
  </w:footnote>
  <w:footnote w:id="328">
    <w:p w14:paraId="29039A45" w14:textId="77777777" w:rsidR="00A97438" w:rsidRDefault="00A97438" w:rsidP="00C544D6">
      <w:pPr>
        <w:pStyle w:val="footnote"/>
      </w:pPr>
      <w:r>
        <w:rPr>
          <w:rStyle w:val="FootnoteReference"/>
        </w:rPr>
        <w:footnoteRef/>
      </w:r>
      <w:r>
        <w:t xml:space="preserve"> i.e. Let the sea dance and roar in thunderous applause as the King of Glory appears. (This line is identical with 97:7a).</w:t>
      </w:r>
    </w:p>
  </w:footnote>
  <w:footnote w:id="329">
    <w:p w14:paraId="0A420AC8" w14:textId="77777777" w:rsidR="00A97438" w:rsidRDefault="00A97438" w:rsidP="00C544D6">
      <w:pPr>
        <w:pStyle w:val="footnote"/>
      </w:pPr>
      <w:r>
        <w:rPr>
          <w:rStyle w:val="FootnoteReference"/>
        </w:rPr>
        <w:footnoteRef/>
      </w:r>
      <w:r>
        <w:t xml:space="preserve"> Cp. Pss. 32:5b; 84:10b. Rom. 1:19-21; 2 Cor. 4:6; Jn. 1:14; 6:40; 17:22-24.</w:t>
      </w:r>
    </w:p>
  </w:footnote>
  <w:footnote w:id="330">
    <w:p w14:paraId="22A45999" w14:textId="77777777" w:rsidR="00A97438" w:rsidRDefault="00A97438"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31">
    <w:p w14:paraId="160E0C3D" w14:textId="77777777" w:rsidR="00A97438" w:rsidRDefault="00A97438" w:rsidP="00C544D6">
      <w:pPr>
        <w:pStyle w:val="footnote"/>
      </w:pPr>
      <w:r>
        <w:rPr>
          <w:rStyle w:val="FootnoteReference"/>
        </w:rPr>
        <w:footnoteRef/>
      </w:r>
      <w:r>
        <w:t xml:space="preserve"> Rev. 4:6, Ezek. 1:5-10.</w:t>
      </w:r>
    </w:p>
  </w:footnote>
  <w:footnote w:id="332">
    <w:p w14:paraId="33F848D7" w14:textId="77777777" w:rsidR="00A97438" w:rsidRDefault="00A97438" w:rsidP="00C544D6">
      <w:pPr>
        <w:pStyle w:val="footnote"/>
      </w:pPr>
      <w:r>
        <w:rPr>
          <w:rStyle w:val="FootnoteReference"/>
        </w:rPr>
        <w:footnoteRef/>
      </w:r>
      <w:r>
        <w:t xml:space="preserve"> Daily I pray for the lost. Sinners are slain by conversion into believers, saints, friends and lovers.</w:t>
      </w:r>
    </w:p>
  </w:footnote>
  <w:footnote w:id="333">
    <w:p w14:paraId="570F4149" w14:textId="77777777" w:rsidR="00A97438" w:rsidRDefault="00A97438" w:rsidP="00C544D6">
      <w:pPr>
        <w:pStyle w:val="footnote"/>
      </w:pPr>
      <w:r>
        <w:rPr>
          <w:rStyle w:val="FootnoteReference"/>
        </w:rPr>
        <w:footnoteRef/>
      </w:r>
      <w:r>
        <w:t xml:space="preserve"> Peter praised and confessed Christ, yet later he swore he did not know Him (Mt. 26:74; Mk. 14:71).</w:t>
      </w:r>
    </w:p>
  </w:footnote>
  <w:footnote w:id="334">
    <w:p w14:paraId="7F487DE9" w14:textId="77777777" w:rsidR="00A97438" w:rsidRDefault="00A97438" w:rsidP="00C544D6">
      <w:pPr>
        <w:pStyle w:val="footnote"/>
      </w:pPr>
      <w:r>
        <w:rPr>
          <w:rStyle w:val="FootnoteReference"/>
        </w:rPr>
        <w:footnoteRef/>
      </w:r>
      <w:r>
        <w:t xml:space="preserve"> Cp. Ps. 38:7a.</w:t>
      </w:r>
    </w:p>
  </w:footnote>
  <w:footnote w:id="335">
    <w:p w14:paraId="1B133F2B" w14:textId="77777777" w:rsidR="00A97438" w:rsidRDefault="00A9743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6">
    <w:p w14:paraId="4C6B2146" w14:textId="77777777" w:rsidR="00A97438" w:rsidRDefault="00A97438" w:rsidP="00C544D6">
      <w:pPr>
        <w:pStyle w:val="footnote"/>
      </w:pPr>
      <w:r>
        <w:rPr>
          <w:rStyle w:val="FootnoteReference"/>
        </w:rPr>
        <w:footnoteRef/>
      </w:r>
      <w:r>
        <w:t xml:space="preserve"> descendants: </w:t>
      </w:r>
      <w:r w:rsidRPr="00A80C80">
        <w:rPr>
          <w:i/>
        </w:rPr>
        <w:t>lit</w:t>
      </w:r>
      <w:r>
        <w:t>. seed. Verses 26-28 are quoted at Heb. 1:10-12; 13:8.</w:t>
      </w:r>
    </w:p>
  </w:footnote>
  <w:footnote w:id="337">
    <w:p w14:paraId="44E84D4D" w14:textId="77777777" w:rsidR="00A97438" w:rsidRDefault="00A97438" w:rsidP="00C544D6">
      <w:pPr>
        <w:pStyle w:val="footnote"/>
      </w:pPr>
      <w:r>
        <w:rPr>
          <w:rStyle w:val="FootnoteReference"/>
        </w:rPr>
        <w:footnoteRef/>
      </w:r>
      <w:r>
        <w:t xml:space="preserve"> ‘God is love’ (1 John 4:8,16).</w:t>
      </w:r>
    </w:p>
  </w:footnote>
  <w:footnote w:id="338">
    <w:p w14:paraId="1EEA58C5" w14:textId="77777777" w:rsidR="00A97438" w:rsidRDefault="00A97438" w:rsidP="00C544D6">
      <w:pPr>
        <w:pStyle w:val="footnote"/>
      </w:pPr>
      <w:r>
        <w:rPr>
          <w:rStyle w:val="FootnoteReference"/>
        </w:rPr>
        <w:footnoteRef/>
      </w:r>
      <w:r>
        <w:t xml:space="preserve"> Cp. Ps. 147:8.</w:t>
      </w:r>
    </w:p>
  </w:footnote>
  <w:footnote w:id="339">
    <w:p w14:paraId="1F5C3038" w14:textId="77777777" w:rsidR="00A97438" w:rsidRDefault="00A97438" w:rsidP="00C544D6">
      <w:pPr>
        <w:pStyle w:val="footnote"/>
      </w:pPr>
      <w:r>
        <w:rPr>
          <w:rStyle w:val="FootnoteReference"/>
        </w:rPr>
        <w:footnoteRef/>
      </w:r>
      <w:r>
        <w:t xml:space="preserve"> East and West intersecting heaven and earth forms the Cross to which our sins were nailed (Col. 1:20; 2:14).</w:t>
      </w:r>
    </w:p>
  </w:footnote>
  <w:footnote w:id="340">
    <w:p w14:paraId="2EB2A618" w14:textId="77777777" w:rsidR="00A97438" w:rsidRDefault="00A97438" w:rsidP="00C544D6">
      <w:pPr>
        <w:pStyle w:val="footnote"/>
      </w:pPr>
      <w:r>
        <w:rPr>
          <w:rStyle w:val="FootnoteReference"/>
        </w:rPr>
        <w:footnoteRef/>
      </w:r>
      <w:r>
        <w:t xml:space="preserve"> embraces all: </w:t>
      </w:r>
      <w:r w:rsidRPr="00A80C80">
        <w:rPr>
          <w:i/>
        </w:rPr>
        <w:t>or</w:t>
      </w:r>
      <w:r>
        <w:t>, ‘rules over all.’</w:t>
      </w:r>
    </w:p>
  </w:footnote>
  <w:footnote w:id="341">
    <w:p w14:paraId="169AA0B7" w14:textId="77777777" w:rsidR="00A97438" w:rsidRDefault="00A9743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2">
    <w:p w14:paraId="45145696" w14:textId="77777777" w:rsidR="00A97438" w:rsidRDefault="00A97438" w:rsidP="00C544D6">
      <w:pPr>
        <w:pStyle w:val="footnote"/>
      </w:pPr>
      <w:r>
        <w:rPr>
          <w:rStyle w:val="FootnoteReference"/>
        </w:rPr>
        <w:footnoteRef/>
      </w:r>
      <w:r>
        <w:t xml:space="preserve"> Heb. 1:7; Ezek. 1:14; 2 Esdras 8:22.</w:t>
      </w:r>
    </w:p>
  </w:footnote>
  <w:footnote w:id="343">
    <w:p w14:paraId="384A849F" w14:textId="77777777" w:rsidR="00A97438" w:rsidRDefault="00A97438" w:rsidP="00C544D6">
      <w:pPr>
        <w:pStyle w:val="footnote"/>
      </w:pPr>
      <w:r>
        <w:rPr>
          <w:rStyle w:val="FootnoteReference"/>
        </w:rPr>
        <w:footnoteRef/>
      </w:r>
      <w:r>
        <w:t xml:space="preserve"> Much of Psalm 104 occurs almost verbatim in 1 Chron. 16:8-22 (cp. vv. 7:36).</w:t>
      </w:r>
    </w:p>
  </w:footnote>
  <w:footnote w:id="344">
    <w:p w14:paraId="1DCE9038" w14:textId="77777777" w:rsidR="00A97438" w:rsidRDefault="00A9743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5">
    <w:p w14:paraId="187F80A0" w14:textId="77777777" w:rsidR="00A97438" w:rsidRDefault="00A97438" w:rsidP="00C544D6">
      <w:pPr>
        <w:pStyle w:val="footnote"/>
      </w:pPr>
      <w:r>
        <w:rPr>
          <w:rStyle w:val="FootnoteReference"/>
        </w:rPr>
        <w:footnoteRef/>
      </w:r>
      <w:r>
        <w:t xml:space="preserve"> caterpillars: larva of the locust.</w:t>
      </w:r>
    </w:p>
  </w:footnote>
  <w:footnote w:id="346">
    <w:p w14:paraId="6E762A27" w14:textId="77777777" w:rsidR="00A97438" w:rsidRDefault="00A97438" w:rsidP="00C544D6">
      <w:pPr>
        <w:pStyle w:val="footnote"/>
      </w:pPr>
      <w:r>
        <w:rPr>
          <w:rStyle w:val="FootnoteReference"/>
        </w:rPr>
        <w:footnoteRef/>
      </w:r>
      <w:r>
        <w:t xml:space="preserve"> Ex. 16:12-15; Jn. 6:31-35.</w:t>
      </w:r>
    </w:p>
  </w:footnote>
  <w:footnote w:id="347">
    <w:p w14:paraId="463C0491" w14:textId="77777777" w:rsidR="00A97438" w:rsidRDefault="00A97438" w:rsidP="00C544D6">
      <w:pPr>
        <w:pStyle w:val="footnote"/>
      </w:pPr>
      <w:r>
        <w:rPr>
          <w:rStyle w:val="FootnoteReference"/>
        </w:rPr>
        <w:footnoteRef/>
      </w:r>
      <w:r>
        <w:t xml:space="preserve"> Gen. 15:14.</w:t>
      </w:r>
    </w:p>
  </w:footnote>
  <w:footnote w:id="348">
    <w:p w14:paraId="078805D2" w14:textId="77777777" w:rsidR="00A97438" w:rsidRDefault="00A9743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9">
    <w:p w14:paraId="08540649" w14:textId="77777777" w:rsidR="00A97438" w:rsidRDefault="00A97438" w:rsidP="00C544D6">
      <w:pPr>
        <w:pStyle w:val="footnote"/>
      </w:pPr>
      <w:r>
        <w:rPr>
          <w:rStyle w:val="FootnoteReference"/>
        </w:rPr>
        <w:footnoteRef/>
      </w:r>
      <w:r>
        <w:t xml:space="preserve"> mercy: </w:t>
      </w:r>
      <w:r w:rsidRPr="00B246C1">
        <w:rPr>
          <w:i/>
        </w:rPr>
        <w:t>or</w:t>
      </w:r>
      <w:r>
        <w:t xml:space="preserve"> love.</w:t>
      </w:r>
    </w:p>
  </w:footnote>
  <w:footnote w:id="350">
    <w:p w14:paraId="1A81CC74" w14:textId="77777777" w:rsidR="00A97438" w:rsidRDefault="00A97438" w:rsidP="00C544D6">
      <w:pPr>
        <w:pStyle w:val="footnote"/>
      </w:pPr>
      <w:r>
        <w:rPr>
          <w:rStyle w:val="FootnoteReference"/>
        </w:rPr>
        <w:footnoteRef/>
      </w:r>
      <w:r>
        <w:t xml:space="preserve"> Cp. Mark 8:17-21; Matthew 16:9-12.</w:t>
      </w:r>
    </w:p>
  </w:footnote>
  <w:footnote w:id="351">
    <w:p w14:paraId="008D3EE2" w14:textId="77777777" w:rsidR="00A97438" w:rsidRDefault="00A97438" w:rsidP="00C544D6">
      <w:pPr>
        <w:pStyle w:val="footnote"/>
      </w:pPr>
      <w:r>
        <w:rPr>
          <w:rStyle w:val="FootnoteReference"/>
        </w:rPr>
        <w:footnoteRef/>
      </w:r>
      <w:r>
        <w:t xml:space="preserve"> Num. 11:34.</w:t>
      </w:r>
    </w:p>
  </w:footnote>
  <w:footnote w:id="352">
    <w:p w14:paraId="45B2152E" w14:textId="77777777" w:rsidR="00A97438" w:rsidRDefault="00A97438" w:rsidP="00C544D6">
      <w:pPr>
        <w:pStyle w:val="footnote"/>
      </w:pPr>
      <w:r>
        <w:rPr>
          <w:rStyle w:val="FootnoteReference"/>
        </w:rPr>
        <w:footnoteRef/>
      </w:r>
      <w:r>
        <w:t xml:space="preserve"> Num. 16:32.</w:t>
      </w:r>
    </w:p>
  </w:footnote>
  <w:footnote w:id="353">
    <w:p w14:paraId="5BE35E93" w14:textId="77777777" w:rsidR="00A97438" w:rsidRDefault="00A97438" w:rsidP="00C544D6">
      <w:pPr>
        <w:pStyle w:val="footnote"/>
      </w:pPr>
      <w:r>
        <w:rPr>
          <w:rStyle w:val="FootnoteReference"/>
        </w:rPr>
        <w:footnoteRef/>
      </w:r>
      <w:r>
        <w:t xml:space="preserve"> children: </w:t>
      </w:r>
      <w:r w:rsidRPr="00B246C1">
        <w:rPr>
          <w:i/>
        </w:rPr>
        <w:t>lit</w:t>
      </w:r>
      <w:r>
        <w:t>. seed.</w:t>
      </w:r>
    </w:p>
  </w:footnote>
  <w:footnote w:id="354">
    <w:p w14:paraId="3CB0230A" w14:textId="77777777" w:rsidR="00A97438" w:rsidRDefault="00A9743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5">
    <w:p w14:paraId="4C3D1737" w14:textId="77777777" w:rsidR="00A97438" w:rsidRDefault="00A97438" w:rsidP="00C544D6">
      <w:pPr>
        <w:pStyle w:val="footnote"/>
      </w:pPr>
      <w:r>
        <w:rPr>
          <w:rStyle w:val="FootnoteReference"/>
        </w:rPr>
        <w:footnoteRef/>
      </w:r>
      <w:r>
        <w:t xml:space="preserve"> ‘mercies of the Lord’: </w:t>
      </w:r>
      <w:r w:rsidRPr="00B246C1">
        <w:rPr>
          <w:i/>
        </w:rPr>
        <w:t>or</w:t>
      </w:r>
      <w:r>
        <w:t>, the Lord’s love.</w:t>
      </w:r>
    </w:p>
  </w:footnote>
  <w:footnote w:id="356">
    <w:p w14:paraId="5EB077FD" w14:textId="77777777" w:rsidR="00A97438" w:rsidRDefault="00A97438"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7">
    <w:p w14:paraId="32F80B0A" w14:textId="77777777" w:rsidR="00A97438" w:rsidRDefault="00A97438" w:rsidP="00C544D6">
      <w:pPr>
        <w:pStyle w:val="footnote"/>
      </w:pPr>
      <w:r>
        <w:rPr>
          <w:rStyle w:val="FootnoteReference"/>
        </w:rPr>
        <w:footnoteRef/>
      </w:r>
      <w:r>
        <w:t xml:space="preserve"> See Psalm 59:10 and footnote.</w:t>
      </w:r>
    </w:p>
  </w:footnote>
  <w:footnote w:id="358">
    <w:p w14:paraId="70CC4836" w14:textId="77777777" w:rsidR="00A97438" w:rsidRDefault="00A9743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9">
    <w:p w14:paraId="67FB27B1" w14:textId="77777777" w:rsidR="00A97438" w:rsidRDefault="00A97438" w:rsidP="00C544D6">
      <w:pPr>
        <w:pStyle w:val="footnote"/>
      </w:pPr>
      <w:r>
        <w:rPr>
          <w:rStyle w:val="FootnoteReference"/>
        </w:rPr>
        <w:footnoteRef/>
      </w:r>
      <w:r>
        <w:t xml:space="preserve"> Cp. Num. 5:22.</w:t>
      </w:r>
    </w:p>
  </w:footnote>
  <w:footnote w:id="360">
    <w:p w14:paraId="292E96AE" w14:textId="77777777" w:rsidR="00A97438" w:rsidRDefault="00A97438" w:rsidP="00C544D6">
      <w:pPr>
        <w:pStyle w:val="footnote"/>
      </w:pPr>
      <w:r>
        <w:rPr>
          <w:rStyle w:val="FootnoteReference"/>
        </w:rPr>
        <w:footnoteRef/>
      </w:r>
      <w:r>
        <w:t xml:space="preserve"> Mt. 27:39.</w:t>
      </w:r>
    </w:p>
  </w:footnote>
  <w:footnote w:id="361">
    <w:p w14:paraId="7B5761D5" w14:textId="77777777" w:rsidR="00A97438" w:rsidRDefault="00A9743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2">
    <w:p w14:paraId="6251134D" w14:textId="77777777" w:rsidR="00A97438" w:rsidRDefault="00A97438"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3">
    <w:p w14:paraId="5B5E529A" w14:textId="77777777" w:rsidR="00A97438" w:rsidRDefault="00A97438" w:rsidP="00C544D6">
      <w:pPr>
        <w:pStyle w:val="footnote"/>
      </w:pPr>
      <w:r>
        <w:rPr>
          <w:rStyle w:val="FootnoteReference"/>
        </w:rPr>
        <w:footnoteRef/>
      </w:r>
      <w:r>
        <w:t xml:space="preserve"> Cp. 1 Cor. 15:41-43.</w:t>
      </w:r>
    </w:p>
  </w:footnote>
  <w:footnote w:id="364">
    <w:p w14:paraId="4C93D1C9" w14:textId="77777777" w:rsidR="00A97438" w:rsidRDefault="00A9743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5">
    <w:p w14:paraId="5DE3DED0" w14:textId="77777777" w:rsidR="00A97438" w:rsidRDefault="00A97438" w:rsidP="00C544D6">
      <w:pPr>
        <w:pStyle w:val="footnote"/>
      </w:pPr>
      <w:r>
        <w:rPr>
          <w:rStyle w:val="FootnoteReference"/>
        </w:rPr>
        <w:footnoteRef/>
      </w:r>
      <w:r>
        <w:t xml:space="preserve"> Heb. 7:21.</w:t>
      </w:r>
    </w:p>
  </w:footnote>
  <w:footnote w:id="366">
    <w:p w14:paraId="09E7C6C1" w14:textId="77777777" w:rsidR="00A97438" w:rsidRDefault="00A9743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7">
    <w:p w14:paraId="1BC090E3" w14:textId="77777777" w:rsidR="00A97438" w:rsidRDefault="00A9743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8">
    <w:p w14:paraId="458325D6" w14:textId="77777777" w:rsidR="00A97438" w:rsidRDefault="00A97438" w:rsidP="00C544D6">
      <w:pPr>
        <w:pStyle w:val="footnote"/>
      </w:pPr>
      <w:r>
        <w:rPr>
          <w:rStyle w:val="FootnoteReference"/>
        </w:rPr>
        <w:footnoteRef/>
      </w:r>
      <w:r>
        <w:t xml:space="preserve"> Gen. 6:18; 9:9f; 15; 17; Ex. 19:5; Mk. 14:24; Lk. 22:20,29,30.</w:t>
      </w:r>
    </w:p>
  </w:footnote>
  <w:footnote w:id="369">
    <w:p w14:paraId="534F669F" w14:textId="77777777" w:rsidR="00A97438" w:rsidRDefault="00A9743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70">
    <w:p w14:paraId="2820C079" w14:textId="019C661F" w:rsidR="00A97438" w:rsidRDefault="00A97438" w:rsidP="00C544D6">
      <w:pPr>
        <w:pStyle w:val="footnote"/>
      </w:pPr>
      <w:r>
        <w:rPr>
          <w:rStyle w:val="FootnoteReference"/>
        </w:rPr>
        <w:footnoteRef/>
      </w:r>
      <w:r>
        <w:t xml:space="preserve"> To cultivate this fear is to practice living in the presence of God, which is the height of wisdom and understanding.</w:t>
      </w:r>
    </w:p>
  </w:footnote>
  <w:footnote w:id="371">
    <w:p w14:paraId="0B84AC37" w14:textId="77777777" w:rsidR="00A97438" w:rsidRDefault="00A97438" w:rsidP="00C544D6">
      <w:pPr>
        <w:pStyle w:val="footnote"/>
      </w:pPr>
      <w:r>
        <w:rPr>
          <w:rStyle w:val="FootnoteReference"/>
        </w:rPr>
        <w:footnoteRef/>
      </w:r>
      <w:r>
        <w:t xml:space="preserve"> ‘The world is passing away, and the desire for it; but anyone who does the will of God lives for ever’ (1 Jn. 2:17).</w:t>
      </w:r>
    </w:p>
  </w:footnote>
  <w:footnote w:id="372">
    <w:p w14:paraId="7BCF6DAD" w14:textId="77777777" w:rsidR="00A97438" w:rsidRDefault="00A9743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3">
    <w:p w14:paraId="5FAF92C9" w14:textId="77777777" w:rsidR="00A97438" w:rsidRDefault="00A97438" w:rsidP="00C544D6">
      <w:pPr>
        <w:pStyle w:val="footnote"/>
      </w:pPr>
      <w:r>
        <w:rPr>
          <w:rStyle w:val="FootnoteReference"/>
        </w:rPr>
        <w:footnoteRef/>
      </w:r>
      <w:r>
        <w:t xml:space="preserve"> Ex. 19:6; 29:43-46; Deut. 27:9; Is. 63:18,19; Jer. 2:3; 2 Cor. 6:16.</w:t>
      </w:r>
    </w:p>
  </w:footnote>
  <w:footnote w:id="374">
    <w:p w14:paraId="6D9F1C7B" w14:textId="77777777" w:rsidR="00A97438" w:rsidRDefault="00A9743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5">
    <w:p w14:paraId="0C14975E" w14:textId="77777777" w:rsidR="00A97438" w:rsidRDefault="00A97438" w:rsidP="00C544D6">
      <w:pPr>
        <w:pStyle w:val="footnote"/>
      </w:pPr>
      <w:r>
        <w:rPr>
          <w:rStyle w:val="FootnoteReference"/>
        </w:rPr>
        <w:footnoteRef/>
      </w:r>
      <w:r>
        <w:t xml:space="preserve"> Earth rocked and rolled in travail at the birth of a nation (cp. Jn. 16:20-22).</w:t>
      </w:r>
    </w:p>
  </w:footnote>
  <w:footnote w:id="376">
    <w:p w14:paraId="0CFFAE38" w14:textId="77777777" w:rsidR="00A97438" w:rsidRDefault="00A97438" w:rsidP="00C544D6">
      <w:pPr>
        <w:pStyle w:val="footnote"/>
      </w:pPr>
      <w:r>
        <w:rPr>
          <w:rStyle w:val="FootnoteReference"/>
        </w:rPr>
        <w:footnoteRef/>
      </w:r>
      <w:r>
        <w:t xml:space="preserve"> Cp. John 1:18; 3:13; Wisdom 18:16.</w:t>
      </w:r>
    </w:p>
  </w:footnote>
  <w:footnote w:id="377">
    <w:p w14:paraId="47CB4F3E" w14:textId="77777777" w:rsidR="00A97438" w:rsidRDefault="00A9743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8">
    <w:p w14:paraId="5DABE081" w14:textId="77777777" w:rsidR="00A97438" w:rsidRDefault="00A9743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9">
    <w:p w14:paraId="25D08CAE" w14:textId="77777777" w:rsidR="00A97438" w:rsidRDefault="00A97438" w:rsidP="00C544D6">
      <w:pPr>
        <w:pStyle w:val="footnote"/>
      </w:pPr>
      <w:r>
        <w:rPr>
          <w:rStyle w:val="FootnoteReference"/>
        </w:rPr>
        <w:footnoteRef/>
      </w:r>
      <w:r>
        <w:t xml:space="preserve"> cp. Heb. 4:10; Phil. 2:12; Mt. 11:28,29; Jer. 6:16.</w:t>
      </w:r>
    </w:p>
  </w:footnote>
  <w:footnote w:id="380">
    <w:p w14:paraId="4CB1C48E" w14:textId="77777777" w:rsidR="00A97438" w:rsidRDefault="00A97438" w:rsidP="00C544D6">
      <w:pPr>
        <w:pStyle w:val="footnote"/>
      </w:pPr>
      <w:r>
        <w:rPr>
          <w:rStyle w:val="FootnoteReference"/>
        </w:rPr>
        <w:footnoteRef/>
      </w:r>
      <w:r>
        <w:t xml:space="preserve"> 2 Cor. 4:13.</w:t>
      </w:r>
    </w:p>
  </w:footnote>
  <w:footnote w:id="381">
    <w:p w14:paraId="5ACE5127" w14:textId="77777777" w:rsidR="00A97438" w:rsidRDefault="00A97438" w:rsidP="00C544D6">
      <w:pPr>
        <w:pStyle w:val="footnote"/>
      </w:pPr>
      <w:r>
        <w:rPr>
          <w:rStyle w:val="FootnoteReference"/>
        </w:rPr>
        <w:footnoteRef/>
      </w:r>
      <w:r>
        <w:t xml:space="preserve"> </w:t>
      </w:r>
      <w:r w:rsidRPr="00DC02D9">
        <w:rPr>
          <w:i/>
        </w:rPr>
        <w:t>Or:</w:t>
      </w:r>
      <w:r>
        <w:t xml:space="preserve"> costly (Wisdom 1:13-16).</w:t>
      </w:r>
    </w:p>
  </w:footnote>
  <w:footnote w:id="382">
    <w:p w14:paraId="380C2FA4" w14:textId="77777777" w:rsidR="00A97438" w:rsidRDefault="00A97438" w:rsidP="00C544D6">
      <w:pPr>
        <w:pStyle w:val="footnote"/>
      </w:pPr>
      <w:r>
        <w:rPr>
          <w:rStyle w:val="FootnoteReference"/>
        </w:rPr>
        <w:footnoteRef/>
      </w:r>
      <w:r>
        <w:t xml:space="preserve"> Rom. 15:11.</w:t>
      </w:r>
    </w:p>
  </w:footnote>
  <w:footnote w:id="383">
    <w:p w14:paraId="468C84B0" w14:textId="77777777" w:rsidR="00A97438" w:rsidRDefault="00A97438" w:rsidP="00C544D6">
      <w:pPr>
        <w:pStyle w:val="footnote"/>
      </w:pPr>
      <w:r>
        <w:rPr>
          <w:rStyle w:val="FootnoteReference"/>
        </w:rPr>
        <w:footnoteRef/>
      </w:r>
      <w:r>
        <w:t xml:space="preserve"> Mercy </w:t>
      </w:r>
      <w:r w:rsidRPr="00DC02D9">
        <w:rPr>
          <w:i/>
        </w:rPr>
        <w:t>or</w:t>
      </w:r>
      <w:r>
        <w:t xml:space="preserve"> love.</w:t>
      </w:r>
    </w:p>
  </w:footnote>
  <w:footnote w:id="384">
    <w:p w14:paraId="17CB332D" w14:textId="77777777" w:rsidR="00A97438" w:rsidRPr="00C544D6" w:rsidRDefault="00A97438" w:rsidP="00C544D6">
      <w:pPr>
        <w:pStyle w:val="footnote"/>
      </w:pPr>
      <w:r w:rsidRPr="00C544D6">
        <w:rPr>
          <w:rStyle w:val="FootnoteReference"/>
          <w:vertAlign w:val="baseline"/>
        </w:rPr>
        <w:footnoteRef/>
      </w:r>
      <w:r w:rsidRPr="00C544D6">
        <w:t xml:space="preserve"> Heb. 13:6.</w:t>
      </w:r>
    </w:p>
  </w:footnote>
  <w:footnote w:id="385">
    <w:p w14:paraId="6976F3A7" w14:textId="77777777" w:rsidR="00A97438" w:rsidRDefault="00A9743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6">
    <w:p w14:paraId="136E3140" w14:textId="77777777" w:rsidR="00A97438" w:rsidRDefault="00A9743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7">
    <w:p w14:paraId="05642717" w14:textId="77777777" w:rsidR="00A97438" w:rsidRDefault="00A9743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8">
    <w:p w14:paraId="6E3C51BA" w14:textId="77777777" w:rsidR="00A97438" w:rsidRDefault="00A9743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9">
    <w:p w14:paraId="1B184B80" w14:textId="77777777" w:rsidR="00A97438" w:rsidRDefault="00A97438" w:rsidP="00C544D6">
      <w:pPr>
        <w:pStyle w:val="footnote"/>
      </w:pPr>
      <w:r>
        <w:rPr>
          <w:rStyle w:val="FootnoteReference"/>
        </w:rPr>
        <w:footnoteRef/>
      </w:r>
      <w:r>
        <w:t xml:space="preserve"> Rom. 10:5; Gal. 3:12; Lev. 18:5; Luke 10:25-28.</w:t>
      </w:r>
    </w:p>
  </w:footnote>
  <w:footnote w:id="390">
    <w:p w14:paraId="0E153BF4" w14:textId="77777777" w:rsidR="00A97438" w:rsidRDefault="00A9743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1">
    <w:p w14:paraId="5FA9B9EF" w14:textId="77777777" w:rsidR="00A97438" w:rsidRDefault="00A9743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2">
    <w:p w14:paraId="0D4EEBCE" w14:textId="77777777" w:rsidR="00A97438" w:rsidRDefault="00A9743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3">
    <w:p w14:paraId="27B8F97B" w14:textId="77777777" w:rsidR="00A97438" w:rsidRDefault="00A97438"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394">
    <w:p w14:paraId="7E47ADA2" w14:textId="77777777" w:rsidR="00A97438" w:rsidRDefault="00A97438"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395">
    <w:p w14:paraId="1EDD2AC5" w14:textId="77777777" w:rsidR="00A97438" w:rsidRDefault="00A97438" w:rsidP="00C544D6">
      <w:pPr>
        <w:pStyle w:val="footnote"/>
      </w:pPr>
      <w:r>
        <w:rPr>
          <w:rStyle w:val="FootnoteReference"/>
        </w:rPr>
        <w:footnoteRef/>
      </w:r>
      <w:r>
        <w:t xml:space="preserve"> sloth: </w:t>
      </w:r>
      <w:r w:rsidRPr="0002544A">
        <w:rPr>
          <w:i/>
        </w:rPr>
        <w:t>or:</w:t>
      </w:r>
      <w:r>
        <w:t xml:space="preserve"> accidie.</w:t>
      </w:r>
    </w:p>
  </w:footnote>
  <w:footnote w:id="396">
    <w:p w14:paraId="25BE986A" w14:textId="77777777" w:rsidR="00A97438" w:rsidRDefault="00A97438" w:rsidP="00C544D6">
      <w:pPr>
        <w:pStyle w:val="footnote"/>
      </w:pPr>
      <w:r>
        <w:rPr>
          <w:rStyle w:val="FootnoteReference"/>
        </w:rPr>
        <w:footnoteRef/>
      </w:r>
      <w:r>
        <w:t xml:space="preserve"> Eyes were given us that we might see in creatures our Creator (St Athanasius).</w:t>
      </w:r>
    </w:p>
  </w:footnote>
  <w:footnote w:id="397">
    <w:p w14:paraId="1BE9F3FA" w14:textId="77777777" w:rsidR="00A97438" w:rsidRDefault="00A97438" w:rsidP="00C544D6">
      <w:pPr>
        <w:pStyle w:val="footnote"/>
      </w:pPr>
      <w:r>
        <w:rPr>
          <w:rStyle w:val="FootnoteReference"/>
        </w:rPr>
        <w:footnoteRef/>
      </w:r>
      <w:r>
        <w:t xml:space="preserve"> Christ is our way and our righteousness (cp. Jn. 14:6; 1 Cor 1:30; Ephes. 2:5-7).</w:t>
      </w:r>
    </w:p>
  </w:footnote>
  <w:footnote w:id="398">
    <w:p w14:paraId="79416CA6" w14:textId="77777777" w:rsidR="00A97438" w:rsidRDefault="00A97438" w:rsidP="00C544D6">
      <w:pPr>
        <w:pStyle w:val="footnote"/>
      </w:pPr>
      <w:r>
        <w:rPr>
          <w:rStyle w:val="FootnoteReference"/>
        </w:rPr>
        <w:footnoteRef/>
      </w:r>
      <w:r>
        <w:t xml:space="preserve"> The house of wisdom can be built only if the fear of God is rooted deeply in the soul (cp. St Ambrose).</w:t>
      </w:r>
    </w:p>
  </w:footnote>
  <w:footnote w:id="399">
    <w:p w14:paraId="5DF20A4C" w14:textId="77777777" w:rsidR="00A97438" w:rsidRDefault="00A97438" w:rsidP="00C544D6">
      <w:pPr>
        <w:pStyle w:val="footnote"/>
      </w:pPr>
      <w:r>
        <w:rPr>
          <w:rStyle w:val="FootnoteReference"/>
        </w:rPr>
        <w:footnoteRef/>
      </w:r>
      <w:r>
        <w:t xml:space="preserve"> Christ is our way and our righteousness (cp. Jn. 14:6; 1 Cor 1:30; Ephes. 2:5-7). &lt;see 2 footnotes above&gt;</w:t>
      </w:r>
    </w:p>
  </w:footnote>
  <w:footnote w:id="400">
    <w:p w14:paraId="2981F854" w14:textId="77777777" w:rsidR="00A97438" w:rsidRDefault="00A97438"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01">
    <w:p w14:paraId="7A206583" w14:textId="77777777" w:rsidR="00A97438" w:rsidRDefault="00A9743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2">
    <w:p w14:paraId="47E338DE" w14:textId="77777777" w:rsidR="00A97438" w:rsidRDefault="00A97438" w:rsidP="00C544D6">
      <w:pPr>
        <w:pStyle w:val="footnote"/>
      </w:pPr>
      <w:r>
        <w:rPr>
          <w:rStyle w:val="FootnoteReference"/>
        </w:rPr>
        <w:footnoteRef/>
      </w:r>
      <w:r>
        <w:t xml:space="preserve"> Curdled with scorn, anger and fear.</w:t>
      </w:r>
    </w:p>
  </w:footnote>
  <w:footnote w:id="403">
    <w:p w14:paraId="7309743D" w14:textId="77777777" w:rsidR="00A97438" w:rsidRDefault="00A97438" w:rsidP="00C544D6">
      <w:pPr>
        <w:pStyle w:val="footnote"/>
      </w:pPr>
      <w:r>
        <w:rPr>
          <w:rStyle w:val="FootnoteReference"/>
        </w:rPr>
        <w:footnoteRef/>
      </w:r>
      <w:r>
        <w:t xml:space="preserve"> Was St. Peter poor when he had no gold and silver for the cripple? They are not currency in Canaan (cp. St. Chrysostom).</w:t>
      </w:r>
    </w:p>
  </w:footnote>
  <w:footnote w:id="404">
    <w:p w14:paraId="4CBD2EF6" w14:textId="77777777" w:rsidR="00A97438" w:rsidRDefault="00A97438"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5">
    <w:p w14:paraId="10BF754D" w14:textId="77777777" w:rsidR="00A97438" w:rsidRDefault="00A97438" w:rsidP="00C544D6">
      <w:pPr>
        <w:pStyle w:val="footnote"/>
      </w:pPr>
      <w:r>
        <w:rPr>
          <w:rStyle w:val="FootnoteReference"/>
        </w:rPr>
        <w:footnoteRef/>
      </w:r>
      <w:r>
        <w:t xml:space="preserve"> Sprinkled with hoar-frost, a wineskin is like the greying head of an old man.</w:t>
      </w:r>
    </w:p>
  </w:footnote>
  <w:footnote w:id="406">
    <w:p w14:paraId="1C03CDF6" w14:textId="77777777" w:rsidR="00A97438" w:rsidRDefault="00A9743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7">
    <w:p w14:paraId="590118AD" w14:textId="77777777" w:rsidR="00A97438" w:rsidRDefault="00A97438" w:rsidP="00C544D6">
      <w:pPr>
        <w:pStyle w:val="footnote"/>
      </w:pPr>
      <w:r>
        <w:rPr>
          <w:rStyle w:val="FootnoteReference"/>
        </w:rPr>
        <w:footnoteRef/>
      </w:r>
      <w:r>
        <w:t xml:space="preserve"> hear: </w:t>
      </w:r>
      <w:r w:rsidRPr="0002544A">
        <w:rPr>
          <w:i/>
        </w:rPr>
        <w:t>lit</w:t>
      </w:r>
      <w:r>
        <w:t>. gullet, throat, larynx.</w:t>
      </w:r>
    </w:p>
  </w:footnote>
  <w:footnote w:id="408">
    <w:p w14:paraId="1A1C9B89" w14:textId="77777777" w:rsidR="00A97438" w:rsidRDefault="00A9743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9">
    <w:p w14:paraId="5687A5D1" w14:textId="77777777" w:rsidR="00A97438" w:rsidRDefault="00A97438" w:rsidP="00C544D6">
      <w:pPr>
        <w:pStyle w:val="footnote"/>
      </w:pPr>
      <w:r>
        <w:rPr>
          <w:rStyle w:val="FootnoteReference"/>
        </w:rPr>
        <w:footnoteRef/>
      </w:r>
      <w:r>
        <w:t xml:space="preserve"> ‘In wicked men we rightly hate the evil, but love the creature’ (St. Prosper).</w:t>
      </w:r>
    </w:p>
  </w:footnote>
  <w:footnote w:id="410">
    <w:p w14:paraId="2CF134F8" w14:textId="77777777" w:rsidR="00A97438" w:rsidRDefault="00A97438"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1">
    <w:p w14:paraId="3C89D31A" w14:textId="77777777" w:rsidR="00A97438" w:rsidRDefault="00A9743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2">
    <w:p w14:paraId="0E747174" w14:textId="77777777" w:rsidR="00A97438" w:rsidRDefault="00A97438" w:rsidP="00C544D6">
      <w:pPr>
        <w:pStyle w:val="footnote"/>
      </w:pPr>
      <w:r>
        <w:rPr>
          <w:rStyle w:val="FootnoteReference"/>
        </w:rPr>
        <w:footnoteRef/>
      </w:r>
      <w:r>
        <w:t xml:space="preserve"> These words are repeated by the deacon at the beginning of the Divine Liturgy.</w:t>
      </w:r>
    </w:p>
  </w:footnote>
  <w:footnote w:id="413">
    <w:p w14:paraId="24311CED" w14:textId="77777777" w:rsidR="00A97438" w:rsidRDefault="00A9743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4">
    <w:p w14:paraId="0B2F62E7" w14:textId="77777777" w:rsidR="00A97438" w:rsidRDefault="00A97438" w:rsidP="00C544D6">
      <w:pPr>
        <w:pStyle w:val="footnote"/>
      </w:pPr>
      <w:r>
        <w:rPr>
          <w:rStyle w:val="FootnoteReference"/>
        </w:rPr>
        <w:footnoteRef/>
      </w:r>
      <w:r>
        <w:t xml:space="preserve"> Cp. Lk. 24:27,32,45.</w:t>
      </w:r>
    </w:p>
  </w:footnote>
  <w:footnote w:id="415">
    <w:p w14:paraId="33F1F13D" w14:textId="77777777" w:rsidR="00A97438" w:rsidRDefault="00A97438" w:rsidP="00C544D6">
      <w:pPr>
        <w:pStyle w:val="footnote"/>
      </w:pPr>
      <w:r>
        <w:rPr>
          <w:rStyle w:val="FootnoteReference"/>
        </w:rPr>
        <w:footnoteRef/>
      </w:r>
      <w:r>
        <w:t xml:space="preserve"> Just as we who claim to love God judge it right to show mercy, so we can expect the divine mercy (Mt. 5:7).</w:t>
      </w:r>
    </w:p>
  </w:footnote>
  <w:footnote w:id="416">
    <w:p w14:paraId="63C08946" w14:textId="77777777" w:rsidR="00A97438" w:rsidRDefault="00A97438" w:rsidP="00C544D6">
      <w:pPr>
        <w:pStyle w:val="footnote"/>
      </w:pPr>
      <w:r>
        <w:rPr>
          <w:rStyle w:val="FootnoteReference"/>
        </w:rPr>
        <w:footnoteRef/>
      </w:r>
      <w:r>
        <w:t xml:space="preserve"> pure: </w:t>
      </w:r>
      <w:r w:rsidRPr="007B4ADE">
        <w:rPr>
          <w:i/>
        </w:rPr>
        <w:t>lit</w:t>
      </w:r>
      <w:r>
        <w:t>. burnt, fired: hence refined and pure (cp. Psalm 11:7).</w:t>
      </w:r>
    </w:p>
  </w:footnote>
  <w:footnote w:id="417">
    <w:p w14:paraId="6C5F33A5" w14:textId="77777777" w:rsidR="00A97438" w:rsidRDefault="00A9743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8">
    <w:p w14:paraId="1B4D2C64" w14:textId="77777777" w:rsidR="00A97438" w:rsidRDefault="00A9743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19">
    <w:p w14:paraId="7AACBE15" w14:textId="77777777" w:rsidR="00A97438" w:rsidRDefault="00A9743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20">
    <w:p w14:paraId="50052FF4" w14:textId="77777777" w:rsidR="00A97438" w:rsidRDefault="00A97438" w:rsidP="00C544D6">
      <w:pPr>
        <w:pStyle w:val="footnote"/>
      </w:pPr>
      <w:r>
        <w:rPr>
          <w:rStyle w:val="FootnoteReference"/>
        </w:rPr>
        <w:footnoteRef/>
      </w:r>
      <w:r>
        <w:t xml:space="preserve"> Cp. Ps. 110:10.</w:t>
      </w:r>
    </w:p>
  </w:footnote>
  <w:footnote w:id="421">
    <w:p w14:paraId="720D7516" w14:textId="77777777" w:rsidR="00A97438" w:rsidRDefault="00A97438"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2">
    <w:p w14:paraId="0951B7D8" w14:textId="77777777" w:rsidR="00A97438" w:rsidRDefault="00A97438" w:rsidP="00C544D6">
      <w:pPr>
        <w:pStyle w:val="footnote"/>
      </w:pPr>
      <w:r>
        <w:rPr>
          <w:rStyle w:val="FootnoteReference"/>
        </w:rPr>
        <w:footnoteRef/>
      </w:r>
      <w:r>
        <w:t xml:space="preserve"> Cp. Psalm 139:11; Rom. 12:20. ‘Coals of hell’. For desolation as the equivalent of hell, see Mark 13:14.</w:t>
      </w:r>
    </w:p>
  </w:footnote>
  <w:footnote w:id="423">
    <w:p w14:paraId="1F068DD9" w14:textId="77777777" w:rsidR="00A97438" w:rsidRDefault="00A97438" w:rsidP="00C544D6">
      <w:pPr>
        <w:pStyle w:val="footnote"/>
      </w:pPr>
      <w:r>
        <w:rPr>
          <w:rStyle w:val="FootnoteReference"/>
        </w:rPr>
        <w:footnoteRef/>
      </w:r>
      <w:r>
        <w:t xml:space="preserve"> Cp. Jeremiah 3:23. I look through the hills to their unseen Maker.</w:t>
      </w:r>
    </w:p>
  </w:footnote>
  <w:footnote w:id="424">
    <w:p w14:paraId="597C7008" w14:textId="77777777" w:rsidR="00A97438" w:rsidRDefault="00A9743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5">
    <w:p w14:paraId="15E2D793" w14:textId="77777777" w:rsidR="00A97438" w:rsidRDefault="00A9743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6">
    <w:p w14:paraId="3A74CEC3" w14:textId="77777777" w:rsidR="00A97438" w:rsidRDefault="00A9743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7">
    <w:p w14:paraId="2E2CD6B3" w14:textId="77777777" w:rsidR="00A97438" w:rsidRDefault="00A97438" w:rsidP="00C544D6">
      <w:pPr>
        <w:pStyle w:val="footnote"/>
      </w:pPr>
      <w:r>
        <w:rPr>
          <w:rStyle w:val="FootnoteReference"/>
        </w:rPr>
        <w:footnoteRef/>
      </w:r>
      <w:r>
        <w:t xml:space="preserve"> Hebrews 11:26; 13:13.</w:t>
      </w:r>
    </w:p>
  </w:footnote>
  <w:footnote w:id="428">
    <w:p w14:paraId="09354BED" w14:textId="77777777" w:rsidR="00A97438" w:rsidRDefault="00A97438" w:rsidP="00C544D6">
      <w:pPr>
        <w:pStyle w:val="footnote"/>
      </w:pPr>
      <w:r>
        <w:rPr>
          <w:rStyle w:val="FootnoteReference"/>
        </w:rPr>
        <w:footnoteRef/>
      </w:r>
      <w:r>
        <w:t xml:space="preserve"> Heaven is here (Mt. 4:17; Lk. 17:21; Prov. 17:24).</w:t>
      </w:r>
    </w:p>
  </w:footnote>
  <w:footnote w:id="429">
    <w:p w14:paraId="5CAE6DBB" w14:textId="77777777" w:rsidR="00A97438" w:rsidRDefault="00A9743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30">
    <w:p w14:paraId="2AB48656" w14:textId="77777777" w:rsidR="00A97438" w:rsidRDefault="00A9743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1">
    <w:p w14:paraId="6A925E31" w14:textId="77777777" w:rsidR="00A97438" w:rsidRDefault="00A9743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2">
    <w:p w14:paraId="0C346C8C" w14:textId="77777777" w:rsidR="00A97438" w:rsidRDefault="00A9743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3">
    <w:p w14:paraId="5234FC2B" w14:textId="77777777" w:rsidR="00A97438" w:rsidRDefault="00A97438" w:rsidP="00C544D6">
      <w:pPr>
        <w:pStyle w:val="footnote"/>
      </w:pPr>
      <w:r>
        <w:rPr>
          <w:rStyle w:val="FootnoteReference"/>
        </w:rPr>
        <w:footnoteRef/>
      </w:r>
      <w:r>
        <w:t xml:space="preserve"> Cp. Titus 2:14.</w:t>
      </w:r>
    </w:p>
  </w:footnote>
  <w:footnote w:id="434">
    <w:p w14:paraId="55BAD822" w14:textId="77777777" w:rsidR="00A97438" w:rsidRDefault="00A97438" w:rsidP="00C544D6">
      <w:pPr>
        <w:pStyle w:val="footnote"/>
      </w:pPr>
      <w:r>
        <w:rPr>
          <w:rStyle w:val="FootnoteReference"/>
        </w:rPr>
        <w:footnoteRef/>
      </w:r>
      <w:r>
        <w:t xml:space="preserve"> Prov. 29:1; 2 Kings 17:14; Neh. 9:16; Dt. 9:6.</w:t>
      </w:r>
    </w:p>
  </w:footnote>
  <w:footnote w:id="435">
    <w:p w14:paraId="7C027A5F" w14:textId="77777777" w:rsidR="00A97438" w:rsidRDefault="00A9743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6">
    <w:p w14:paraId="061D8F8B" w14:textId="77777777" w:rsidR="00A97438" w:rsidRDefault="00A97438" w:rsidP="00C544D6">
      <w:pPr>
        <w:pStyle w:val="footnote"/>
      </w:pPr>
      <w:r>
        <w:rPr>
          <w:rStyle w:val="FootnoteReference"/>
        </w:rPr>
        <w:footnoteRef/>
      </w:r>
      <w:r>
        <w:t xml:space="preserve"> Cp. 1 Kings 6:21 (1 Sam. 6:21).</w:t>
      </w:r>
    </w:p>
  </w:footnote>
  <w:footnote w:id="437">
    <w:p w14:paraId="371872E1" w14:textId="77777777" w:rsidR="00A97438" w:rsidRDefault="00A97438" w:rsidP="00C544D6">
      <w:pPr>
        <w:pStyle w:val="footnote"/>
      </w:pPr>
      <w:r>
        <w:rPr>
          <w:rStyle w:val="FootnoteReference"/>
        </w:rPr>
        <w:footnoteRef/>
      </w:r>
      <w:r>
        <w:t xml:space="preserve"> Ps. 131:8-10 = 2 Chron. 6:41-42.</w:t>
      </w:r>
    </w:p>
  </w:footnote>
  <w:footnote w:id="438">
    <w:p w14:paraId="3FFC0219" w14:textId="77777777" w:rsidR="00A97438" w:rsidRDefault="00A97438" w:rsidP="00C544D6">
      <w:pPr>
        <w:pStyle w:val="footnote"/>
      </w:pPr>
      <w:r>
        <w:rPr>
          <w:rStyle w:val="FootnoteReference"/>
        </w:rPr>
        <w:footnoteRef/>
      </w:r>
      <w:r>
        <w:t xml:space="preserve"> I Chron. 17:11-14; Acts 2:30-33.</w:t>
      </w:r>
    </w:p>
  </w:footnote>
  <w:footnote w:id="439">
    <w:p w14:paraId="41E94330" w14:textId="77777777" w:rsidR="00A97438" w:rsidRDefault="00A97438" w:rsidP="00C544D6">
      <w:pPr>
        <w:pStyle w:val="footnote"/>
      </w:pPr>
      <w:r>
        <w:rPr>
          <w:rStyle w:val="FootnoteReference"/>
        </w:rPr>
        <w:footnoteRef/>
      </w:r>
      <w:r>
        <w:t xml:space="preserve"> stock: </w:t>
      </w:r>
      <w:r w:rsidRPr="00783CA0">
        <w:rPr>
          <w:i/>
        </w:rPr>
        <w:t>lit</w:t>
      </w:r>
      <w:r>
        <w:t>. horn.</w:t>
      </w:r>
    </w:p>
  </w:footnote>
  <w:footnote w:id="440">
    <w:p w14:paraId="2CC35491" w14:textId="77777777" w:rsidR="00A97438" w:rsidRDefault="00A9743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1">
    <w:p w14:paraId="5C900721" w14:textId="77777777" w:rsidR="00A97438" w:rsidRDefault="00A9743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2">
    <w:p w14:paraId="1C6E6FA2" w14:textId="77777777" w:rsidR="00A97438" w:rsidRDefault="00A9743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3">
    <w:p w14:paraId="53BD49E1" w14:textId="77777777" w:rsidR="00A97438" w:rsidRDefault="00A9743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4">
    <w:p w14:paraId="1FC82724" w14:textId="77777777" w:rsidR="00A97438" w:rsidRDefault="00A97438" w:rsidP="00C544D6">
      <w:pPr>
        <w:pStyle w:val="footnote"/>
      </w:pPr>
      <w:r>
        <w:rPr>
          <w:rStyle w:val="FootnoteReference"/>
        </w:rPr>
        <w:footnoteRef/>
      </w:r>
      <w:r>
        <w:t xml:space="preserve"> The kingdoms of this world have become the kingdoms of our Lord and of His Christ’ (Rev. 11:15).</w:t>
      </w:r>
    </w:p>
  </w:footnote>
  <w:footnote w:id="445">
    <w:p w14:paraId="5C9240DB" w14:textId="77777777" w:rsidR="00A97438" w:rsidRDefault="00A97438" w:rsidP="00C544D6">
      <w:pPr>
        <w:pStyle w:val="footnote"/>
      </w:pPr>
      <w:r>
        <w:rPr>
          <w:rStyle w:val="FootnoteReference"/>
        </w:rPr>
        <w:footnoteRef/>
      </w:r>
      <w:r>
        <w:t xml:space="preserve"> Deut. 32:36.</w:t>
      </w:r>
    </w:p>
  </w:footnote>
  <w:footnote w:id="446">
    <w:p w14:paraId="71CEF4E9" w14:textId="77777777" w:rsidR="00A97438" w:rsidRDefault="00A9743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7">
    <w:p w14:paraId="2B96894E" w14:textId="77777777" w:rsidR="00A97438" w:rsidRDefault="00A97438" w:rsidP="00C544D6">
      <w:pPr>
        <w:pStyle w:val="footnote"/>
      </w:pPr>
      <w:r>
        <w:rPr>
          <w:rStyle w:val="FootnoteReference"/>
        </w:rPr>
        <w:footnoteRef/>
      </w:r>
      <w:r>
        <w:t xml:space="preserve"> mercy: </w:t>
      </w:r>
      <w:r w:rsidRPr="007F3CE8">
        <w:rPr>
          <w:i/>
        </w:rPr>
        <w:t>or</w:t>
      </w:r>
      <w:r>
        <w:t xml:space="preserve"> love. Cp. Lk. 10:37.</w:t>
      </w:r>
    </w:p>
  </w:footnote>
  <w:footnote w:id="448">
    <w:p w14:paraId="491E3626" w14:textId="77777777" w:rsidR="00A97438" w:rsidRDefault="00A9743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9">
    <w:p w14:paraId="27102E37" w14:textId="77777777" w:rsidR="00A97438" w:rsidRDefault="00A97438" w:rsidP="00C544D6">
      <w:pPr>
        <w:pStyle w:val="footnote"/>
      </w:pPr>
      <w:r>
        <w:rPr>
          <w:rStyle w:val="FootnoteReference"/>
        </w:rPr>
        <w:footnoteRef/>
      </w:r>
      <w:r>
        <w:t xml:space="preserve"> See footnote on page 170. &lt;See previous footnote&gt;</w:t>
      </w:r>
    </w:p>
  </w:footnote>
  <w:footnote w:id="450">
    <w:p w14:paraId="32C9C8BA" w14:textId="77777777" w:rsidR="00A97438" w:rsidRDefault="00A9743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1">
    <w:p w14:paraId="02264BC2" w14:textId="77777777" w:rsidR="00A97438" w:rsidRDefault="00A9743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2">
    <w:p w14:paraId="12351032" w14:textId="77777777" w:rsidR="00A97438" w:rsidRDefault="00A97438"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3">
    <w:p w14:paraId="18BB02EB" w14:textId="77777777" w:rsidR="00A97438" w:rsidRDefault="00A97438" w:rsidP="00C544D6">
      <w:pPr>
        <w:pStyle w:val="footnote"/>
      </w:pPr>
      <w:r>
        <w:rPr>
          <w:rStyle w:val="FootnoteReference"/>
        </w:rPr>
        <w:footnoteRef/>
      </w:r>
      <w:r>
        <w:t xml:space="preserve"> songs: </w:t>
      </w:r>
      <w:r w:rsidRPr="007F3CE8">
        <w:rPr>
          <w:i/>
        </w:rPr>
        <w:t>variant reading and Slavonic:</w:t>
      </w:r>
      <w:r>
        <w:t xml:space="preserve"> ways.</w:t>
      </w:r>
    </w:p>
  </w:footnote>
  <w:footnote w:id="454">
    <w:p w14:paraId="596BB70E" w14:textId="77777777" w:rsidR="00A97438" w:rsidRDefault="00A97438" w:rsidP="00C544D6">
      <w:pPr>
        <w:pStyle w:val="footnote"/>
      </w:pPr>
      <w:r>
        <w:rPr>
          <w:rStyle w:val="FootnoteReference"/>
        </w:rPr>
        <w:footnoteRef/>
      </w:r>
      <w:r>
        <w:t xml:space="preserve"> The Spirit of the Lord fills the world (Wisdom 1:7).</w:t>
      </w:r>
    </w:p>
  </w:footnote>
  <w:footnote w:id="455">
    <w:p w14:paraId="145A6B15" w14:textId="77777777" w:rsidR="00A97438" w:rsidRDefault="00A97438" w:rsidP="00C544D6">
      <w:pPr>
        <w:pStyle w:val="footnote"/>
      </w:pPr>
      <w:r>
        <w:rPr>
          <w:rStyle w:val="FootnoteReference"/>
        </w:rPr>
        <w:footnoteRef/>
      </w:r>
      <w:r>
        <w:t xml:space="preserve"> heart: </w:t>
      </w:r>
      <w:r w:rsidRPr="007F3CE8">
        <w:rPr>
          <w:i/>
        </w:rPr>
        <w:t>lit</w:t>
      </w:r>
      <w:r>
        <w:t>. kidneys (seat of the affections in Hebrew thought).</w:t>
      </w:r>
    </w:p>
  </w:footnote>
  <w:footnote w:id="456">
    <w:p w14:paraId="6BCAB3AE" w14:textId="77777777" w:rsidR="00A97438" w:rsidRDefault="00A97438" w:rsidP="00C544D6">
      <w:pPr>
        <w:pStyle w:val="footnote"/>
      </w:pPr>
      <w:r>
        <w:rPr>
          <w:rStyle w:val="FootnoteReference"/>
        </w:rPr>
        <w:footnoteRef/>
      </w:r>
      <w:r>
        <w:t xml:space="preserve"> ‘He gives songs in the night’ (Job. 35:10).</w:t>
      </w:r>
    </w:p>
  </w:footnote>
  <w:footnote w:id="457">
    <w:p w14:paraId="5A5C1D1C" w14:textId="77777777" w:rsidR="00A97438" w:rsidRDefault="00A9743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8">
    <w:p w14:paraId="1AD5A19A" w14:textId="77777777" w:rsidR="00A97438" w:rsidRDefault="00A97438" w:rsidP="00C544D6">
      <w:pPr>
        <w:pStyle w:val="footnote"/>
      </w:pPr>
      <w:r>
        <w:rPr>
          <w:rStyle w:val="FootnoteReference"/>
        </w:rPr>
        <w:footnoteRef/>
      </w:r>
      <w:r>
        <w:t xml:space="preserve"> this way: the confession of Christ (2 Tim. 3:12).</w:t>
      </w:r>
    </w:p>
  </w:footnote>
  <w:footnote w:id="459">
    <w:p w14:paraId="10A5500A" w14:textId="77777777" w:rsidR="00A97438" w:rsidRDefault="00A97438" w:rsidP="00C544D6">
      <w:pPr>
        <w:pStyle w:val="footnote"/>
      </w:pPr>
      <w:r>
        <w:rPr>
          <w:rStyle w:val="FootnoteReference"/>
        </w:rPr>
        <w:footnoteRef/>
      </w:r>
      <w:r>
        <w:t xml:space="preserve"> These two lines are identical with Lamentations 3:6.</w:t>
      </w:r>
    </w:p>
  </w:footnote>
  <w:footnote w:id="460">
    <w:p w14:paraId="30FC40DD" w14:textId="77777777" w:rsidR="00A97438" w:rsidRDefault="00A97438" w:rsidP="00C544D6">
      <w:pPr>
        <w:pStyle w:val="footnote"/>
      </w:pPr>
      <w:r>
        <w:rPr>
          <w:rStyle w:val="FootnoteReference"/>
        </w:rPr>
        <w:footnoteRef/>
      </w:r>
      <w:r>
        <w:t xml:space="preserve"> Cp. Rev. 10:5; Ezek. 20:23,28,42; Deut. 32:14.</w:t>
      </w:r>
    </w:p>
  </w:footnote>
  <w:footnote w:id="461">
    <w:p w14:paraId="58511EB9" w14:textId="77777777" w:rsidR="00A97438" w:rsidRDefault="00A9743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2">
    <w:p w14:paraId="3B148124" w14:textId="77777777" w:rsidR="00A97438" w:rsidRDefault="00A9743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3">
    <w:p w14:paraId="1CAB0511" w14:textId="77777777" w:rsidR="00A97438" w:rsidRDefault="00A97438" w:rsidP="00C544D6">
      <w:pPr>
        <w:pStyle w:val="footnote"/>
      </w:pPr>
      <w:r>
        <w:rPr>
          <w:rStyle w:val="FootnoteReference"/>
        </w:rPr>
        <w:footnoteRef/>
      </w:r>
      <w:r>
        <w:t xml:space="preserve"> Cp. ‘If I am lifted up from the earth, I will draw all men to Me’ (Jn. 12:32). See also Psalm 45:11 and the note there.</w:t>
      </w:r>
    </w:p>
  </w:footnote>
  <w:footnote w:id="464">
    <w:p w14:paraId="67EE1F7C" w14:textId="77777777" w:rsidR="00A97438" w:rsidRDefault="00A9743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5">
    <w:p w14:paraId="353ACEBC" w14:textId="77777777" w:rsidR="00A97438" w:rsidRDefault="00A97438" w:rsidP="00C544D6">
      <w:pPr>
        <w:pStyle w:val="footnote"/>
      </w:pPr>
      <w:r>
        <w:rPr>
          <w:rStyle w:val="FootnoteReference"/>
        </w:rPr>
        <w:footnoteRef/>
      </w:r>
      <w:r>
        <w:t xml:space="preserve"> Cp. Ps. 145:2 with Ps. 103:33. Only verbs differ.</w:t>
      </w:r>
    </w:p>
  </w:footnote>
  <w:footnote w:id="466">
    <w:p w14:paraId="2C19D159" w14:textId="77777777" w:rsidR="00A97438" w:rsidRDefault="00A97438" w:rsidP="00F258B1">
      <w:pPr>
        <w:pStyle w:val="footnote"/>
      </w:pPr>
      <w:r>
        <w:rPr>
          <w:rStyle w:val="FootnoteReference"/>
        </w:rPr>
        <w:footnoteRef/>
      </w:r>
      <w:r>
        <w:t xml:space="preserve"> </w:t>
      </w:r>
      <w:r w:rsidRPr="00D813A7">
        <w:rPr>
          <w:i/>
        </w:rPr>
        <w:t>Lit</w:t>
      </w:r>
      <w:r>
        <w:t>. ‘dispersions’. Cp. Mt. 24:31.</w:t>
      </w:r>
    </w:p>
  </w:footnote>
  <w:footnote w:id="467">
    <w:p w14:paraId="75810F02" w14:textId="77777777" w:rsidR="00A97438" w:rsidRDefault="00A97438"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8">
    <w:p w14:paraId="7329AB19" w14:textId="77777777" w:rsidR="00A97438" w:rsidRDefault="00A97438" w:rsidP="00F258B1">
      <w:pPr>
        <w:pStyle w:val="footnote"/>
      </w:pPr>
      <w:r>
        <w:rPr>
          <w:rStyle w:val="FootnoteReference"/>
        </w:rPr>
        <w:footnoteRef/>
      </w:r>
      <w:r>
        <w:t xml:space="preserve"> two-edged sword: praise which conquers Amalek (St. Chrysostom).</w:t>
      </w:r>
    </w:p>
  </w:footnote>
  <w:footnote w:id="469">
    <w:p w14:paraId="2095C32A" w14:textId="77777777" w:rsidR="00A97438" w:rsidRDefault="00A97438" w:rsidP="00F258B1">
      <w:pPr>
        <w:pStyle w:val="footnote"/>
      </w:pPr>
      <w:r>
        <w:rPr>
          <w:rStyle w:val="FootnoteReference"/>
        </w:rPr>
        <w:footnoteRef/>
      </w:r>
      <w:r>
        <w:t xml:space="preserve"> ‘Holiness of life is the mother of glory’ (St Theodoret).</w:t>
      </w:r>
    </w:p>
  </w:footnote>
  <w:footnote w:id="470">
    <w:p w14:paraId="2C6CD715" w14:textId="77777777" w:rsidR="00A97438" w:rsidRDefault="00A97438">
      <w:pPr>
        <w:pStyle w:val="FootnoteText"/>
      </w:pPr>
      <w:r>
        <w:rPr>
          <w:rStyle w:val="FootnoteReference"/>
        </w:rPr>
        <w:footnoteRef/>
      </w:r>
      <w:r>
        <w:t xml:space="preserve"> Acts 7:60</w:t>
      </w:r>
    </w:p>
  </w:footnote>
  <w:footnote w:id="471">
    <w:p w14:paraId="66841CA4" w14:textId="77777777" w:rsidR="00A97438" w:rsidRDefault="00A97438" w:rsidP="006B061A">
      <w:pPr>
        <w:pStyle w:val="Footnote0"/>
      </w:pPr>
      <w:r>
        <w:rPr>
          <w:rStyle w:val="FootnoteReference"/>
        </w:rPr>
        <w:footnoteRef/>
      </w:r>
      <w:r>
        <w:t xml:space="preserve"> Literally “virgin monastic”. The traditional English term for a female monastic is not “nun”, but “virgin”.</w:t>
      </w:r>
    </w:p>
  </w:footnote>
  <w:footnote w:id="472">
    <w:p w14:paraId="754B9B83" w14:textId="77777777" w:rsidR="00A97438" w:rsidRDefault="00A97438">
      <w:pPr>
        <w:pStyle w:val="footnote"/>
        <w:rPr>
          <w:ins w:id="1066" w:author="Brett Slote" w:date="2011-07-21T19:13:00Z"/>
        </w:rPr>
        <w:pPrChange w:id="1067" w:author="Brett Slote" w:date="2011-07-21T20:05:00Z">
          <w:pPr>
            <w:pStyle w:val="FootnoteText"/>
          </w:pPr>
        </w:pPrChange>
      </w:pPr>
      <w:ins w:id="1068" w:author="Brett Slote" w:date="2011-07-21T19:13:00Z">
        <w:r>
          <w:rPr>
            <w:rStyle w:val="FootnoteReference"/>
          </w:rPr>
          <w:footnoteRef/>
        </w:r>
        <w:r>
          <w:t xml:space="preserve"> Numbers 12:7-8</w:t>
        </w:r>
      </w:ins>
    </w:p>
  </w:footnote>
  <w:footnote w:id="473">
    <w:p w14:paraId="7099EBEB" w14:textId="77777777" w:rsidR="00A97438" w:rsidRDefault="00A97438">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Exodus 28:1</w:t>
        </w:r>
      </w:ins>
    </w:p>
  </w:footnote>
  <w:footnote w:id="474">
    <w:p w14:paraId="5BFC95F9" w14:textId="77777777" w:rsidR="00A97438" w:rsidRDefault="00A97438">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Matthew 16:18</w:t>
        </w:r>
      </w:ins>
    </w:p>
  </w:footnote>
  <w:footnote w:id="475">
    <w:p w14:paraId="04125830" w14:textId="77777777" w:rsidR="00A97438" w:rsidRDefault="00A97438">
      <w:pPr>
        <w:pStyle w:val="footnote"/>
        <w:rPr>
          <w:ins w:id="1076" w:author="Brett Slote" w:date="2011-07-21T19:13:00Z"/>
        </w:rPr>
        <w:pPrChange w:id="1077" w:author="Brett Slote" w:date="2011-07-21T20:05:00Z">
          <w:pPr>
            <w:pStyle w:val="FootnoteText"/>
          </w:pPr>
        </w:pPrChange>
      </w:pPr>
      <w:ins w:id="1078" w:author="Brett Slote" w:date="2011-07-21T19:13:00Z">
        <w:r>
          <w:rPr>
            <w:rStyle w:val="FootnoteReference"/>
          </w:rPr>
          <w:footnoteRef/>
        </w:r>
        <w:r>
          <w:t xml:space="preserve"> Psalms 110:4, Hebrews 5:6,10</w:t>
        </w:r>
      </w:ins>
    </w:p>
  </w:footnote>
  <w:footnote w:id="476">
    <w:p w14:paraId="4ECDDE09" w14:textId="77777777" w:rsidR="00A97438" w:rsidRDefault="00A9743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7">
    <w:p w14:paraId="4ACBECBD" w14:textId="77777777" w:rsidR="00A97438" w:rsidRDefault="00A9743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8">
    <w:p w14:paraId="0C45F6F7" w14:textId="77777777" w:rsidR="00A97438" w:rsidRDefault="00A97438" w:rsidP="00C0205C">
      <w:pPr>
        <w:pStyle w:val="footnote"/>
      </w:pPr>
      <w:r>
        <w:rPr>
          <w:rStyle w:val="FootnoteReference"/>
          <w:rFonts w:eastAsiaTheme="majorEastAsia"/>
        </w:rPr>
        <w:footnoteRef/>
      </w:r>
      <w:r>
        <w:t xml:space="preserve"> Ps 72:10</w:t>
      </w:r>
    </w:p>
  </w:footnote>
  <w:footnote w:id="479">
    <w:p w14:paraId="73200F36" w14:textId="77777777" w:rsidR="00A97438" w:rsidRDefault="00A97438">
      <w:pPr>
        <w:pStyle w:val="FootnoteText"/>
      </w:pPr>
      <w:r>
        <w:rPr>
          <w:rStyle w:val="FootnoteReference"/>
        </w:rPr>
        <w:footnoteRef/>
      </w:r>
      <w:r>
        <w:t xml:space="preserve"> Pope Dioscorus can but substituted here to use this doxology on his feast.</w:t>
      </w:r>
    </w:p>
  </w:footnote>
  <w:footnote w:id="480">
    <w:p w14:paraId="2FF46E46" w14:textId="77777777" w:rsidR="00A97438" w:rsidRDefault="00A97438" w:rsidP="003D4209">
      <w:pPr>
        <w:pStyle w:val="footnote"/>
      </w:pPr>
      <w:r>
        <w:rPr>
          <w:rStyle w:val="FootnoteReference"/>
        </w:rPr>
        <w:footnoteRef/>
      </w:r>
      <w:r>
        <w:t xml:space="preserve"> Dan 12:3</w:t>
      </w:r>
    </w:p>
  </w:footnote>
  <w:footnote w:id="481">
    <w:p w14:paraId="4F373D62" w14:textId="77777777" w:rsidR="00A97438" w:rsidRDefault="00A97438" w:rsidP="003D4209">
      <w:pPr>
        <w:pStyle w:val="footnote"/>
      </w:pPr>
      <w:r>
        <w:rPr>
          <w:rStyle w:val="FootnoteReference"/>
        </w:rPr>
        <w:footnoteRef/>
      </w:r>
      <w:r>
        <w:t xml:space="preserve"> The Scetis Valley in Egypt, from which the word “ascetic” comes. Sheheet means “measure of the heart.”</w:t>
      </w:r>
    </w:p>
  </w:footnote>
  <w:footnote w:id="482">
    <w:p w14:paraId="153ABD29" w14:textId="77777777" w:rsidR="00A97438" w:rsidRDefault="00A97438" w:rsidP="003D4209">
      <w:pPr>
        <w:pStyle w:val="footnote"/>
      </w:pPr>
      <w:r>
        <w:rPr>
          <w:rStyle w:val="FootnoteReference"/>
        </w:rPr>
        <w:footnoteRef/>
      </w:r>
      <w:r>
        <w:t xml:space="preserve"> Cf Lk 22:30, Mt</w:t>
      </w:r>
      <w:r w:rsidRPr="003D4209">
        <w:rPr>
          <w:rStyle w:val="footnoteChar"/>
        </w:rPr>
        <w:t xml:space="preserve"> </w:t>
      </w:r>
      <w:r>
        <w:t>19:20</w:t>
      </w:r>
    </w:p>
  </w:footnote>
  <w:footnote w:id="483">
    <w:p w14:paraId="0977783C" w14:textId="77777777" w:rsidR="00A97438" w:rsidRDefault="00A97438">
      <w:pPr>
        <w:pStyle w:val="FootnoteText"/>
      </w:pPr>
      <w:r>
        <w:rPr>
          <w:rStyle w:val="FootnoteReference"/>
        </w:rPr>
        <w:footnoteRef/>
      </w:r>
      <w:r>
        <w:t xml:space="preserve"> Rev 4:6</w:t>
      </w:r>
    </w:p>
  </w:footnote>
  <w:footnote w:id="484">
    <w:p w14:paraId="474C3AF6" w14:textId="77777777" w:rsidR="00A97438" w:rsidRDefault="00A97438" w:rsidP="00104A9B">
      <w:pPr>
        <w:pStyle w:val="FootnoteText"/>
        <w:rPr>
          <w:ins w:id="1178" w:author="Brett Slote" w:date="2011-07-19T15:43:00Z"/>
        </w:rPr>
      </w:pPr>
      <w:ins w:id="1179" w:author="Brett Slote" w:date="2011-07-19T15:43:00Z">
        <w:r>
          <w:rPr>
            <w:rStyle w:val="FootnoteReference"/>
          </w:rPr>
          <w:footnoteRef/>
        </w:r>
        <w:r>
          <w:t xml:space="preserve"> or supplications/intercessions</w:t>
        </w:r>
      </w:ins>
    </w:p>
  </w:footnote>
  <w:footnote w:id="485">
    <w:p w14:paraId="527ECCCD" w14:textId="77777777" w:rsidR="00A97438" w:rsidRDefault="00A97438">
      <w:pPr>
        <w:pStyle w:val="footnote"/>
        <w:rPr>
          <w:ins w:id="1180" w:author="Brett Slote" w:date="2011-07-19T15:43:00Z"/>
        </w:rPr>
        <w:pPrChange w:id="1181" w:author="Brett Slote" w:date="2011-07-21T19:56:00Z">
          <w:pPr>
            <w:pStyle w:val="FootnoteText"/>
          </w:pPr>
        </w:pPrChange>
      </w:pPr>
      <w:ins w:id="1182" w:author="Brett Slote" w:date="2011-07-19T15:43:00Z">
        <w:r>
          <w:rPr>
            <w:rStyle w:val="FootnoteReference"/>
          </w:rPr>
          <w:footnoteRef/>
        </w:r>
        <w:r>
          <w:t xml:space="preserve"> Joel 3:13 – but I’m trying to remember something that says “the harvest is full and the wheat plentiful”</w:t>
        </w:r>
      </w:ins>
    </w:p>
  </w:footnote>
  <w:footnote w:id="486">
    <w:p w14:paraId="6583C1B7" w14:textId="77777777" w:rsidR="00A97438" w:rsidRDefault="00A97438">
      <w:pPr>
        <w:pStyle w:val="footnote"/>
        <w:rPr>
          <w:ins w:id="1183" w:author="Brett Slote" w:date="2011-07-19T15:43:00Z"/>
          <w:rFonts w:ascii="Antonious" w:hAnsi="Antonious" w:cs="Antonious"/>
        </w:rPr>
        <w:pPrChange w:id="1184" w:author="Brett Slote" w:date="2011-07-21T19:56:00Z">
          <w:pPr>
            <w:widowControl w:val="0"/>
            <w:autoSpaceDE w:val="0"/>
            <w:autoSpaceDN w:val="0"/>
            <w:adjustRightInd w:val="0"/>
          </w:pPr>
        </w:pPrChange>
      </w:pPr>
      <w:ins w:id="118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7">
    <w:p w14:paraId="0AAB833E" w14:textId="77777777" w:rsidR="00A97438" w:rsidRDefault="00A97438">
      <w:pPr>
        <w:pStyle w:val="FootnoteText"/>
      </w:pPr>
      <w:r>
        <w:rPr>
          <w:rStyle w:val="FootnoteReference"/>
        </w:rPr>
        <w:footnoteRef/>
      </w:r>
      <w:r>
        <w:t xml:space="preserve"> Rev 4:4</w:t>
      </w:r>
    </w:p>
  </w:footnote>
  <w:footnote w:id="488">
    <w:p w14:paraId="70D69B5E" w14:textId="77777777" w:rsidR="00A97438" w:rsidRDefault="00A97438">
      <w:pPr>
        <w:pStyle w:val="FootnoteText"/>
      </w:pPr>
      <w:r>
        <w:rPr>
          <w:rStyle w:val="FootnoteReference"/>
        </w:rPr>
        <w:footnoteRef/>
      </w:r>
      <w:r>
        <w:t xml:space="preserve"> Rev 5:8</w:t>
      </w:r>
    </w:p>
  </w:footnote>
  <w:footnote w:id="489">
    <w:p w14:paraId="741347AD" w14:textId="77777777" w:rsidR="00A97438" w:rsidRDefault="00A97438">
      <w:pPr>
        <w:pStyle w:val="footnote"/>
        <w:rPr>
          <w:ins w:id="1207" w:author="Brett Slote" w:date="2011-07-19T18:33:00Z"/>
        </w:rPr>
        <w:pPrChange w:id="1208" w:author="Brett Slote" w:date="2011-07-21T19:58:00Z">
          <w:pPr>
            <w:pStyle w:val="FootnoteText"/>
          </w:pPr>
        </w:pPrChange>
      </w:pPr>
      <w:ins w:id="1209" w:author="Brett Slote" w:date="2011-07-19T18:33:00Z">
        <w:r w:rsidRPr="00C96A85">
          <w:rPr>
            <w:rStyle w:val="FootnoteReference"/>
            <w:vertAlign w:val="baseline"/>
          </w:rPr>
          <w:footnoteRef/>
        </w:r>
        <w:r w:rsidRPr="00C96A85">
          <w:t xml:space="preserve"> Ephesians 6:11</w:t>
        </w:r>
      </w:ins>
      <w:r>
        <w:t xml:space="preserve"> </w:t>
      </w:r>
      <w:ins w:id="1210" w:author="Brett Slote" w:date="2011-07-19T18:33:00Z">
        <w:r w:rsidRPr="00C96A85">
          <w:t>(Literally: “all the girding”)</w:t>
        </w:r>
      </w:ins>
    </w:p>
  </w:footnote>
  <w:footnote w:id="490">
    <w:p w14:paraId="22B1B2A8" w14:textId="77777777" w:rsidR="00A97438" w:rsidRDefault="00A97438">
      <w:pPr>
        <w:pStyle w:val="footnote"/>
        <w:rPr>
          <w:ins w:id="1213" w:author="Brett Slote" w:date="2011-07-19T18:34:00Z"/>
        </w:rPr>
        <w:pPrChange w:id="1214" w:author="Brett Slote" w:date="2011-07-21T19:58:00Z">
          <w:pPr>
            <w:pStyle w:val="FootnoteText"/>
          </w:pPr>
        </w:pPrChange>
      </w:pPr>
      <w:ins w:id="1215" w:author="Brett Slote" w:date="2011-07-19T18:34:00Z">
        <w:r>
          <w:rPr>
            <w:rStyle w:val="FootnoteReference"/>
          </w:rPr>
          <w:footnoteRef/>
        </w:r>
        <w:r>
          <w:t xml:space="preserve"> Col 3:1</w:t>
        </w:r>
      </w:ins>
    </w:p>
  </w:footnote>
  <w:footnote w:id="491">
    <w:p w14:paraId="515A7079"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2">
    <w:p w14:paraId="11CE8A3A"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3">
    <w:p w14:paraId="40B3C553"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4">
    <w:p w14:paraId="161FA5C9" w14:textId="77777777" w:rsidR="00A97438" w:rsidRDefault="00A9743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5">
    <w:p w14:paraId="5727BFD3" w14:textId="77777777" w:rsidR="00A97438" w:rsidRDefault="00A9743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6">
    <w:p w14:paraId="2AF6D726" w14:textId="77777777" w:rsidR="00A97438" w:rsidRPr="00A20ACC" w:rsidRDefault="00A97438">
      <w:pPr>
        <w:pStyle w:val="footnote"/>
        <w:rPr>
          <w:ins w:id="1258" w:author="Brett Slote" w:date="2011-07-21T18:59:00Z"/>
          <w:color w:val="FF0000"/>
          <w:rPrChange w:id="1259" w:author="Brett Slote" w:date="2011-07-21T20:03:00Z">
            <w:rPr>
              <w:ins w:id="1260" w:author="Brett Slote" w:date="2011-07-21T18:59:00Z"/>
            </w:rPr>
          </w:rPrChange>
        </w:rPr>
        <w:pPrChange w:id="1261" w:author="Brett Slote" w:date="2011-07-21T20:03:00Z">
          <w:pPr>
            <w:pStyle w:val="FootnoteText"/>
          </w:pPr>
        </w:pPrChange>
      </w:pPr>
      <w:ins w:id="1262" w:author="Brett Slote" w:date="2011-07-21T18:59:00Z">
        <w:r w:rsidRPr="003A78C2">
          <w:rPr>
            <w:rStyle w:val="FootnoteReference"/>
            <w:color w:val="FF0000"/>
            <w:rPrChange w:id="1263" w:author="Brett Slote" w:date="2011-07-21T20:03:00Z">
              <w:rPr>
                <w:rStyle w:val="FootnoteReference"/>
              </w:rPr>
            </w:rPrChange>
          </w:rPr>
          <w:footnoteRef/>
        </w:r>
        <w:r w:rsidRPr="003A78C2">
          <w:rPr>
            <w:color w:val="FF0000"/>
            <w:rPrChange w:id="1264" w:author="Brett Slote" w:date="2011-07-21T20:03:00Z">
              <w:rPr>
                <w:vertAlign w:val="superscript"/>
              </w:rPr>
            </w:rPrChange>
          </w:rPr>
          <w:t xml:space="preserve"> Should decide on whether we’re going with Scete or Shiheet – Shiheet is easier to sing, but for now put “English” equivalents.</w:t>
        </w:r>
      </w:ins>
    </w:p>
  </w:footnote>
  <w:footnote w:id="497">
    <w:p w14:paraId="5AA889F2" w14:textId="77777777" w:rsidR="00A97438" w:rsidRDefault="00A97438">
      <w:pPr>
        <w:pStyle w:val="footnote"/>
        <w:rPr>
          <w:ins w:id="1265" w:author="Brett Slote" w:date="2011-07-21T19:00:00Z"/>
        </w:rPr>
        <w:pPrChange w:id="1266" w:author="Brett Slote" w:date="2011-07-21T20:03:00Z">
          <w:pPr>
            <w:pStyle w:val="FootnoteText"/>
          </w:pPr>
        </w:pPrChange>
      </w:pPr>
      <w:ins w:id="1267" w:author="Brett Slote" w:date="2011-07-21T19:00:00Z">
        <w:r>
          <w:rPr>
            <w:rStyle w:val="FootnoteReference"/>
          </w:rPr>
          <w:footnoteRef/>
        </w:r>
        <w:r>
          <w:t xml:space="preserve"> Need to do some research into the name of this man in English</w:t>
        </w:r>
      </w:ins>
    </w:p>
  </w:footnote>
  <w:footnote w:id="498">
    <w:p w14:paraId="0EC0EB26" w14:textId="77777777" w:rsidR="00A97438" w:rsidRDefault="00A9743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9">
    <w:p w14:paraId="1A09C94E" w14:textId="77777777" w:rsidR="00A97438" w:rsidRDefault="00A97438" w:rsidP="00073003">
      <w:pPr>
        <w:pStyle w:val="footnote"/>
      </w:pPr>
      <w:r>
        <w:rPr>
          <w:rStyle w:val="FootnoteReference"/>
        </w:rPr>
        <w:footnoteRef/>
      </w:r>
      <w:r>
        <w:t xml:space="preserve"> Revelation 7:2</w:t>
      </w:r>
    </w:p>
  </w:footnote>
  <w:footnote w:id="500">
    <w:p w14:paraId="047C672B" w14:textId="77777777" w:rsidR="00A97438" w:rsidRDefault="00A97438" w:rsidP="00073003">
      <w:pPr>
        <w:pStyle w:val="footnote"/>
      </w:pPr>
      <w:r>
        <w:rPr>
          <w:rStyle w:val="FootnoteReference"/>
        </w:rPr>
        <w:footnoteRef/>
      </w:r>
      <w:r>
        <w:t xml:space="preserve"> Revelation 7:3</w:t>
      </w:r>
    </w:p>
  </w:footnote>
  <w:footnote w:id="501">
    <w:p w14:paraId="338E8815" w14:textId="77777777" w:rsidR="00A97438" w:rsidRDefault="00A9743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2">
    <w:p w14:paraId="7E074E97" w14:textId="77777777" w:rsidR="00A97438" w:rsidRDefault="00A97438" w:rsidP="00BC160E">
      <w:pPr>
        <w:pStyle w:val="footnote"/>
      </w:pPr>
      <w:r>
        <w:rPr>
          <w:rStyle w:val="FootnoteReference"/>
        </w:rPr>
        <w:footnoteRef/>
      </w:r>
      <w:r>
        <w:t xml:space="preserve"> John 13:25</w:t>
      </w:r>
    </w:p>
  </w:footnote>
  <w:footnote w:id="503">
    <w:p w14:paraId="795EE333" w14:textId="77777777" w:rsidR="00A97438" w:rsidRDefault="00A97438" w:rsidP="00B53E05">
      <w:pPr>
        <w:pStyle w:val="footnote"/>
      </w:pPr>
      <w:r>
        <w:rPr>
          <w:rStyle w:val="FootnoteReference"/>
        </w:rPr>
        <w:footnoteRef/>
      </w:r>
      <w:r>
        <w:t xml:space="preserve"> Normally reserved for the Theotokos.</w:t>
      </w:r>
    </w:p>
  </w:footnote>
  <w:footnote w:id="504">
    <w:p w14:paraId="483F0E8B" w14:textId="77777777" w:rsidR="00A97438" w:rsidRDefault="00A97438" w:rsidP="00B53E05">
      <w:pPr>
        <w:pStyle w:val="footnote"/>
      </w:pPr>
      <w:r>
        <w:rPr>
          <w:rStyle w:val="FootnoteReference"/>
        </w:rPr>
        <w:footnoteRef/>
      </w:r>
      <w:r>
        <w:t xml:space="preserve"> The law of righteousness, not the Law of the Old Covenant.</w:t>
      </w:r>
    </w:p>
  </w:footnote>
  <w:footnote w:id="505">
    <w:p w14:paraId="361DBD71" w14:textId="77777777" w:rsidR="00A97438" w:rsidRDefault="00A97438" w:rsidP="00662600">
      <w:pPr>
        <w:pStyle w:val="footnote"/>
      </w:pPr>
      <w:r>
        <w:rPr>
          <w:rStyle w:val="FootnoteReference"/>
        </w:rPr>
        <w:footnoteRef/>
      </w:r>
      <w:r>
        <w:t xml:space="preserve"> Or image</w:t>
      </w:r>
    </w:p>
  </w:footnote>
  <w:footnote w:id="506">
    <w:p w14:paraId="2DF974D0" w14:textId="77777777" w:rsidR="00A97438" w:rsidRDefault="00A97438">
      <w:pPr>
        <w:pStyle w:val="footnote"/>
        <w:rPr>
          <w:ins w:id="1367" w:author="Brett Slote" w:date="2011-07-21T18:57:00Z"/>
        </w:rPr>
        <w:pPrChange w:id="1368" w:author="Brett Slote" w:date="2011-07-21T20:03:00Z">
          <w:pPr>
            <w:pStyle w:val="FootnoteText"/>
          </w:pPr>
        </w:pPrChange>
      </w:pPr>
      <w:ins w:id="1369" w:author="Brett Slote" w:date="2011-07-21T18:57:00Z">
        <w:r>
          <w:rPr>
            <w:rStyle w:val="FootnoteReference"/>
          </w:rPr>
          <w:footnoteRef/>
        </w:r>
        <w:r>
          <w:t xml:space="preserve"> Colossians 3:14</w:t>
        </w:r>
      </w:ins>
    </w:p>
  </w:footnote>
  <w:footnote w:id="507">
    <w:p w14:paraId="56032475" w14:textId="77777777" w:rsidR="00A97438" w:rsidRDefault="00A97438" w:rsidP="00E22010">
      <w:pPr>
        <w:pStyle w:val="footnote"/>
      </w:pPr>
      <w:r>
        <w:rPr>
          <w:rStyle w:val="FootnoteReference"/>
        </w:rPr>
        <w:footnoteRef/>
      </w:r>
      <w:r>
        <w:t xml:space="preserve"> 2 Tim 4:7</w:t>
      </w:r>
    </w:p>
  </w:footnote>
  <w:footnote w:id="508">
    <w:p w14:paraId="519A6EA0" w14:textId="77777777" w:rsidR="00A97438" w:rsidRDefault="00A97438" w:rsidP="00E22010">
      <w:pPr>
        <w:pStyle w:val="footnote"/>
      </w:pPr>
      <w:r>
        <w:rPr>
          <w:rStyle w:val="FootnoteReference"/>
        </w:rPr>
        <w:footnoteRef/>
      </w:r>
      <w:r>
        <w:t xml:space="preserve"> 2 Tim 4:8</w:t>
      </w:r>
    </w:p>
  </w:footnote>
  <w:footnote w:id="509">
    <w:p w14:paraId="2C92CCF6" w14:textId="77777777" w:rsidR="00A97438" w:rsidRDefault="00A97438" w:rsidP="001779C0">
      <w:pPr>
        <w:pStyle w:val="footnote"/>
      </w:pPr>
      <w:r>
        <w:rPr>
          <w:rStyle w:val="FootnoteReference"/>
        </w:rPr>
        <w:footnoteRef/>
      </w:r>
      <w:r>
        <w:t xml:space="preserve"> Composed in Coptic and Arabic by H.G. Bishop Demetrius of Malawi circa A.D. 2000.</w:t>
      </w:r>
    </w:p>
  </w:footnote>
  <w:footnote w:id="510">
    <w:p w14:paraId="16CDD53B" w14:textId="77777777" w:rsidR="00A97438" w:rsidRDefault="00A9743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1">
    <w:p w14:paraId="717A066E" w14:textId="77777777" w:rsidR="00A97438" w:rsidRDefault="00A97438">
      <w:pPr>
        <w:pStyle w:val="footnote"/>
        <w:rPr>
          <w:ins w:id="1431" w:author="Brett Slote" w:date="2011-07-21T18:45:00Z"/>
        </w:rPr>
        <w:pPrChange w:id="1432" w:author="Brett Slote" w:date="2011-07-21T20:01:00Z">
          <w:pPr>
            <w:pStyle w:val="FootnoteText"/>
          </w:pPr>
        </w:pPrChange>
      </w:pPr>
      <w:ins w:id="1433" w:author="Brett Slote" w:date="2011-07-21T18:45:00Z">
        <w:r>
          <w:rPr>
            <w:rStyle w:val="FootnoteReference"/>
          </w:rPr>
          <w:footnoteRef/>
        </w:r>
        <w:r>
          <w:t xml:space="preserve"> Daniel 12:3</w:t>
        </w:r>
      </w:ins>
    </w:p>
  </w:footnote>
  <w:footnote w:id="512">
    <w:p w14:paraId="7155AD88" w14:textId="77777777" w:rsidR="00A97438" w:rsidRDefault="00A97438">
      <w:pPr>
        <w:pStyle w:val="footnote"/>
        <w:rPr>
          <w:ins w:id="1434" w:author="Brett Slote" w:date="2011-07-21T18:46:00Z"/>
        </w:rPr>
        <w:pPrChange w:id="1435" w:author="Brett Slote" w:date="2011-07-21T20:01:00Z">
          <w:pPr>
            <w:pStyle w:val="FootnoteText"/>
          </w:pPr>
        </w:pPrChange>
      </w:pPr>
      <w:ins w:id="1436"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13">
    <w:p w14:paraId="7EEF391B" w14:textId="77777777" w:rsidR="00A97438" w:rsidRDefault="00A97438">
      <w:pPr>
        <w:pStyle w:val="FootnoteText"/>
      </w:pPr>
      <w:r>
        <w:rPr>
          <w:rStyle w:val="FootnoteReference"/>
        </w:rPr>
        <w:footnoteRef/>
      </w:r>
      <w:r>
        <w:t xml:space="preserve"> Published by Abouna Matta El-Maskeen of St. Macarius’ Monastery.</w:t>
      </w:r>
    </w:p>
  </w:footnote>
  <w:footnote w:id="514">
    <w:p w14:paraId="6BC2BFA9" w14:textId="77777777" w:rsidR="00A97438" w:rsidRDefault="00A974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5">
    <w:p w14:paraId="3A6EC701" w14:textId="77777777" w:rsidR="00A97438" w:rsidRDefault="00A97438" w:rsidP="00670C79">
      <w:pPr>
        <w:pStyle w:val="footnote"/>
      </w:pPr>
      <w:r>
        <w:rPr>
          <w:rStyle w:val="FootnoteReference"/>
        </w:rPr>
        <w:footnoteRef/>
      </w:r>
      <w:r>
        <w:t xml:space="preserve"> Modern day Ethiopia and Eritrea.</w:t>
      </w:r>
    </w:p>
  </w:footnote>
  <w:footnote w:id="516">
    <w:p w14:paraId="46D5577E" w14:textId="77777777" w:rsidR="00A97438" w:rsidRDefault="00A97438" w:rsidP="0047441D">
      <w:pPr>
        <w:pStyle w:val="footnote"/>
      </w:pPr>
      <w:r>
        <w:rPr>
          <w:rStyle w:val="FootnoteReference"/>
        </w:rPr>
        <w:footnoteRef/>
      </w:r>
      <w:r>
        <w:t xml:space="preserve"> St. F</w:t>
      </w:r>
      <w:r w:rsidRPr="006422C6">
        <w:t>rumentius</w:t>
      </w:r>
      <w:r>
        <w:t>, whom the Ethiopians called “Abune Selama.”</w:t>
      </w:r>
    </w:p>
  </w:footnote>
  <w:footnote w:id="517">
    <w:p w14:paraId="018A465B" w14:textId="77777777" w:rsidR="00A97438" w:rsidRDefault="00A97438">
      <w:pPr>
        <w:pStyle w:val="footnote"/>
        <w:rPr>
          <w:ins w:id="1520" w:author="Brett Slote" w:date="2011-07-21T19:11:00Z"/>
        </w:rPr>
        <w:pPrChange w:id="1521" w:author="Brett Slote" w:date="2011-07-21T20:05:00Z">
          <w:pPr>
            <w:pStyle w:val="FootnoteText"/>
          </w:pPr>
        </w:pPrChange>
      </w:pPr>
      <w:ins w:id="1522" w:author="Brett Slote" w:date="2011-07-21T19:11:00Z">
        <w:r>
          <w:rPr>
            <w:rStyle w:val="FootnoteReference"/>
          </w:rPr>
          <w:footnoteRef/>
        </w:r>
        <w:r>
          <w:t xml:space="preserve"> Psalm 41:1</w:t>
        </w:r>
      </w:ins>
    </w:p>
  </w:footnote>
  <w:footnote w:id="518">
    <w:p w14:paraId="30B9D2C6" w14:textId="77777777" w:rsidR="00A97438" w:rsidRDefault="00A9743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9">
    <w:p w14:paraId="63D7B4DE" w14:textId="77777777" w:rsidR="00A97438" w:rsidRDefault="00A97438"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20">
    <w:p w14:paraId="6542A42A" w14:textId="77777777" w:rsidR="00A97438" w:rsidRDefault="00A9743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1">
    <w:p w14:paraId="48A0DCFD" w14:textId="77777777" w:rsidR="00A97438" w:rsidRDefault="00A97438" w:rsidP="006D27E4">
      <w:pPr>
        <w:pStyle w:val="Footnote0"/>
      </w:pPr>
      <w:r>
        <w:rPr>
          <w:rStyle w:val="FootnoteReference"/>
        </w:rPr>
        <w:footnoteRef/>
      </w:r>
      <w:r>
        <w:t xml:space="preserve"> In modern day Libya</w:t>
      </w:r>
    </w:p>
  </w:footnote>
  <w:footnote w:id="522">
    <w:p w14:paraId="5E4AA7CE" w14:textId="77777777" w:rsidR="00A97438" w:rsidRDefault="00A97438">
      <w:pPr>
        <w:pStyle w:val="footnote"/>
        <w:rPr>
          <w:ins w:id="1547" w:author="Brett Slote" w:date="2011-07-21T18:49:00Z"/>
        </w:rPr>
        <w:pPrChange w:id="1548" w:author="Brett Slote" w:date="2011-07-21T20:02:00Z">
          <w:pPr>
            <w:pStyle w:val="FootnoteText"/>
          </w:pPr>
        </w:pPrChange>
      </w:pPr>
      <w:ins w:id="1549" w:author="Brett Slote" w:date="2011-07-21T18:49:00Z">
        <w:r>
          <w:rPr>
            <w:rStyle w:val="FootnoteReference"/>
          </w:rPr>
          <w:footnoteRef/>
        </w:r>
        <w:r>
          <w:t xml:space="preserve"> Note that </w:t>
        </w:r>
        <w:r w:rsidRPr="003A78C2">
          <w:rPr>
            <w:rFonts w:ascii="CS Avva Shenouda" w:hAnsi="CS Avva Shenouda"/>
            <w:rPrChange w:id="1550" w:author="Brett Slote" w:date="2011-07-21T20:02:00Z">
              <w:rPr>
                <w:rFonts w:ascii="Antonious Normal" w:hAnsi="Antonious Normal"/>
              </w:rPr>
            </w:rPrChange>
          </w:rPr>
          <w:t>twou</w:t>
        </w:r>
        <w:r>
          <w:t xml:space="preserve"> is used as mountain and desert interchangeably in Coptic monastic literature</w:t>
        </w:r>
      </w:ins>
    </w:p>
  </w:footnote>
  <w:footnote w:id="523">
    <w:p w14:paraId="71147821" w14:textId="77777777" w:rsidR="00A97438" w:rsidRDefault="00A97438">
      <w:pPr>
        <w:pStyle w:val="footnote"/>
        <w:rPr>
          <w:ins w:id="1551" w:author="Brett Slote" w:date="2011-07-21T18:50:00Z"/>
        </w:rPr>
        <w:pPrChange w:id="1552" w:author="Brett Slote" w:date="2011-07-21T20:02:00Z">
          <w:pPr>
            <w:pStyle w:val="FootnoteText"/>
          </w:pPr>
        </w:pPrChange>
      </w:pPr>
      <w:ins w:id="1553" w:author="Brett Slote" w:date="2011-07-21T18:50:00Z">
        <w:r>
          <w:rPr>
            <w:rStyle w:val="FootnoteReference"/>
          </w:rPr>
          <w:footnoteRef/>
        </w:r>
        <w:r>
          <w:t xml:space="preserve"> US book has “travails of torment” – but it’s not possessive.</w:t>
        </w:r>
      </w:ins>
    </w:p>
  </w:footnote>
  <w:footnote w:id="524">
    <w:p w14:paraId="39517237" w14:textId="77777777" w:rsidR="00A97438" w:rsidRDefault="00A97438">
      <w:pPr>
        <w:pStyle w:val="footnote"/>
        <w:rPr>
          <w:ins w:id="1554" w:author="Brett Slote" w:date="2011-07-21T18:49:00Z"/>
        </w:rPr>
        <w:pPrChange w:id="1555" w:author="Brett Slote" w:date="2011-07-21T20:02:00Z">
          <w:pPr>
            <w:pStyle w:val="FootnoteText"/>
          </w:pPr>
        </w:pPrChange>
      </w:pPr>
      <w:ins w:id="1556" w:author="Brett Slote" w:date="2011-07-21T18:49:00Z">
        <w:r>
          <w:rPr>
            <w:rStyle w:val="FootnoteReference"/>
          </w:rPr>
          <w:footnoteRef/>
        </w:r>
        <w:r>
          <w:t xml:space="preserve"> 1 Peter 1:4</w:t>
        </w:r>
      </w:ins>
    </w:p>
  </w:footnote>
  <w:footnote w:id="525">
    <w:p w14:paraId="049774F0" w14:textId="77777777" w:rsidR="00A97438" w:rsidRDefault="00A97438" w:rsidP="00E77C68">
      <w:pPr>
        <w:pStyle w:val="footnote"/>
      </w:pPr>
      <w:r>
        <w:rPr>
          <w:rStyle w:val="FootnoteReference"/>
        </w:rPr>
        <w:footnoteRef/>
      </w:r>
      <w:r>
        <w:t xml:space="preserve"> The Coptic has “Three names, one God,” which is the heresy of modalism, and certainly was not said at Ephesus.</w:t>
      </w:r>
    </w:p>
  </w:footnote>
  <w:footnote w:id="526">
    <w:p w14:paraId="416DBD35" w14:textId="77777777" w:rsidR="00A97438" w:rsidRDefault="00A97438" w:rsidP="00E77C68">
      <w:pPr>
        <w:pStyle w:val="footnote"/>
      </w:pPr>
      <w:r>
        <w:rPr>
          <w:rStyle w:val="FootnoteReference"/>
        </w:rPr>
        <w:footnoteRef/>
      </w:r>
      <w:r>
        <w:t xml:space="preserve"> This line is heretical.</w:t>
      </w:r>
    </w:p>
  </w:footnote>
  <w:footnote w:id="527">
    <w:p w14:paraId="2A005F90" w14:textId="77777777" w:rsidR="00A97438" w:rsidRDefault="00A97438">
      <w:pPr>
        <w:pStyle w:val="footnote"/>
        <w:rPr>
          <w:ins w:id="1591" w:author="Brett Slote" w:date="2011-07-21T18:55:00Z"/>
        </w:rPr>
        <w:pPrChange w:id="1592" w:author="Brett Slote" w:date="2011-07-21T20:02:00Z">
          <w:pPr>
            <w:pStyle w:val="FootnoteText"/>
          </w:pPr>
        </w:pPrChange>
      </w:pPr>
      <w:ins w:id="1593" w:author="Brett Slote" w:date="2011-07-21T18:55:00Z">
        <w:r>
          <w:rPr>
            <w:rStyle w:val="FootnoteReference"/>
          </w:rPr>
          <w:footnoteRef/>
        </w:r>
        <w:r>
          <w:t xml:space="preserve"> Hallow or consecrate – this was, according to a tradition, when he formerly became an archimandrite</w:t>
        </w:r>
      </w:ins>
    </w:p>
  </w:footnote>
  <w:footnote w:id="528">
    <w:p w14:paraId="6B5EF1D3" w14:textId="77777777" w:rsidR="00A97438" w:rsidRDefault="00A97438">
      <w:pPr>
        <w:pStyle w:val="footnote"/>
        <w:rPr>
          <w:ins w:id="1599" w:author="Brett Slote" w:date="2011-07-21T18:52:00Z"/>
        </w:rPr>
        <w:pPrChange w:id="1600" w:author="Brett Slote" w:date="2011-07-21T20:02:00Z">
          <w:pPr/>
        </w:pPrChange>
      </w:pPr>
      <w:ins w:id="1601" w:author="Brett Slote" w:date="2011-07-21T18:52:00Z">
        <w:r w:rsidRPr="00FB36D8">
          <w:rPr>
            <w:rStyle w:val="FootnoteReference"/>
            <w:vertAlign w:val="baseline"/>
          </w:rPr>
          <w:footnoteRef/>
        </w:r>
        <w:r w:rsidRPr="00FB36D8">
          <w:t xml:space="preserve"> This line is literally “because the hope of the good”</w:t>
        </w:r>
      </w:ins>
    </w:p>
  </w:footnote>
  <w:footnote w:id="529">
    <w:p w14:paraId="347015AD" w14:textId="77777777" w:rsidR="00A97438" w:rsidRPr="00A20ACC" w:rsidRDefault="00A97438">
      <w:pPr>
        <w:pStyle w:val="footnote"/>
        <w:rPr>
          <w:ins w:id="1602" w:author="Brett Slote" w:date="2011-07-21T18:52:00Z"/>
          <w:rFonts w:ascii="CS Avva Shenouda" w:hAnsi="CS Avva Shenouda"/>
          <w:color w:val="FF0000"/>
          <w:rPrChange w:id="1603" w:author="Brett Slote" w:date="2011-07-21T20:02:00Z">
            <w:rPr>
              <w:ins w:id="1604" w:author="Brett Slote" w:date="2011-07-21T18:52:00Z"/>
              <w:color w:val="FF0000"/>
            </w:rPr>
          </w:rPrChange>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w:t>
        </w:r>
        <w:r w:rsidRPr="003A78C2">
          <w:rPr>
            <w:rPrChange w:id="1607" w:author="Brett Slote" w:date="2011-07-21T20:02:00Z">
              <w:rPr>
                <w:rFonts w:ascii="Antonious Normal" w:hAnsi="Antonious Normal"/>
                <w:color w:val="FF0000"/>
              </w:rPr>
            </w:rPrChange>
          </w:rPr>
          <w:t>qen hanhwd/ nem han'almoc</w:t>
        </w:r>
      </w:ins>
    </w:p>
  </w:footnote>
  <w:footnote w:id="530">
    <w:p w14:paraId="4AFC6896" w14:textId="77777777" w:rsidR="00A97438" w:rsidRDefault="00A97438">
      <w:pPr>
        <w:pStyle w:val="FootnoteText"/>
      </w:pPr>
      <w:r>
        <w:rPr>
          <w:rStyle w:val="FootnoteReference"/>
        </w:rPr>
        <w:footnoteRef/>
      </w:r>
      <w:r>
        <w:t xml:space="preserve"> Matthew 1:20</w:t>
      </w:r>
    </w:p>
  </w:footnote>
  <w:footnote w:id="531">
    <w:p w14:paraId="0E9CA519" w14:textId="77777777" w:rsidR="00A97438" w:rsidRDefault="00A97438" w:rsidP="00662A48">
      <w:pPr>
        <w:pStyle w:val="footnote"/>
      </w:pPr>
      <w:r>
        <w:rPr>
          <w:rStyle w:val="FootnoteReference"/>
          <w:rFonts w:eastAsiaTheme="majorEastAsia"/>
        </w:rPr>
        <w:footnoteRef/>
      </w:r>
      <w:r>
        <w:t xml:space="preserve"> All-holy</w:t>
      </w:r>
    </w:p>
  </w:footnote>
  <w:footnote w:id="532">
    <w:p w14:paraId="50451B0F" w14:textId="77777777" w:rsidR="00A97438" w:rsidRDefault="00A97438">
      <w:pPr>
        <w:pStyle w:val="footnote"/>
        <w:rPr>
          <w:ins w:id="1676" w:author="Brett Slote" w:date="2011-07-21T19:04:00Z"/>
        </w:rPr>
        <w:pPrChange w:id="1677" w:author="Brett Slote" w:date="2011-07-21T20:04:00Z">
          <w:pPr>
            <w:pStyle w:val="FootnoteText"/>
          </w:pPr>
        </w:pPrChange>
      </w:pPr>
      <w:ins w:id="1678" w:author="Brett Slote" w:date="2011-07-21T19:04:00Z">
        <w:r>
          <w:rPr>
            <w:rStyle w:val="FootnoteReference"/>
          </w:rPr>
          <w:footnoteRef/>
        </w:r>
        <w:r>
          <w:t xml:space="preserve"> literal is disregarded</w:t>
        </w:r>
      </w:ins>
    </w:p>
  </w:footnote>
  <w:footnote w:id="533">
    <w:p w14:paraId="062BDCC1" w14:textId="77777777" w:rsidR="00A97438" w:rsidRDefault="00A97438">
      <w:pPr>
        <w:pStyle w:val="FootnoteText"/>
      </w:pPr>
      <w:r>
        <w:rPr>
          <w:rStyle w:val="FootnoteReference"/>
        </w:rPr>
        <w:footnoteRef/>
      </w:r>
      <w:r>
        <w:t xml:space="preserve"> Ps 8:2</w:t>
      </w:r>
    </w:p>
  </w:footnote>
  <w:footnote w:id="534">
    <w:p w14:paraId="5BC08478" w14:textId="77777777" w:rsidR="00A97438" w:rsidRPr="000C76BB" w:rsidRDefault="00A9743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5">
    <w:p w14:paraId="03A6DDD1" w14:textId="77777777" w:rsidR="00A97438" w:rsidRDefault="00A97438">
      <w:pPr>
        <w:pStyle w:val="FootnoteText"/>
      </w:pPr>
      <w:r>
        <w:rPr>
          <w:rStyle w:val="FootnoteReference"/>
        </w:rPr>
        <w:footnoteRef/>
      </w:r>
      <w:r>
        <w:t xml:space="preserve"> Matthew 28:6</w:t>
      </w:r>
    </w:p>
  </w:footnote>
  <w:footnote w:id="536">
    <w:p w14:paraId="339855D2" w14:textId="77777777" w:rsidR="00A97438" w:rsidRDefault="00A97438">
      <w:pPr>
        <w:pStyle w:val="FootnoteText"/>
      </w:pPr>
      <w:r>
        <w:rPr>
          <w:rStyle w:val="FootnoteReference"/>
        </w:rPr>
        <w:footnoteRef/>
      </w:r>
      <w:r>
        <w:t xml:space="preserve"> Matthew 28:7,6</w:t>
      </w:r>
    </w:p>
  </w:footnote>
  <w:footnote w:id="537">
    <w:p w14:paraId="76212A49" w14:textId="77777777" w:rsidR="00A97438" w:rsidRDefault="00A97438">
      <w:pPr>
        <w:pStyle w:val="FootnoteText"/>
      </w:pPr>
      <w:r>
        <w:rPr>
          <w:rStyle w:val="FootnoteReference"/>
        </w:rPr>
        <w:footnoteRef/>
      </w:r>
      <w:r>
        <w:t xml:space="preserve"> Matthew 28:7</w:t>
      </w:r>
    </w:p>
  </w:footnote>
  <w:footnote w:id="538">
    <w:p w14:paraId="716019EB" w14:textId="77777777" w:rsidR="00A97438" w:rsidRDefault="00A97438">
      <w:pPr>
        <w:pStyle w:val="FootnoteText"/>
      </w:pPr>
      <w:r>
        <w:rPr>
          <w:rStyle w:val="FootnoteReference"/>
        </w:rPr>
        <w:footnoteRef/>
      </w:r>
      <w:r>
        <w:t xml:space="preserve"> John 20:27</w:t>
      </w:r>
    </w:p>
  </w:footnote>
  <w:footnote w:id="539">
    <w:p w14:paraId="0ECF3FB0" w14:textId="77777777" w:rsidR="00A97438" w:rsidRDefault="00A97438">
      <w:pPr>
        <w:pStyle w:val="FootnoteText"/>
      </w:pPr>
      <w:r>
        <w:rPr>
          <w:rStyle w:val="FootnoteReference"/>
        </w:rPr>
        <w:footnoteRef/>
      </w:r>
      <w:r>
        <w:t xml:space="preserve"> John 20:28</w:t>
      </w:r>
    </w:p>
  </w:footnote>
  <w:footnote w:id="540">
    <w:p w14:paraId="3FCB0B65" w14:textId="77777777" w:rsidR="00A97438" w:rsidRDefault="00A97438">
      <w:pPr>
        <w:pStyle w:val="FootnoteText"/>
      </w:pPr>
      <w:r>
        <w:rPr>
          <w:rStyle w:val="FootnoteReference"/>
        </w:rPr>
        <w:footnoteRef/>
      </w:r>
      <w:r>
        <w:t xml:space="preserve"> John 20:29</w:t>
      </w:r>
    </w:p>
  </w:footnote>
  <w:footnote w:id="541">
    <w:p w14:paraId="6B80EDF7" w14:textId="77777777" w:rsidR="00A97438" w:rsidRDefault="00A97438">
      <w:pPr>
        <w:pStyle w:val="FootnoteText"/>
      </w:pPr>
      <w:r>
        <w:rPr>
          <w:rStyle w:val="FootnoteReference"/>
        </w:rPr>
        <w:footnoteRef/>
      </w:r>
      <w:r>
        <w:t xml:space="preserve"> John 20:29</w:t>
      </w:r>
    </w:p>
  </w:footnote>
  <w:footnote w:id="542">
    <w:p w14:paraId="31D8885C" w14:textId="3AFC7B18" w:rsidR="00A97438" w:rsidRDefault="00A9743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A97438" w:rsidRPr="00E00D27" w:rsidRDefault="00A9743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A97438" w:rsidRPr="00E00D27" w:rsidRDefault="00A97438" w:rsidP="00686912">
    <w:pPr>
      <w:pStyle w:val="Header"/>
      <w:jc w:val="center"/>
      <w:rPr>
        <w:sz w:val="20"/>
        <w:szCs w:val="20"/>
      </w:rPr>
    </w:pPr>
  </w:p>
  <w:p w14:paraId="022704DA" w14:textId="77777777" w:rsidR="00A97438" w:rsidRPr="00686912" w:rsidRDefault="00A97438"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A97438" w:rsidRPr="00E00D27" w:rsidRDefault="00A97438"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A97438" w:rsidRPr="00E00D27" w:rsidRDefault="00A9743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C6405">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A97438" w:rsidRPr="00E00D27" w:rsidRDefault="00A9743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5C6405">
      <w:rPr>
        <w:sz w:val="20"/>
        <w:szCs w:val="20"/>
      </w:rPr>
      <w:fldChar w:fldCharType="separate"/>
    </w:r>
    <w:r w:rsidR="005C6405">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A97438" w:rsidRPr="00E00D27" w:rsidRDefault="00A97438" w:rsidP="00686912">
    <w:pPr>
      <w:pStyle w:val="Header"/>
      <w:jc w:val="center"/>
      <w:rPr>
        <w:sz w:val="20"/>
        <w:szCs w:val="20"/>
      </w:rPr>
    </w:pPr>
  </w:p>
  <w:p w14:paraId="48CF3F9A" w14:textId="245E316D" w:rsidR="00A97438" w:rsidRPr="00686912" w:rsidRDefault="00A97438"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A97438" w:rsidRPr="00E00D27" w:rsidRDefault="00A9743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C6405">
      <w:rPr>
        <w:noProof/>
        <w:sz w:val="20"/>
        <w:szCs w:val="20"/>
      </w:rPr>
      <w:t>Kathisma 2</w:t>
    </w:r>
    <w:r w:rsidRPr="00E00D27">
      <w:rPr>
        <w:sz w:val="20"/>
        <w:szCs w:val="20"/>
      </w:rPr>
      <w:fldChar w:fldCharType="end"/>
    </w:r>
  </w:p>
  <w:p w14:paraId="1DAD4C8D" w14:textId="77777777" w:rsidR="00A97438" w:rsidRPr="00686912" w:rsidRDefault="00A97438"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A97438" w:rsidRPr="00686912" w:rsidRDefault="00A97438"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A97438" w:rsidRPr="00E00D27" w:rsidRDefault="00A9743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C6405">
      <w:rPr>
        <w:noProof/>
        <w:sz w:val="20"/>
        <w:szCs w:val="20"/>
      </w:rPr>
      <w:t>PSALI BATOS AFTER THE THIRD CANTICLE</w:t>
    </w:r>
    <w:r w:rsidRPr="00E00D27">
      <w:rPr>
        <w:sz w:val="20"/>
        <w:szCs w:val="20"/>
      </w:rPr>
      <w:fldChar w:fldCharType="end"/>
    </w:r>
  </w:p>
  <w:p w14:paraId="7E9EFC1B" w14:textId="77777777" w:rsidR="00A97438" w:rsidRPr="00686912" w:rsidRDefault="00A97438"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A97438" w:rsidRPr="00E00D27" w:rsidRDefault="00A97438"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E7308"/>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6405"/>
    <w:rsid w:val="005C7C41"/>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77816"/>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2DD0"/>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BAB75-C220-F443-839E-5BB551FBF4B6}">
  <ds:schemaRefs>
    <ds:schemaRef ds:uri="http://schemas.openxmlformats.org/officeDocument/2006/bibliography"/>
  </ds:schemaRefs>
</ds:datastoreItem>
</file>

<file path=customXml/itemProps2.xml><?xml version="1.0" encoding="utf-8"?>
<ds:datastoreItem xmlns:ds="http://schemas.openxmlformats.org/officeDocument/2006/customXml" ds:itemID="{DCC98639-B4F6-4740-8A5D-5A6B73E0562B}">
  <ds:schemaRefs>
    <ds:schemaRef ds:uri="http://schemas.openxmlformats.org/officeDocument/2006/bibliography"/>
  </ds:schemaRefs>
</ds:datastoreItem>
</file>

<file path=customXml/itemProps3.xml><?xml version="1.0" encoding="utf-8"?>
<ds:datastoreItem xmlns:ds="http://schemas.openxmlformats.org/officeDocument/2006/customXml" ds:itemID="{C741D77D-6E01-954E-84B1-2CBFFE9FB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19150</TotalTime>
  <Pages>955</Pages>
  <Words>183980</Words>
  <Characters>1048689</Characters>
  <Application>Microsoft Macintosh Word</Application>
  <DocSecurity>0</DocSecurity>
  <Lines>8739</Lines>
  <Paragraphs>2460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278</cp:revision>
  <cp:lastPrinted>2015-11-01T00:13:00Z</cp:lastPrinted>
  <dcterms:created xsi:type="dcterms:W3CDTF">2014-10-30T02:06:00Z</dcterms:created>
  <dcterms:modified xsi:type="dcterms:W3CDTF">2015-12-10T01:55:00Z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