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622551AF" w14:textId="77777777" w:rsidR="00B50C35" w:rsidRDefault="00B50C35"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 xml:space="preserve">How can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proofErr w:type="gramStart"/>
      <w:r w:rsidRPr="00AB1781">
        <w:t xml:space="preserve">9 </w:t>
      </w:r>
      <w:r w:rsidR="00332CD2">
        <w:t xml:space="preserve"> (</w:t>
      </w:r>
      <w:proofErr w:type="gramEnd"/>
      <w:r w:rsidR="00332CD2">
        <w:t>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Pr="004E0D33" w:rsidRDefault="008612F3" w:rsidP="004E0D33">
      <w:pPr>
        <w:pStyle w:val="EnglishHangEndNoCoptic"/>
      </w:pPr>
      <w:r>
        <w:tab/>
        <w:t>Amen! Amen!</w:t>
      </w:r>
      <w:r>
        <w:rPr>
          <w:rStyle w:val="FootnoteReference"/>
        </w:rPr>
        <w:footnoteReference w:id="205"/>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lastRenderedPageBreak/>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lastRenderedPageBreak/>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8"/>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lastRenderedPageBreak/>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9"/>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lastRenderedPageBreak/>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10"/>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11"/>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2"/>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3"/>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5"/>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lastRenderedPageBreak/>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6"/>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7"/>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8"/>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lastRenderedPageBreak/>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9"/>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20"/>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xml:space="preserve">: All </w:t>
      </w:r>
      <w:proofErr w:type="gramStart"/>
      <w:r>
        <w:t>you</w:t>
      </w:r>
      <w:proofErr w:type="gramEnd"/>
      <w:r>
        <w:t xml:space="preserve">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21"/>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2"/>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lastRenderedPageBreak/>
        <w:t>5 He has chosen for us an inheritance for Him,</w:t>
      </w:r>
      <w:r w:rsidRPr="00AB1781">
        <w:rPr>
          <w:rStyle w:val="FootnoteReference"/>
        </w:rPr>
        <w:footnoteReference w:id="223"/>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4"/>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lastRenderedPageBreak/>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6"/>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2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8"/>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9"/>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lastRenderedPageBreak/>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30"/>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lastRenderedPageBreak/>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31"/>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lastRenderedPageBreak/>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2"/>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3"/>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lastRenderedPageBreak/>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lastRenderedPageBreak/>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4"/>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6"/>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lastRenderedPageBreak/>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8"/>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lastRenderedPageBreak/>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9"/>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40"/>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41"/>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lastRenderedPageBreak/>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2"/>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3"/>
      </w:r>
    </w:p>
    <w:p w14:paraId="2CC59F96" w14:textId="77777777" w:rsidR="009E7111" w:rsidRPr="00AB1781" w:rsidRDefault="009E7111" w:rsidP="009E7111">
      <w:pPr>
        <w:pStyle w:val="EnglishHangNoCoptic"/>
      </w:pPr>
      <w:r w:rsidRPr="00AB1781">
        <w:lastRenderedPageBreak/>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lastRenderedPageBreak/>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5"/>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lastRenderedPageBreak/>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6"/>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7"/>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8"/>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9"/>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lastRenderedPageBreak/>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5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51"/>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2"/>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lastRenderedPageBreak/>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3"/>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4"/>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5"/>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lastRenderedPageBreak/>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6"/>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7"/>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8"/>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9"/>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60"/>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61"/>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lastRenderedPageBreak/>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2"/>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3"/>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lastRenderedPageBreak/>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5"/>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6"/>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7"/>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8"/>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lastRenderedPageBreak/>
        <w:tab/>
        <w:t>to those who preach the Gospel with great power.</w:t>
      </w:r>
      <w:r w:rsidRPr="00AB1781">
        <w:rPr>
          <w:rStyle w:val="FootnoteReference"/>
        </w:rPr>
        <w:footnoteReference w:id="269"/>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70"/>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71"/>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lastRenderedPageBreak/>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2"/>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lastRenderedPageBreak/>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5"/>
      </w:r>
    </w:p>
    <w:p w14:paraId="75B079FC" w14:textId="77777777"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6"/>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lastRenderedPageBreak/>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7"/>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78"/>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9"/>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80"/>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lastRenderedPageBreak/>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81"/>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2"/>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lastRenderedPageBreak/>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3"/>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lastRenderedPageBreak/>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4"/>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85"/>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lastRenderedPageBreak/>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6"/>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7"/>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lastRenderedPageBreak/>
        <w:t xml:space="preserve">2 to judge </w:t>
      </w:r>
      <w:r w:rsidR="00E570CB">
        <w:t>Your</w:t>
      </w:r>
      <w:r w:rsidRPr="00AB1781">
        <w:t xml:space="preserve"> people with justice</w:t>
      </w:r>
      <w:r w:rsidRPr="00AB1781">
        <w:rPr>
          <w:rStyle w:val="FootnoteReference"/>
        </w:rPr>
        <w:footnoteReference w:id="288"/>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9"/>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9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91"/>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2"/>
      </w:r>
      <w:r w:rsidRPr="00AB1781">
        <w:t xml:space="preserve"> and to Him will be given the gold of Arabia,</w:t>
      </w:r>
    </w:p>
    <w:p w14:paraId="289228A1" w14:textId="77777777" w:rsidR="00CA0029" w:rsidRPr="00AB1781" w:rsidRDefault="00CA0029" w:rsidP="00CA0029">
      <w:pPr>
        <w:pStyle w:val="EnglishHangNoCoptic"/>
      </w:pPr>
      <w:r w:rsidRPr="00AB1781">
        <w:lastRenderedPageBreak/>
        <w:tab/>
        <w:t>and in His name men will pray continually;</w:t>
      </w:r>
      <w:r w:rsidRPr="00AB1781">
        <w:rPr>
          <w:rStyle w:val="FootnoteReference"/>
        </w:rPr>
        <w:footnoteReference w:id="293"/>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4"/>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5"/>
      </w:r>
      <w:r w:rsidRPr="00AB1781">
        <w:t xml:space="preserve"> in their death,</w:t>
      </w:r>
    </w:p>
    <w:p w14:paraId="3E8341D2" w14:textId="77777777" w:rsidR="00CA0029" w:rsidRPr="00AB1781" w:rsidRDefault="00CA0029" w:rsidP="00CA0029">
      <w:pPr>
        <w:pStyle w:val="EnglishHangEndNoCoptic"/>
      </w:pPr>
      <w:r w:rsidRPr="00AB1781">
        <w:lastRenderedPageBreak/>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lastRenderedPageBreak/>
        <w:t>19 How suddenly they come to ruin!</w:t>
      </w:r>
      <w:r w:rsidRPr="00AB1781">
        <w:rPr>
          <w:rStyle w:val="FootnoteReference"/>
        </w:rPr>
        <w:footnoteReference w:id="296"/>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7"/>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8"/>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9"/>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00"/>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01"/>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lastRenderedPageBreak/>
        <w:t xml:space="preserve">2 Remember </w:t>
      </w:r>
      <w:r w:rsidR="00E570CB">
        <w:t>Your</w:t>
      </w:r>
      <w:r w:rsidRPr="00AB1781">
        <w:t xml:space="preserve"> community</w:t>
      </w:r>
      <w:r w:rsidRPr="00AB1781">
        <w:rPr>
          <w:rStyle w:val="FootnoteReference"/>
        </w:rPr>
        <w:footnoteReference w:id="302"/>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3"/>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lastRenderedPageBreak/>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4"/>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5"/>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lastRenderedPageBreak/>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6"/>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7"/>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8"/>
      </w:r>
    </w:p>
    <w:p w14:paraId="6E973AC5" w14:textId="77777777" w:rsidR="00CA0029" w:rsidRPr="00AB1781" w:rsidRDefault="00CA0029" w:rsidP="00CA0029">
      <w:pPr>
        <w:pStyle w:val="EnglishHangNoCoptic"/>
      </w:pPr>
      <w:r w:rsidRPr="00AB1781">
        <w:lastRenderedPageBreak/>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9"/>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10"/>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lastRenderedPageBreak/>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lastRenderedPageBreak/>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11"/>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lastRenderedPageBreak/>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3"/>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lastRenderedPageBreak/>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4"/>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lastRenderedPageBreak/>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lastRenderedPageBreak/>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lastRenderedPageBreak/>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5"/>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lastRenderedPageBreak/>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6"/>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lastRenderedPageBreak/>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8"/>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9"/>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lastRenderedPageBreak/>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20"/>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21"/>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lastRenderedPageBreak/>
        <w:tab/>
        <w:t>I answered you in a mysterious storm;</w:t>
      </w:r>
      <w:r w:rsidRPr="00AB1781">
        <w:rPr>
          <w:rStyle w:val="FootnoteReference"/>
        </w:rPr>
        <w:footnoteReference w:id="322"/>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3"/>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4"/>
      </w:r>
    </w:p>
    <w:p w14:paraId="04101E67" w14:textId="77777777" w:rsidR="004A51E7" w:rsidRPr="00AB1781" w:rsidRDefault="004A51E7" w:rsidP="00A93CE8">
      <w:pPr>
        <w:pStyle w:val="EnglishHangEndNoCoptic"/>
      </w:pPr>
      <w:r w:rsidRPr="00AB1781">
        <w:lastRenderedPageBreak/>
        <w:tab/>
        <w:t>and in our midst He judges rulers.</w:t>
      </w:r>
      <w:r w:rsidRPr="00AB1781">
        <w:rPr>
          <w:rStyle w:val="FootnoteReference"/>
        </w:rPr>
        <w:footnoteReference w:id="325"/>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6"/>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7"/>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8"/>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lastRenderedPageBreak/>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30"/>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31"/>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lastRenderedPageBreak/>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2"/>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lastRenderedPageBreak/>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3"/>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4"/>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lastRenderedPageBreak/>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5"/>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36"/>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7"/>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8"/>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lastRenderedPageBreak/>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9"/>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40"/>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41"/>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2"/>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3"/>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lastRenderedPageBreak/>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4"/>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5"/>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6"/>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7"/>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8"/>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9"/>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lastRenderedPageBreak/>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50"/>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51"/>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lastRenderedPageBreak/>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xml:space="preserve">: He who dwells in the help of the </w:t>
      </w:r>
      <w:proofErr w:type="gramStart"/>
      <w:r>
        <w:t>Most High</w:t>
      </w:r>
      <w:proofErr w:type="gramEnd"/>
      <w:r>
        <w:t xml:space="preserve">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2"/>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3"/>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4"/>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5"/>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7"/>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8"/>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9"/>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lastRenderedPageBreak/>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60"/>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61"/>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2"/>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3"/>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4"/>
      </w:r>
    </w:p>
    <w:p w14:paraId="418A540C" w14:textId="77777777" w:rsidR="008016CF" w:rsidRPr="00AB1781" w:rsidRDefault="008016CF" w:rsidP="00A0015F">
      <w:pPr>
        <w:pStyle w:val="EnglishHangNoCoptic"/>
      </w:pPr>
      <w:r w:rsidRPr="00AB1781">
        <w:lastRenderedPageBreak/>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5"/>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6"/>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lastRenderedPageBreak/>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lastRenderedPageBreak/>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7"/>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lastRenderedPageBreak/>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8"/>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9"/>
      </w:r>
    </w:p>
    <w:p w14:paraId="3D4EE747" w14:textId="77777777" w:rsidR="00EC728E" w:rsidRPr="00AB1781" w:rsidRDefault="00EC728E" w:rsidP="00EC728E">
      <w:pPr>
        <w:pStyle w:val="EnglishHangEndNoCoptic"/>
      </w:pPr>
      <w:r w:rsidRPr="00AB1781">
        <w:lastRenderedPageBreak/>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70"/>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71"/>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3"/>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lastRenderedPageBreak/>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4"/>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5"/>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6"/>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7"/>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lastRenderedPageBreak/>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lastRenderedPageBreak/>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9"/>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lastRenderedPageBreak/>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80"/>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81"/>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2"/>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3"/>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4"/>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5"/>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lastRenderedPageBreak/>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6"/>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7"/>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8"/>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lastRenderedPageBreak/>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lastRenderedPageBreak/>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lastRenderedPageBreak/>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9"/>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lastRenderedPageBreak/>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lastRenderedPageBreak/>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90"/>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91"/>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lastRenderedPageBreak/>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2"/>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3"/>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lastRenderedPageBreak/>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5"/>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6"/>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97"/>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8"/>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9"/>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00"/>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401"/>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lastRenderedPageBreak/>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02"/>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3"/>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4"/>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5"/>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lastRenderedPageBreak/>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6"/>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7"/>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lastRenderedPageBreak/>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8"/>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9"/>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lastRenderedPageBreak/>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10"/>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1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lastRenderedPageBreak/>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2"/>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3"/>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14"/>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5"/>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lastRenderedPageBreak/>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6"/>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xml:space="preserve">: All </w:t>
      </w:r>
      <w:proofErr w:type="gramStart"/>
      <w:r>
        <w:t>you</w:t>
      </w:r>
      <w:proofErr w:type="gramEnd"/>
      <w:r>
        <w:t xml:space="preserve">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7"/>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8"/>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9"/>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lastRenderedPageBreak/>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20"/>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2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2"/>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lastRenderedPageBreak/>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3"/>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4"/>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5"/>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6"/>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427"/>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8"/>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9"/>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30"/>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3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2"/>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3"/>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4"/>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435"/>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6"/>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7"/>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8"/>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9"/>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40"/>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41"/>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2"/>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3"/>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4"/>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5"/>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6"/>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7"/>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8"/>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9"/>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50"/>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5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2"/>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3"/>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45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5"/>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lastRenderedPageBreak/>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6"/>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7"/>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8"/>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9"/>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60"/>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61"/>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2"/>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3"/>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5"/>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6"/>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7"/>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8"/>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9"/>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70"/>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71"/>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2"/>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3"/>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4"/>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5"/>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6"/>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7"/>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xml:space="preserve">: Behold now bless the Lord, all you </w:t>
      </w:r>
      <w:proofErr w:type="gramStart"/>
      <w:r>
        <w:t>slaves</w:t>
      </w:r>
      <w:proofErr w:type="gramEnd"/>
      <w:r>
        <w:t xml:space="preserve">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8"/>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9"/>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8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8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2"/>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3"/>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4"/>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5"/>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6"/>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7"/>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8"/>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9"/>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90"/>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91"/>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2"/>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3"/>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4"/>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5"/>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6"/>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7"/>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8"/>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9"/>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00"/>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01"/>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2"/>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3"/>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4"/>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4" w:name="_Ref434492161"/>
      <w:r>
        <w:t>The Doxology of St. Athanasius the Apostolic</w:t>
      </w:r>
      <w:bookmarkEnd w:id="1064"/>
      <w:r w:rsidR="00B52F78">
        <w:rPr>
          <w:rStyle w:val="FootnoteReference"/>
        </w:rPr>
        <w:footnoteReference w:id="507"/>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1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1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512"/>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 xml:space="preserve">September 21 (22) / Tho-out 24: Martyrdom of St. Quandratus, One of the </w:t>
      </w:r>
      <w:proofErr w:type="gramStart"/>
      <w:r>
        <w:t>Seventy Two</w:t>
      </w:r>
      <w:bookmarkEnd w:id="1117"/>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6"/>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7"/>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8"/>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 xml:space="preserve">October 28 (29) / Athor 1: St. Cleopas and His Companion, Two of the </w:t>
      </w:r>
      <w:proofErr w:type="gramStart"/>
      <w:r>
        <w:t>Seventy Two</w:t>
      </w:r>
      <w:proofErr w:type="gramEnd"/>
      <w:r>
        <w:t xml:space="preserve">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9"/>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2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2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88C3C7F" w14:textId="74B4969B" w:rsidR="00837F89" w:rsidRDefault="00837F89" w:rsidP="00837F89">
      <w:pPr>
        <w:pStyle w:val="Heading3"/>
      </w:pPr>
      <w:bookmarkStart w:id="1192" w:name="_Toc437373122"/>
      <w:r>
        <w:t>November 12 (13) / Athor 16: St. Martin of Tours</w:t>
      </w:r>
    </w:p>
    <w:p w14:paraId="7E347B6C" w14:textId="627739F8" w:rsidR="00837F89" w:rsidRDefault="00837F89" w:rsidP="00837F89">
      <w:pPr>
        <w:pStyle w:val="Heading4"/>
      </w:pPr>
      <w:r>
        <w:t>The Doxology for St. Martin of Tours</w:t>
      </w:r>
      <w:r>
        <w:rPr>
          <w:rStyle w:val="FootnoteReference"/>
        </w:rPr>
        <w:footnoteReference w:id="52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37F89" w14:paraId="4CC06A7A" w14:textId="77777777" w:rsidTr="00837F89">
        <w:trPr>
          <w:cantSplit/>
          <w:jc w:val="center"/>
        </w:trPr>
        <w:tc>
          <w:tcPr>
            <w:tcW w:w="288" w:type="dxa"/>
          </w:tcPr>
          <w:p w14:paraId="3E6FD36C" w14:textId="77777777" w:rsidR="00837F89" w:rsidRDefault="00837F89" w:rsidP="00837F89">
            <w:pPr>
              <w:pStyle w:val="CopticCross"/>
            </w:pPr>
          </w:p>
        </w:tc>
        <w:tc>
          <w:tcPr>
            <w:tcW w:w="3960" w:type="dxa"/>
          </w:tcPr>
          <w:p w14:paraId="0D40C7E9" w14:textId="77777777" w:rsidR="00837F89" w:rsidRDefault="00837F89" w:rsidP="00837F89">
            <w:pPr>
              <w:pStyle w:val="EngHang"/>
            </w:pPr>
            <w:r>
              <w:t>As a child of ten years,</w:t>
            </w:r>
          </w:p>
          <w:p w14:paraId="0941E694" w14:textId="77777777" w:rsidR="00837F89" w:rsidRDefault="00837F89" w:rsidP="00837F89">
            <w:pPr>
              <w:pStyle w:val="EngHang"/>
            </w:pPr>
            <w:r>
              <w:t>You defied your infidel parents,</w:t>
            </w:r>
          </w:p>
          <w:p w14:paraId="40376055" w14:textId="77777777" w:rsidR="00837F89" w:rsidRDefault="00837F89" w:rsidP="00837F89">
            <w:pPr>
              <w:pStyle w:val="EngHang"/>
            </w:pPr>
            <w:r>
              <w:t>And entered the Holy Church,</w:t>
            </w:r>
          </w:p>
          <w:p w14:paraId="53CC4CE4" w14:textId="277768EF" w:rsidR="00837F89" w:rsidRDefault="00837F89" w:rsidP="00837F89">
            <w:pPr>
              <w:pStyle w:val="EngHangEnd"/>
            </w:pPr>
            <w:r>
              <w:t>Becoming a Catechumen.</w:t>
            </w:r>
          </w:p>
        </w:tc>
        <w:tc>
          <w:tcPr>
            <w:tcW w:w="288" w:type="dxa"/>
          </w:tcPr>
          <w:p w14:paraId="5FAEB772" w14:textId="77777777" w:rsidR="00837F89" w:rsidRDefault="00837F89" w:rsidP="00837F89"/>
        </w:tc>
      </w:tr>
      <w:tr w:rsidR="00837F89" w14:paraId="747E4AB5" w14:textId="77777777" w:rsidTr="00837F89">
        <w:trPr>
          <w:cantSplit/>
          <w:jc w:val="center"/>
        </w:trPr>
        <w:tc>
          <w:tcPr>
            <w:tcW w:w="288" w:type="dxa"/>
          </w:tcPr>
          <w:p w14:paraId="0CC1B0E7" w14:textId="77777777" w:rsidR="00837F89" w:rsidRDefault="00837F89" w:rsidP="00837F89">
            <w:pPr>
              <w:pStyle w:val="CopticCross"/>
            </w:pPr>
            <w:r w:rsidRPr="00FB5ACB">
              <w:t>¿</w:t>
            </w:r>
          </w:p>
        </w:tc>
        <w:tc>
          <w:tcPr>
            <w:tcW w:w="3960" w:type="dxa"/>
          </w:tcPr>
          <w:p w14:paraId="2B015A50" w14:textId="77777777" w:rsidR="00837F89" w:rsidRDefault="00837F89" w:rsidP="00837F89">
            <w:pPr>
              <w:pStyle w:val="EngHang"/>
            </w:pPr>
            <w:r>
              <w:t>The son of an officer,</w:t>
            </w:r>
          </w:p>
          <w:p w14:paraId="6DF27F75" w14:textId="77777777" w:rsidR="00837F89" w:rsidRDefault="00837F89" w:rsidP="00837F89">
            <w:pPr>
              <w:pStyle w:val="EngHang"/>
            </w:pPr>
            <w:r>
              <w:t>You were conscripted into the army,</w:t>
            </w:r>
          </w:p>
          <w:p w14:paraId="0B10A7E3" w14:textId="77777777" w:rsidR="00837F89" w:rsidRDefault="00837F89" w:rsidP="00837F89">
            <w:pPr>
              <w:pStyle w:val="EngHang"/>
            </w:pPr>
            <w:r>
              <w:t>But your conscience troubled you,</w:t>
            </w:r>
          </w:p>
          <w:p w14:paraId="4BE9B7C5" w14:textId="19057706" w:rsidR="00837F89" w:rsidRDefault="00837F89" w:rsidP="00837F89">
            <w:pPr>
              <w:pStyle w:val="EngHangEnd"/>
            </w:pPr>
            <w:r>
              <w:t>“I am a soldier of Christ, I cannot fight.”</w:t>
            </w:r>
          </w:p>
        </w:tc>
        <w:tc>
          <w:tcPr>
            <w:tcW w:w="288" w:type="dxa"/>
          </w:tcPr>
          <w:p w14:paraId="603BE2F2" w14:textId="77777777" w:rsidR="00837F89" w:rsidRDefault="00837F89" w:rsidP="00837F89"/>
        </w:tc>
      </w:tr>
      <w:tr w:rsidR="00837F89" w14:paraId="0A2CC174" w14:textId="77777777" w:rsidTr="00837F89">
        <w:trPr>
          <w:cantSplit/>
          <w:jc w:val="center"/>
        </w:trPr>
        <w:tc>
          <w:tcPr>
            <w:tcW w:w="288" w:type="dxa"/>
          </w:tcPr>
          <w:p w14:paraId="2C04F811" w14:textId="77777777" w:rsidR="00837F89" w:rsidRDefault="00837F89" w:rsidP="00837F89">
            <w:pPr>
              <w:pStyle w:val="CopticCross"/>
            </w:pPr>
          </w:p>
        </w:tc>
        <w:tc>
          <w:tcPr>
            <w:tcW w:w="3960" w:type="dxa"/>
          </w:tcPr>
          <w:p w14:paraId="01B3E691" w14:textId="77777777" w:rsidR="00837F89" w:rsidRDefault="00837F89" w:rsidP="00837F89">
            <w:pPr>
              <w:pStyle w:val="EngHang"/>
            </w:pPr>
            <w:r>
              <w:t>You took the sword of the military,</w:t>
            </w:r>
          </w:p>
          <w:p w14:paraId="6DA103CB" w14:textId="77777777" w:rsidR="00837F89" w:rsidRDefault="00837F89" w:rsidP="00837F89">
            <w:pPr>
              <w:pStyle w:val="EngHang"/>
            </w:pPr>
            <w:r>
              <w:t>And with it, divided your cloak,</w:t>
            </w:r>
          </w:p>
          <w:p w14:paraId="551B68A6" w14:textId="77777777" w:rsidR="00837F89" w:rsidRDefault="00837F89" w:rsidP="00837F89">
            <w:pPr>
              <w:pStyle w:val="EngHang"/>
            </w:pPr>
            <w:r>
              <w:t>And gave half a beggar</w:t>
            </w:r>
          </w:p>
          <w:p w14:paraId="5DB1BE49" w14:textId="178A9A6C" w:rsidR="00837F89" w:rsidRDefault="00837F89" w:rsidP="00837F89">
            <w:pPr>
              <w:pStyle w:val="EngHangEnd"/>
            </w:pPr>
            <w:r>
              <w:t>Who was clothed in rags.</w:t>
            </w:r>
          </w:p>
        </w:tc>
        <w:tc>
          <w:tcPr>
            <w:tcW w:w="288" w:type="dxa"/>
          </w:tcPr>
          <w:p w14:paraId="06DDE87D" w14:textId="77777777" w:rsidR="00837F89" w:rsidRDefault="00837F89" w:rsidP="00837F89"/>
        </w:tc>
      </w:tr>
      <w:tr w:rsidR="00837F89" w14:paraId="30BB7820" w14:textId="77777777" w:rsidTr="00837F89">
        <w:trPr>
          <w:cantSplit/>
          <w:jc w:val="center"/>
        </w:trPr>
        <w:tc>
          <w:tcPr>
            <w:tcW w:w="288" w:type="dxa"/>
          </w:tcPr>
          <w:p w14:paraId="720641E6" w14:textId="77777777" w:rsidR="00837F89" w:rsidRDefault="00837F89" w:rsidP="00837F89">
            <w:pPr>
              <w:pStyle w:val="CopticCross"/>
            </w:pPr>
            <w:r w:rsidRPr="00FB5ACB">
              <w:lastRenderedPageBreak/>
              <w:t>¿</w:t>
            </w:r>
          </w:p>
        </w:tc>
        <w:tc>
          <w:tcPr>
            <w:tcW w:w="3960" w:type="dxa"/>
          </w:tcPr>
          <w:p w14:paraId="3B52ED36" w14:textId="77777777" w:rsidR="00837F89" w:rsidRDefault="00837F89" w:rsidP="00837F89">
            <w:pPr>
              <w:pStyle w:val="EngHang"/>
            </w:pPr>
            <w:r>
              <w:t>The Lord Christ appeared to you—</w:t>
            </w:r>
          </w:p>
          <w:p w14:paraId="7763117F" w14:textId="77777777" w:rsidR="00837F89" w:rsidRDefault="00837F89" w:rsidP="00837F89">
            <w:pPr>
              <w:pStyle w:val="EngHang"/>
            </w:pPr>
            <w:r>
              <w:t>Proclaiming and saying,</w:t>
            </w:r>
          </w:p>
          <w:p w14:paraId="2EA33005" w14:textId="77777777" w:rsidR="00837F89" w:rsidRDefault="00837F89" w:rsidP="00837F89">
            <w:pPr>
              <w:pStyle w:val="EngHang"/>
            </w:pPr>
            <w:r>
              <w:t>“Martin, who is but a catechumen,</w:t>
            </w:r>
          </w:p>
          <w:p w14:paraId="4D3C869E" w14:textId="45760576" w:rsidR="00837F89" w:rsidRDefault="00837F89" w:rsidP="00837F89">
            <w:pPr>
              <w:pStyle w:val="EngHangEnd"/>
            </w:pPr>
            <w:r>
              <w:t>Has clothed me with his robe.”</w:t>
            </w:r>
          </w:p>
        </w:tc>
        <w:tc>
          <w:tcPr>
            <w:tcW w:w="288" w:type="dxa"/>
          </w:tcPr>
          <w:p w14:paraId="2605347D" w14:textId="77777777" w:rsidR="00837F89" w:rsidRDefault="00837F89" w:rsidP="00837F89"/>
        </w:tc>
      </w:tr>
      <w:tr w:rsidR="00837F89" w14:paraId="2DD0BDD0" w14:textId="77777777" w:rsidTr="00837F89">
        <w:trPr>
          <w:cantSplit/>
          <w:jc w:val="center"/>
        </w:trPr>
        <w:tc>
          <w:tcPr>
            <w:tcW w:w="288" w:type="dxa"/>
          </w:tcPr>
          <w:p w14:paraId="22FC3FDD" w14:textId="77777777" w:rsidR="00837F89" w:rsidRDefault="00837F89" w:rsidP="00837F89">
            <w:pPr>
              <w:pStyle w:val="CopticCross"/>
            </w:pPr>
          </w:p>
        </w:tc>
        <w:tc>
          <w:tcPr>
            <w:tcW w:w="3960" w:type="dxa"/>
          </w:tcPr>
          <w:p w14:paraId="5BBC4AF2" w14:textId="77777777" w:rsidR="00837F89" w:rsidRDefault="00837F89" w:rsidP="00837F89">
            <w:pPr>
              <w:pStyle w:val="EngHang"/>
            </w:pPr>
            <w:r>
              <w:t>You became a disciple of the bishop,</w:t>
            </w:r>
          </w:p>
          <w:p w14:paraId="6193FFE7" w14:textId="77777777" w:rsidR="00837F89" w:rsidRDefault="00837F89" w:rsidP="00837F89">
            <w:pPr>
              <w:pStyle w:val="EngHang"/>
            </w:pPr>
            <w:r>
              <w:t>Saint Hilary of Poitiers,</w:t>
            </w:r>
          </w:p>
          <w:p w14:paraId="05CD2088" w14:textId="77777777" w:rsidR="00837F89" w:rsidRDefault="00837F89" w:rsidP="00837F89">
            <w:pPr>
              <w:pStyle w:val="EngHang"/>
            </w:pPr>
            <w:r>
              <w:t>“The hammer of the Arians,”</w:t>
            </w:r>
          </w:p>
          <w:p w14:paraId="137849A9" w14:textId="2965AC31" w:rsidR="00837F89" w:rsidRPr="00A40E4E" w:rsidRDefault="00837F89" w:rsidP="00837F89">
            <w:pPr>
              <w:pStyle w:val="EngHangEnd"/>
            </w:pPr>
            <w:r>
              <w:t>The Athanasius of the West.</w:t>
            </w:r>
          </w:p>
        </w:tc>
        <w:tc>
          <w:tcPr>
            <w:tcW w:w="288" w:type="dxa"/>
          </w:tcPr>
          <w:p w14:paraId="08AE9D2F" w14:textId="77777777" w:rsidR="00837F89" w:rsidRDefault="00837F89" w:rsidP="00837F89"/>
        </w:tc>
      </w:tr>
      <w:tr w:rsidR="00837F89" w14:paraId="472F3EF8" w14:textId="77777777" w:rsidTr="00837F89">
        <w:trPr>
          <w:cantSplit/>
          <w:jc w:val="center"/>
        </w:trPr>
        <w:tc>
          <w:tcPr>
            <w:tcW w:w="288" w:type="dxa"/>
          </w:tcPr>
          <w:p w14:paraId="3C0E8EB5" w14:textId="77777777" w:rsidR="00837F89" w:rsidRDefault="00837F89" w:rsidP="00837F89">
            <w:pPr>
              <w:pStyle w:val="CopticCross"/>
            </w:pPr>
            <w:r w:rsidRPr="00FB5ACB">
              <w:t>¿</w:t>
            </w:r>
          </w:p>
        </w:tc>
        <w:tc>
          <w:tcPr>
            <w:tcW w:w="3960" w:type="dxa"/>
          </w:tcPr>
          <w:p w14:paraId="3C8BA2C7" w14:textId="77777777" w:rsidR="00837F89" w:rsidRDefault="00837F89" w:rsidP="00837F89">
            <w:pPr>
              <w:pStyle w:val="EngHang"/>
            </w:pPr>
            <w:r>
              <w:t>Hearing the divine calling,</w:t>
            </w:r>
          </w:p>
          <w:p w14:paraId="53F07100" w14:textId="77777777" w:rsidR="00837F89" w:rsidRDefault="00837F89" w:rsidP="00837F89">
            <w:pPr>
              <w:pStyle w:val="EngHang"/>
            </w:pPr>
            <w:r>
              <w:t>You returned home,</w:t>
            </w:r>
          </w:p>
          <w:p w14:paraId="4A2BFC7E" w14:textId="4B85EE4B" w:rsidR="00837F89" w:rsidRDefault="00A75BD4" w:rsidP="00837F89">
            <w:pPr>
              <w:pStyle w:val="EngHang"/>
            </w:pPr>
            <w:r>
              <w:t>Facing the devil, you converted</w:t>
            </w:r>
          </w:p>
          <w:p w14:paraId="451844B4" w14:textId="14825268" w:rsidR="00837F89" w:rsidRDefault="00837F89" w:rsidP="00837F89">
            <w:pPr>
              <w:pStyle w:val="EngHangEnd"/>
            </w:pPr>
            <w:r>
              <w:t>Your mother and a whole brigade.</w:t>
            </w:r>
          </w:p>
        </w:tc>
        <w:tc>
          <w:tcPr>
            <w:tcW w:w="288" w:type="dxa"/>
          </w:tcPr>
          <w:p w14:paraId="4F1080EF" w14:textId="77777777" w:rsidR="00837F89" w:rsidRDefault="00837F89" w:rsidP="00837F89"/>
        </w:tc>
      </w:tr>
      <w:tr w:rsidR="00837F89" w14:paraId="46DD81B7" w14:textId="77777777" w:rsidTr="00837F89">
        <w:trPr>
          <w:cantSplit/>
          <w:jc w:val="center"/>
        </w:trPr>
        <w:tc>
          <w:tcPr>
            <w:tcW w:w="288" w:type="dxa"/>
          </w:tcPr>
          <w:p w14:paraId="7A8F8A61" w14:textId="77777777" w:rsidR="00837F89" w:rsidRDefault="00837F89" w:rsidP="00837F89">
            <w:pPr>
              <w:pStyle w:val="CopticCross"/>
            </w:pPr>
          </w:p>
        </w:tc>
        <w:tc>
          <w:tcPr>
            <w:tcW w:w="3960" w:type="dxa"/>
          </w:tcPr>
          <w:p w14:paraId="66A01115" w14:textId="77777777" w:rsidR="00837F89" w:rsidRDefault="00837F89" w:rsidP="00837F89">
            <w:pPr>
              <w:pStyle w:val="EngHang"/>
            </w:pPr>
            <w:r>
              <w:t>You opposed the Arians,</w:t>
            </w:r>
          </w:p>
          <w:p w14:paraId="25BC4067" w14:textId="4823AB1F" w:rsidR="00837F89" w:rsidRDefault="00837F89" w:rsidP="00837F89">
            <w:pPr>
              <w:pStyle w:val="EngHang"/>
            </w:pPr>
            <w:r>
              <w:t xml:space="preserve">With such zeal, </w:t>
            </w:r>
            <w:r w:rsidR="00A75BD4" w:rsidRPr="00A75BD4">
              <w:t>publicly</w:t>
            </w:r>
            <w:r>
              <w:t>,</w:t>
            </w:r>
          </w:p>
          <w:p w14:paraId="41FF66DD" w14:textId="77777777" w:rsidR="00837F89" w:rsidRDefault="00837F89" w:rsidP="00837F89">
            <w:pPr>
              <w:pStyle w:val="EngHang"/>
            </w:pPr>
            <w:r>
              <w:t>You were rewarded with</w:t>
            </w:r>
          </w:p>
          <w:p w14:paraId="352AFFE8" w14:textId="7E1A1601" w:rsidR="00837F89" w:rsidRDefault="00837F89" w:rsidP="00837F89">
            <w:pPr>
              <w:pStyle w:val="EngHangEnd"/>
            </w:pPr>
            <w:r>
              <w:t>Scourges like unto our Saviour.</w:t>
            </w:r>
          </w:p>
        </w:tc>
        <w:tc>
          <w:tcPr>
            <w:tcW w:w="288" w:type="dxa"/>
          </w:tcPr>
          <w:p w14:paraId="4DA82698" w14:textId="77777777" w:rsidR="00837F89" w:rsidRDefault="00837F89" w:rsidP="00837F89"/>
        </w:tc>
      </w:tr>
      <w:tr w:rsidR="00837F89" w14:paraId="701F1C7D" w14:textId="77777777" w:rsidTr="00837F89">
        <w:trPr>
          <w:cantSplit/>
          <w:jc w:val="center"/>
        </w:trPr>
        <w:tc>
          <w:tcPr>
            <w:tcW w:w="288" w:type="dxa"/>
          </w:tcPr>
          <w:p w14:paraId="3AC623EB" w14:textId="77777777" w:rsidR="00837F89" w:rsidRDefault="00837F89" w:rsidP="00837F89">
            <w:pPr>
              <w:pStyle w:val="CopticCross"/>
            </w:pPr>
            <w:r w:rsidRPr="00FB5ACB">
              <w:t>¿</w:t>
            </w:r>
          </w:p>
        </w:tc>
        <w:tc>
          <w:tcPr>
            <w:tcW w:w="3960" w:type="dxa"/>
          </w:tcPr>
          <w:p w14:paraId="49CB2FE1" w14:textId="77777777" w:rsidR="00837F89" w:rsidRDefault="00837F89" w:rsidP="00837F89">
            <w:pPr>
              <w:pStyle w:val="EngHang"/>
            </w:pPr>
            <w:r>
              <w:t>Exiled you took up</w:t>
            </w:r>
          </w:p>
          <w:p w14:paraId="12F8ACF9" w14:textId="1B68A4EC" w:rsidR="00837F89" w:rsidRDefault="00837F89" w:rsidP="00837F89">
            <w:pPr>
              <w:pStyle w:val="EngHang"/>
            </w:pPr>
            <w:r>
              <w:t>The solitary life</w:t>
            </w:r>
            <w:r w:rsidR="00A75BD4">
              <w:t>,</w:t>
            </w:r>
          </w:p>
          <w:p w14:paraId="691084F3" w14:textId="77777777" w:rsidR="00837F89" w:rsidRDefault="00837F89" w:rsidP="00837F89">
            <w:pPr>
              <w:pStyle w:val="EngHang"/>
            </w:pPr>
            <w:r>
              <w:t>As a hermit you lived</w:t>
            </w:r>
          </w:p>
          <w:p w14:paraId="4C93DD98" w14:textId="39C95CD5" w:rsidR="00837F89" w:rsidRDefault="00837F89" w:rsidP="00837F89">
            <w:pPr>
              <w:pStyle w:val="EngHangEnd"/>
            </w:pPr>
            <w:r>
              <w:t>With Christ our Lord.</w:t>
            </w:r>
          </w:p>
        </w:tc>
        <w:tc>
          <w:tcPr>
            <w:tcW w:w="288" w:type="dxa"/>
          </w:tcPr>
          <w:p w14:paraId="5FA8F72B" w14:textId="77777777" w:rsidR="00837F89" w:rsidRDefault="00837F89" w:rsidP="00837F89"/>
        </w:tc>
      </w:tr>
      <w:tr w:rsidR="00837F89" w14:paraId="7B1B8DD8" w14:textId="77777777" w:rsidTr="00837F89">
        <w:trPr>
          <w:cantSplit/>
          <w:jc w:val="center"/>
        </w:trPr>
        <w:tc>
          <w:tcPr>
            <w:tcW w:w="288" w:type="dxa"/>
          </w:tcPr>
          <w:p w14:paraId="7494C884" w14:textId="77777777" w:rsidR="00837F89" w:rsidRPr="00FB5ACB" w:rsidRDefault="00837F89" w:rsidP="00837F89">
            <w:pPr>
              <w:pStyle w:val="CopticCross"/>
            </w:pPr>
          </w:p>
        </w:tc>
        <w:tc>
          <w:tcPr>
            <w:tcW w:w="3960" w:type="dxa"/>
          </w:tcPr>
          <w:p w14:paraId="7CFB2932" w14:textId="77777777" w:rsidR="00837F89" w:rsidRDefault="00837F89" w:rsidP="00837F89">
            <w:pPr>
              <w:pStyle w:val="EngHang"/>
            </w:pPr>
            <w:r>
              <w:t>When Hilary returned</w:t>
            </w:r>
          </w:p>
          <w:p w14:paraId="4A6870DA" w14:textId="77777777" w:rsidR="00837F89" w:rsidRDefault="00837F89" w:rsidP="00837F89">
            <w:pPr>
              <w:pStyle w:val="EngHang"/>
            </w:pPr>
            <w:r>
              <w:t>From exile, you joined him,</w:t>
            </w:r>
          </w:p>
          <w:p w14:paraId="23BE479E" w14:textId="77777777" w:rsidR="00837F89" w:rsidRDefault="00837F89" w:rsidP="00837F89">
            <w:pPr>
              <w:pStyle w:val="EngHang"/>
            </w:pPr>
            <w:r>
              <w:t>And went forth to preach</w:t>
            </w:r>
          </w:p>
          <w:p w14:paraId="60BED8A1" w14:textId="55CE4BDE" w:rsidR="00837F89" w:rsidRDefault="00837F89" w:rsidP="00837F89">
            <w:pPr>
              <w:pStyle w:val="EngHangEnd"/>
            </w:pPr>
            <w:r>
              <w:t>The Gospel of Salvation.</w:t>
            </w:r>
          </w:p>
        </w:tc>
        <w:tc>
          <w:tcPr>
            <w:tcW w:w="288" w:type="dxa"/>
          </w:tcPr>
          <w:p w14:paraId="14898763" w14:textId="77777777" w:rsidR="00837F89" w:rsidRDefault="00837F89" w:rsidP="00837F89"/>
        </w:tc>
      </w:tr>
      <w:tr w:rsidR="00837F89" w14:paraId="09D5A527" w14:textId="77777777" w:rsidTr="00837F89">
        <w:trPr>
          <w:cantSplit/>
          <w:jc w:val="center"/>
        </w:trPr>
        <w:tc>
          <w:tcPr>
            <w:tcW w:w="288" w:type="dxa"/>
          </w:tcPr>
          <w:p w14:paraId="1B947B36" w14:textId="4E8135C7" w:rsidR="00837F89" w:rsidRPr="00FB5ACB" w:rsidRDefault="00837F89" w:rsidP="00837F89">
            <w:pPr>
              <w:pStyle w:val="CopticCross"/>
            </w:pPr>
            <w:r w:rsidRPr="00FB5ACB">
              <w:lastRenderedPageBreak/>
              <w:t>¿</w:t>
            </w:r>
          </w:p>
        </w:tc>
        <w:tc>
          <w:tcPr>
            <w:tcW w:w="3960" w:type="dxa"/>
          </w:tcPr>
          <w:p w14:paraId="642D7F57" w14:textId="77777777" w:rsidR="00837F89" w:rsidRDefault="00837F89" w:rsidP="00837F89">
            <w:pPr>
              <w:pStyle w:val="EngHang"/>
            </w:pPr>
            <w:r>
              <w:t>You were chosen as bishop of Tours.</w:t>
            </w:r>
          </w:p>
          <w:p w14:paraId="407B12F5" w14:textId="77777777" w:rsidR="00837F89" w:rsidRDefault="00837F89" w:rsidP="00837F89">
            <w:pPr>
              <w:pStyle w:val="EngHang"/>
            </w:pPr>
            <w:r>
              <w:t>You visited your children—each parish—</w:t>
            </w:r>
          </w:p>
          <w:p w14:paraId="4C931F7D" w14:textId="421F8557" w:rsidR="00837F89" w:rsidRDefault="00837F89" w:rsidP="00837F89">
            <w:pPr>
              <w:pStyle w:val="EngHang"/>
            </w:pPr>
            <w:r>
              <w:t>Every year, t</w:t>
            </w:r>
            <w:r w:rsidR="00A75BD4">
              <w:t>ravelling by</w:t>
            </w:r>
          </w:p>
          <w:p w14:paraId="2A478C4D" w14:textId="432BDA1F" w:rsidR="00837F89" w:rsidRDefault="00837F89" w:rsidP="00837F89">
            <w:pPr>
              <w:pStyle w:val="EngHangEnd"/>
            </w:pPr>
            <w:r>
              <w:t>Foot, donkey, and boat.</w:t>
            </w:r>
          </w:p>
        </w:tc>
        <w:tc>
          <w:tcPr>
            <w:tcW w:w="288" w:type="dxa"/>
          </w:tcPr>
          <w:p w14:paraId="15DE3CF8" w14:textId="77777777" w:rsidR="00837F89" w:rsidRDefault="00837F89" w:rsidP="00837F89"/>
        </w:tc>
      </w:tr>
      <w:tr w:rsidR="00837F89" w14:paraId="18CC8DBC" w14:textId="77777777" w:rsidTr="00837F89">
        <w:trPr>
          <w:cantSplit/>
          <w:jc w:val="center"/>
        </w:trPr>
        <w:tc>
          <w:tcPr>
            <w:tcW w:w="288" w:type="dxa"/>
          </w:tcPr>
          <w:p w14:paraId="68D6A32C" w14:textId="77777777" w:rsidR="00837F89" w:rsidRPr="00FB5ACB" w:rsidRDefault="00837F89" w:rsidP="00837F89">
            <w:pPr>
              <w:pStyle w:val="CopticCross"/>
            </w:pPr>
          </w:p>
        </w:tc>
        <w:tc>
          <w:tcPr>
            <w:tcW w:w="3960" w:type="dxa"/>
          </w:tcPr>
          <w:p w14:paraId="7A66359E" w14:textId="77777777" w:rsidR="00837F89" w:rsidRDefault="00837F89" w:rsidP="00837F89">
            <w:pPr>
              <w:pStyle w:val="EngHang"/>
            </w:pPr>
            <w:r>
              <w:t>The pagans agreed to fell</w:t>
            </w:r>
          </w:p>
          <w:p w14:paraId="3E23E3D0" w14:textId="77777777" w:rsidR="00837F89" w:rsidRDefault="00837F89" w:rsidP="00837F89">
            <w:pPr>
              <w:pStyle w:val="EngHang"/>
            </w:pPr>
            <w:r>
              <w:t>Their idol—a fir tree,</w:t>
            </w:r>
          </w:p>
          <w:p w14:paraId="01E76E52" w14:textId="77777777" w:rsidR="00837F89" w:rsidRDefault="00837F89" w:rsidP="00837F89">
            <w:pPr>
              <w:pStyle w:val="EngHang"/>
            </w:pPr>
            <w:r>
              <w:t>If you would stand in its path,</w:t>
            </w:r>
          </w:p>
          <w:p w14:paraId="0D3EB0EB" w14:textId="267FE568" w:rsidR="00837F89" w:rsidRDefault="00837F89" w:rsidP="00837F89">
            <w:pPr>
              <w:pStyle w:val="EngHangEnd"/>
            </w:pPr>
            <w:r>
              <w:t>You did, but were saved.</w:t>
            </w:r>
          </w:p>
        </w:tc>
        <w:tc>
          <w:tcPr>
            <w:tcW w:w="288" w:type="dxa"/>
          </w:tcPr>
          <w:p w14:paraId="3915EA5C" w14:textId="77777777" w:rsidR="00837F89" w:rsidRDefault="00837F89" w:rsidP="00837F89"/>
        </w:tc>
      </w:tr>
      <w:tr w:rsidR="00837F89" w14:paraId="18CF637D" w14:textId="77777777" w:rsidTr="00A75BD4">
        <w:trPr>
          <w:cantSplit/>
          <w:trHeight w:val="2120"/>
          <w:jc w:val="center"/>
        </w:trPr>
        <w:tc>
          <w:tcPr>
            <w:tcW w:w="288" w:type="dxa"/>
          </w:tcPr>
          <w:p w14:paraId="685F9E61" w14:textId="4DF8F260" w:rsidR="00837F89" w:rsidRPr="00FB5ACB" w:rsidRDefault="00837F89" w:rsidP="00837F89">
            <w:pPr>
              <w:pStyle w:val="CopticCross"/>
            </w:pPr>
            <w:r w:rsidRPr="00FB5ACB">
              <w:t>¿</w:t>
            </w:r>
          </w:p>
        </w:tc>
        <w:tc>
          <w:tcPr>
            <w:tcW w:w="3960" w:type="dxa"/>
          </w:tcPr>
          <w:p w14:paraId="67288128" w14:textId="77777777" w:rsidR="00837F89" w:rsidRDefault="00837F89" w:rsidP="00837F89">
            <w:pPr>
              <w:pStyle w:val="EngHang"/>
            </w:pPr>
            <w:r>
              <w:t>Pray to the Lord on our behalf,</w:t>
            </w:r>
          </w:p>
          <w:p w14:paraId="17EFD811" w14:textId="77777777" w:rsidR="00837F89" w:rsidRDefault="00837F89" w:rsidP="00837F89">
            <w:pPr>
              <w:pStyle w:val="EngHang"/>
            </w:pPr>
            <w:r>
              <w:t>Our saintly father, the bishop,</w:t>
            </w:r>
          </w:p>
          <w:p w14:paraId="6740B34E" w14:textId="77777777" w:rsidR="00837F89" w:rsidRDefault="00837F89" w:rsidP="00837F89">
            <w:pPr>
              <w:pStyle w:val="EngHang"/>
            </w:pPr>
            <w:r>
              <w:t>Saint Martin of Tours,</w:t>
            </w:r>
          </w:p>
          <w:p w14:paraId="374BEF84" w14:textId="4E4B248F" w:rsidR="00837F89" w:rsidRDefault="00837F89" w:rsidP="00A75BD4">
            <w:pPr>
              <w:pStyle w:val="EngHangEnd"/>
            </w:pPr>
            <w:r>
              <w:t>That He may forgive us our sins.</w:t>
            </w:r>
          </w:p>
        </w:tc>
        <w:tc>
          <w:tcPr>
            <w:tcW w:w="288" w:type="dxa"/>
          </w:tcPr>
          <w:p w14:paraId="77307397" w14:textId="77777777" w:rsidR="00837F89" w:rsidRDefault="00837F89" w:rsidP="00837F89"/>
        </w:tc>
      </w:tr>
    </w:tbl>
    <w:p w14:paraId="4E8CE322" w14:textId="77777777" w:rsidR="007F571C" w:rsidRDefault="007F571C" w:rsidP="007F571C">
      <w:pPr>
        <w:pStyle w:val="Heading3"/>
      </w:pPr>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 xml:space="preserve">November 20 (21) / Athor 24: The </w:t>
      </w:r>
      <w:proofErr w:type="gramStart"/>
      <w:r>
        <w:t>Twenty Four</w:t>
      </w:r>
      <w:proofErr w:type="gramEnd"/>
      <w:r>
        <w:t xml:space="preserve"> Presbyters</w:t>
      </w:r>
      <w:bookmarkEnd w:id="1204"/>
    </w:p>
    <w:p w14:paraId="4A042C64" w14:textId="77777777" w:rsidR="00205EA4" w:rsidRDefault="00205EA4" w:rsidP="00205EA4">
      <w:pPr>
        <w:pStyle w:val="Heading4"/>
      </w:pPr>
      <w:bookmarkStart w:id="1205" w:name="_Ref434488339"/>
      <w:r>
        <w:t>The Doxology</w:t>
      </w:r>
      <w:r w:rsidR="00B46E6E">
        <w:t xml:space="preserve"> for the </w:t>
      </w:r>
      <w:proofErr w:type="gramStart"/>
      <w:r w:rsidR="00B46E6E">
        <w:t>Twenty Four</w:t>
      </w:r>
      <w:proofErr w:type="gramEnd"/>
      <w:r w:rsidR="00B46E6E">
        <w:t xml:space="preserve">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4"/>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5"/>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6"/>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7"/>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December"/>
      <w:bookmarkStart w:id="1229" w:name="_Toc439328622"/>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9"/>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3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10196203"/>
      <w:bookmarkStart w:id="1248" w:name="_Toc410196445"/>
      <w:bookmarkStart w:id="1249" w:name="_Toc410196947"/>
      <w:bookmarkStart w:id="1250" w:name="_Toc439328623"/>
      <w:r>
        <w:lastRenderedPageBreak/>
        <w:t>December 1 (2) / Koiak 5: Martyrdom of St. Victor</w:t>
      </w:r>
      <w:bookmarkEnd w:id="1246"/>
      <w:bookmarkEnd w:id="1250"/>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9328624"/>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31"/>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3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9328625"/>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9328626"/>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3"/>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9328627"/>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9328628"/>
      <w:r>
        <w:t>December 8 (9) / Koiak 12: Commemoration of Archangel Michael</w:t>
      </w:r>
      <w:bookmarkEnd w:id="1270"/>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1" w:name="_Toc439328629"/>
      <w:r>
        <w:t>December 12 (13) / Koiak 16: Saint Spyridon</w:t>
      </w:r>
      <w:r>
        <w:rPr>
          <w:rStyle w:val="FootnoteReference"/>
        </w:rPr>
        <w:footnoteReference w:id="535"/>
      </w:r>
      <w:bookmarkEnd w:id="1271"/>
    </w:p>
    <w:p w14:paraId="598A6BCC" w14:textId="77777777" w:rsidR="005329C1" w:rsidRDefault="005329C1" w:rsidP="005329C1">
      <w:pPr>
        <w:pStyle w:val="Heading3"/>
      </w:pPr>
      <w:bookmarkStart w:id="1272" w:name="_Toc439328630"/>
      <w:r>
        <w:t>December 17 (18) / Koiak 21: Commemoration of the Theotokos</w:t>
      </w:r>
      <w:bookmarkEnd w:id="1272"/>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3" w:name="_Toc439328631"/>
      <w:r>
        <w:lastRenderedPageBreak/>
        <w:t>December 17 (18) / Koiak 21: Also the Martyrdom of St. Barnabas, on</w:t>
      </w:r>
      <w:r w:rsidR="00743CE8">
        <w:t>e</w:t>
      </w:r>
      <w:r>
        <w:t xml:space="preserve"> of the </w:t>
      </w:r>
      <w:proofErr w:type="gramStart"/>
      <w:r>
        <w:t>Seventy Two</w:t>
      </w:r>
      <w:bookmarkEnd w:id="1273"/>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4" w:name="_Toc439328632"/>
      <w:r>
        <w:t>December 18 (19) / Koiak 22: Archangel Gabriel</w:t>
      </w:r>
      <w:r w:rsidR="00481AE5">
        <w:t xml:space="preserve"> (Consecration)</w:t>
      </w:r>
      <w:bookmarkEnd w:id="1274"/>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5" w:name="_Toc439328633"/>
      <w:r>
        <w:t>December 20 (21) / Koiak 24: The Birth of St. Takle Haymanot</w:t>
      </w:r>
      <w:bookmarkEnd w:id="1275"/>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6" w:name="_Toc439328634"/>
      <w:r>
        <w:t>December 21 (22) / Koiak 25: St. John Kami</w:t>
      </w:r>
      <w:bookmarkEnd w:id="1276"/>
    </w:p>
    <w:p w14:paraId="3F9EF92D" w14:textId="77777777" w:rsidR="00810F04" w:rsidRPr="00810F04" w:rsidRDefault="00810F04" w:rsidP="00810F04">
      <w:pPr>
        <w:pStyle w:val="Heading4"/>
      </w:pPr>
      <w:bookmarkStart w:id="1277" w:name="_Ref434491108"/>
      <w:r>
        <w:t>The Doxology for St. John Kami</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8" w:name="_Toc439328635"/>
      <w:r>
        <w:t>December 24 (25) / Koiak 28: Nativity Preparation Day</w:t>
      </w:r>
      <w:bookmarkEnd w:id="127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9" w:name="_Ref434477504"/>
      <w:r>
        <w:t>The Doxology</w:t>
      </w:r>
      <w:r w:rsidR="00E21EA3">
        <w:t xml:space="preserve"> for the Preparation Day of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0" w:name="_Toc439328636"/>
      <w:r>
        <w:t>December 25 (26) / Koiak 29: The Feast of the Nativity</w:t>
      </w:r>
      <w:bookmarkEnd w:id="128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1" w:name="_Ref434477532"/>
      <w:r>
        <w:t xml:space="preserve">The </w:t>
      </w:r>
      <w:r w:rsidR="00C33BEB">
        <w:t xml:space="preserve">First </w:t>
      </w:r>
      <w:r>
        <w:t>Doxology</w:t>
      </w:r>
      <w:r w:rsidR="00C33BEB">
        <w:t xml:space="preserve">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2" w:name="_Ref434477542"/>
      <w:r>
        <w:t>The Second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3"/>
            <w:r>
              <w:t xml:space="preserve">rescued </w:t>
            </w:r>
            <w:commentRangeEnd w:id="1283"/>
            <w:r>
              <w:rPr>
                <w:rStyle w:val="CommentReference"/>
                <w:rFonts w:ascii="Times New Roman" w:eastAsiaTheme="minorHAnsi" w:hAnsi="Times New Roman" w:cstheme="minorBidi"/>
                <w:color w:val="auto"/>
              </w:rPr>
              <w:commentReference w:id="1283"/>
            </w:r>
            <w:r>
              <w:t>and saved us,</w:t>
            </w:r>
          </w:p>
          <w:p w14:paraId="372D1056" w14:textId="77777777" w:rsidR="00C33BEB" w:rsidRDefault="00C33BEB" w:rsidP="00C33BEB">
            <w:pPr>
              <w:pStyle w:val="EngHangEnd"/>
            </w:pPr>
            <w:commentRangeStart w:id="1284"/>
            <w:r>
              <w:t xml:space="preserve">We </w:t>
            </w:r>
            <w:commentRangeEnd w:id="1284"/>
            <w:r>
              <w:rPr>
                <w:rStyle w:val="CommentReference"/>
                <w:rFonts w:ascii="Times New Roman" w:eastAsiaTheme="minorHAnsi" w:hAnsi="Times New Roman" w:cstheme="minorBidi"/>
                <w:color w:val="auto"/>
              </w:rPr>
              <w:commentReference w:id="128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5" w:name="_Ref434477554"/>
      <w:r>
        <w:lastRenderedPageBreak/>
        <w:t>The Third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6" w:name="_Ref434475057"/>
      <w:r>
        <w:t>The Sunday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7" w:name="_Ref434475083"/>
      <w:r>
        <w:lastRenderedPageBreak/>
        <w:t>The Monday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8" w:name="_Ref434475102"/>
      <w:r>
        <w:lastRenderedPageBreak/>
        <w:t>The Tuesday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9"/>
            <w:r>
              <w:t xml:space="preserve">Shone </w:t>
            </w:r>
            <w:commentRangeEnd w:id="1289"/>
            <w:r>
              <w:rPr>
                <w:rStyle w:val="CommentReference"/>
              </w:rPr>
              <w:commentReference w:id="128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0"/>
            <w:r>
              <w:t>All</w:t>
            </w:r>
            <w:commentRangeEnd w:id="1290"/>
            <w:r>
              <w:rPr>
                <w:rStyle w:val="CommentReference"/>
              </w:rPr>
              <w:commentReference w:id="129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1"/>
            <w:r>
              <w:t>seals</w:t>
            </w:r>
            <w:commentRangeEnd w:id="1291"/>
            <w:r>
              <w:rPr>
                <w:rStyle w:val="CommentReference"/>
              </w:rPr>
              <w:commentReference w:id="129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2"/>
            <w:r>
              <w:t>Tetra</w:t>
            </w:r>
            <w:commentRangeEnd w:id="1292"/>
            <w:r>
              <w:rPr>
                <w:rStyle w:val="CommentReference"/>
              </w:rPr>
              <w:commentReference w:id="129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3"/>
            <w:r>
              <w:t xml:space="preserve">flaming </w:t>
            </w:r>
            <w:commentRangeEnd w:id="1293"/>
            <w:r>
              <w:rPr>
                <w:rStyle w:val="CommentReference"/>
              </w:rPr>
              <w:commentReference w:id="129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4"/>
            <w:r>
              <w:t>disease</w:t>
            </w:r>
            <w:commentRangeEnd w:id="1294"/>
            <w:r>
              <w:rPr>
                <w:rStyle w:val="CommentReference"/>
              </w:rPr>
              <w:commentReference w:id="129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5" w:name="_Ref434475128"/>
      <w:r>
        <w:lastRenderedPageBreak/>
        <w:t>The Wednesday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6" w:name="_Ref434475150"/>
      <w:r>
        <w:t>The Thursday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7"/>
            <w:r>
              <w:t xml:space="preserve">Isaiah </w:t>
            </w:r>
            <w:commentRangeEnd w:id="1297"/>
            <w:r>
              <w:rPr>
                <w:rStyle w:val="CommentReference"/>
              </w:rPr>
              <w:commentReference w:id="129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8" w:name="_Ref434475177"/>
      <w:r>
        <w:t>The Friday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9" w:name="_Ref434475196"/>
      <w:r>
        <w:t>The Saturday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0"/>
            <w:r>
              <w:t>For I cannot speak.</w:t>
            </w:r>
            <w:commentRangeEnd w:id="1300"/>
            <w:r>
              <w:rPr>
                <w:rStyle w:val="CommentReference"/>
              </w:rPr>
              <w:commentReference w:id="130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1" w:name="_Toc439328637"/>
      <w:r>
        <w:t>December 26 (27) / Koiak 30: The Second Day of the Feast of the Nativity</w:t>
      </w:r>
      <w:bookmarkEnd w:id="130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2" w:name="_Ref434561401"/>
      <w:bookmarkStart w:id="1303" w:name="_Toc439328638"/>
      <w:r>
        <w:t>December 27 (28) / Tobi 1: St. Stephen Day</w:t>
      </w:r>
      <w:bookmarkEnd w:id="1302"/>
      <w:bookmarkEnd w:id="1303"/>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4" w:name="_Toc439328639"/>
      <w:r>
        <w:t xml:space="preserve">December 29 (30) / Tobi 3: The One Hundred and </w:t>
      </w:r>
      <w:proofErr w:type="gramStart"/>
      <w:r>
        <w:t>Forty Four</w:t>
      </w:r>
      <w:proofErr w:type="gramEnd"/>
      <w:r>
        <w:t xml:space="preserve"> Thousand</w:t>
      </w:r>
      <w:bookmarkEnd w:id="1304"/>
    </w:p>
    <w:p w14:paraId="2FE981A9" w14:textId="77777777" w:rsidR="00073003" w:rsidRDefault="00073003" w:rsidP="00073003">
      <w:pPr>
        <w:pStyle w:val="Heading4"/>
      </w:pPr>
      <w:bookmarkStart w:id="1305" w:name="_Ref434488616"/>
      <w:r>
        <w:t>The Doxology</w:t>
      </w:r>
      <w:r w:rsidR="00B46E6E">
        <w:t xml:space="preserve"> for the One Hundred and </w:t>
      </w:r>
      <w:proofErr w:type="gramStart"/>
      <w:r w:rsidR="00B46E6E">
        <w:t>Forty Four</w:t>
      </w:r>
      <w:proofErr w:type="gramEnd"/>
      <w:r w:rsidR="00B46E6E">
        <w:t xml:space="preserve"> Thousand</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6" w:name="_Ref434564016"/>
      <w:bookmarkStart w:id="1307" w:name="_Toc439328640"/>
      <w:r>
        <w:t>December 30 (31) / Tobi 4: St. John the Evangelist</w:t>
      </w:r>
      <w:bookmarkEnd w:id="1306"/>
      <w:bookmarkEnd w:id="1307"/>
    </w:p>
    <w:p w14:paraId="3C0BCC81" w14:textId="77777777" w:rsidR="00FF5FF3" w:rsidRDefault="00FF5FF3" w:rsidP="00FF5FF3">
      <w:pPr>
        <w:pStyle w:val="Heading4"/>
      </w:pPr>
      <w:bookmarkStart w:id="1308" w:name="_Ref434488768"/>
      <w:r>
        <w:t>The Doxology</w:t>
      </w:r>
      <w:r w:rsidR="00B46E6E">
        <w:t xml:space="preserve"> for</w:t>
      </w:r>
      <w:r w:rsidR="00BC160E">
        <w:t xml:space="preserve"> St. John the Evangelist</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9"/>
            <w:r>
              <w:t>Zebulun</w:t>
            </w:r>
            <w:commentRangeEnd w:id="1309"/>
            <w:r>
              <w:rPr>
                <w:rStyle w:val="FootnoteReference"/>
              </w:rPr>
              <w:footnoteReference w:id="539"/>
            </w:r>
            <w:r>
              <w:rPr>
                <w:rStyle w:val="CommentReference"/>
                <w:rFonts w:ascii="Times New Roman" w:eastAsiaTheme="minorHAnsi" w:hAnsi="Times New Roman" w:cstheme="minorBidi"/>
                <w:color w:val="auto"/>
              </w:rPr>
              <w:commentReference w:id="130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4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0" w:name="_Toc410196204"/>
      <w:bookmarkStart w:id="1311" w:name="_Toc410196446"/>
      <w:bookmarkStart w:id="1312" w:name="_Toc410196948"/>
      <w:bookmarkStart w:id="1313" w:name="_Toc437373020"/>
      <w:bookmarkStart w:id="1314" w:name="January"/>
      <w:bookmarkEnd w:id="1228"/>
      <w:bookmarkEnd w:id="1247"/>
      <w:bookmarkEnd w:id="1248"/>
      <w:bookmarkEnd w:id="1249"/>
      <w:r>
        <w:lastRenderedPageBreak/>
        <w:t>January</w:t>
      </w:r>
      <w:bookmarkEnd w:id="1310"/>
      <w:bookmarkEnd w:id="1311"/>
      <w:bookmarkEnd w:id="1312"/>
      <w:r w:rsidR="00FF5FF3">
        <w:t xml:space="preserve"> or </w:t>
      </w:r>
      <w:r w:rsidR="00FF5FF3">
        <w:rPr>
          <w:rFonts w:ascii="FreeSerifAvvaShenouda" w:hAnsi="FreeSerifAvvaShenouda" w:cs="FreeSerifAvvaShenouda"/>
        </w:rPr>
        <w:t>Ⲧⲱⲃⲓ</w:t>
      </w:r>
      <w:bookmarkEnd w:id="1313"/>
    </w:p>
    <w:bookmarkStart w:id="1315" w:name="_Toc410196205" w:displacedByCustomXml="next"/>
    <w:bookmarkStart w:id="1316" w:name="_Toc410196447" w:displacedByCustomXml="next"/>
    <w:bookmarkStart w:id="1317"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8" w:name="_Toc437373154"/>
      <w:r>
        <w:rPr>
          <w:lang w:val="en-US"/>
        </w:rPr>
        <w:lastRenderedPageBreak/>
        <w:t>January 1 (2) / Tobi 6</w:t>
      </w:r>
      <w:r w:rsidR="00FF5FF3">
        <w:rPr>
          <w:lang w:val="en-US"/>
        </w:rPr>
        <w:t xml:space="preserve">: The Feast of the </w:t>
      </w:r>
      <w:r w:rsidR="00495F1A">
        <w:t>Circumcision</w:t>
      </w:r>
      <w:bookmarkEnd w:id="1317"/>
      <w:bookmarkEnd w:id="1316"/>
      <w:bookmarkEnd w:id="1315"/>
      <w:bookmarkEnd w:id="1318"/>
    </w:p>
    <w:p w14:paraId="1387E376" w14:textId="77777777" w:rsidR="00FF5FF3" w:rsidRDefault="00FF5FF3" w:rsidP="00FF5FF3">
      <w:pPr>
        <w:pStyle w:val="Heading4"/>
      </w:pPr>
      <w:bookmarkStart w:id="1319" w:name="_Ref434477590"/>
      <w:r>
        <w:t>The Doxology</w:t>
      </w:r>
      <w:r w:rsidR="00E21EA3">
        <w:t xml:space="preserve"> for the Circumcision</w:t>
      </w:r>
      <w:bookmarkEnd w:id="13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0"/>
            <w:r>
              <w:t xml:space="preserve">Christian </w:t>
            </w:r>
            <w:commentRangeEnd w:id="1320"/>
            <w:r>
              <w:rPr>
                <w:rStyle w:val="CommentReference"/>
                <w:rFonts w:ascii="Times New Roman" w:eastAsiaTheme="minorHAnsi" w:hAnsi="Times New Roman" w:cstheme="minorBidi"/>
                <w:color w:val="auto"/>
              </w:rPr>
              <w:commentReference w:id="1320"/>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1" w:name="_Ref434475229"/>
      <w:r>
        <w:t>The Psali Adam</w:t>
      </w:r>
      <w:r w:rsidR="006C1B94">
        <w:t xml:space="preserve"> for the Circumcision</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2"/>
            <w:r>
              <w:t xml:space="preserve">Victorious </w:t>
            </w:r>
            <w:commentRangeEnd w:id="1322"/>
            <w:r>
              <w:rPr>
                <w:rStyle w:val="CommentReference"/>
              </w:rPr>
              <w:commentReference w:id="1322"/>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3" w:name="_Ref434475252"/>
      <w:r>
        <w:t>The Psali Batos</w:t>
      </w:r>
      <w:r w:rsidR="006C1B94">
        <w:t xml:space="preserve"> for the Circumcision</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4"/>
            <w:r>
              <w:t>divinity</w:t>
            </w:r>
            <w:commentRangeEnd w:id="1324"/>
            <w:r>
              <w:rPr>
                <w:rStyle w:val="CommentReference"/>
              </w:rPr>
              <w:commentReference w:id="1324"/>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5" w:name="_Toc410196206"/>
      <w:bookmarkStart w:id="1326" w:name="_Toc410196448"/>
      <w:bookmarkStart w:id="1327" w:name="_Toc410196950"/>
      <w:bookmarkStart w:id="1328" w:name="_Toc437373155"/>
      <w:r>
        <w:t xml:space="preserve">January 6 (7) / Tobi 11: The Feast of </w:t>
      </w:r>
      <w:r w:rsidR="00495F1A">
        <w:t>Theophany</w:t>
      </w:r>
      <w:bookmarkEnd w:id="1325"/>
      <w:bookmarkEnd w:id="1326"/>
      <w:bookmarkEnd w:id="1327"/>
      <w:bookmarkEnd w:id="1328"/>
    </w:p>
    <w:p w14:paraId="322B4F7B" w14:textId="77777777" w:rsidR="00FF5FF3" w:rsidRDefault="00430630" w:rsidP="00FF5FF3">
      <w:pPr>
        <w:pStyle w:val="Heading4"/>
      </w:pPr>
      <w:bookmarkStart w:id="1329" w:name="_Ref434477630"/>
      <w:r>
        <w:t>An</w:t>
      </w:r>
      <w:r w:rsidR="00FF5FF3">
        <w:t xml:space="preserve"> </w:t>
      </w:r>
      <w:r>
        <w:t xml:space="preserve">Abridged </w:t>
      </w:r>
      <w:r w:rsidR="00FF5FF3">
        <w:t>Doxology</w:t>
      </w:r>
      <w:r w:rsidR="00E21EA3">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0" w:name="_Ref434477641"/>
      <w:r>
        <w:lastRenderedPageBreak/>
        <w:t>The First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1" w:name="_Ref434477660"/>
      <w:r>
        <w:lastRenderedPageBreak/>
        <w:t>The Second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2" w:name="_Ref434475280"/>
      <w:r>
        <w:t>The Sunday Psali Adam</w:t>
      </w:r>
      <w:r w:rsidR="006C1B94">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3"/>
            <w:r>
              <w:t xml:space="preserve">confirm </w:t>
            </w:r>
            <w:commentRangeEnd w:id="1333"/>
            <w:r>
              <w:rPr>
                <w:rStyle w:val="CommentReference"/>
              </w:rPr>
              <w:commentReference w:id="1333"/>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4"/>
            <w:r>
              <w:t>ⲛ̀ϫⲉ</w:t>
            </w:r>
            <w:commentRangeEnd w:id="1334"/>
            <w:r>
              <w:rPr>
                <w:rStyle w:val="CommentReference"/>
                <w:rFonts w:ascii="Times New Roman" w:hAnsi="Times New Roman"/>
              </w:rPr>
              <w:commentReference w:id="1334"/>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5"/>
            <w:r>
              <w:t>moved</w:t>
            </w:r>
            <w:commentRangeEnd w:id="1335"/>
            <w:r>
              <w:rPr>
                <w:rStyle w:val="CommentReference"/>
              </w:rPr>
              <w:commentReference w:id="1335"/>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6"/>
            <w:r>
              <w:t>thrice holy,</w:t>
            </w:r>
            <w:commentRangeEnd w:id="1336"/>
            <w:r>
              <w:rPr>
                <w:rStyle w:val="CommentReference"/>
              </w:rPr>
              <w:commentReference w:id="1336"/>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7" w:name="_Ref434475309"/>
      <w:r>
        <w:lastRenderedPageBreak/>
        <w:t>The Monday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8"/>
            <w:r>
              <w:t xml:space="preserve">Ⲓⲱⲁⲛⲛⲟⲩ </w:t>
            </w:r>
            <w:commentRangeEnd w:id="1338"/>
            <w:r>
              <w:rPr>
                <w:rStyle w:val="CommentReference"/>
                <w:rFonts w:ascii="Times New Roman" w:hAnsi="Times New Roman"/>
              </w:rPr>
              <w:commentReference w:id="1338"/>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9"/>
            <w:r>
              <w:rPr>
                <w:rFonts w:eastAsia="Arial Unicode MS" w:cs="FreeSerifAvvaShenouda"/>
              </w:rPr>
              <w:t>ⲛⲓϯϩⲟ</w:t>
            </w:r>
            <w:commentRangeEnd w:id="1339"/>
            <w:r>
              <w:rPr>
                <w:rStyle w:val="CommentReference"/>
                <w:rFonts w:ascii="Times New Roman" w:hAnsi="Times New Roman"/>
              </w:rPr>
              <w:commentReference w:id="1339"/>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0" w:name="_Ref434475331"/>
      <w:r>
        <w:t>The Tuesday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1"/>
            <w:r>
              <w:t>ⲫⲏ</w:t>
            </w:r>
            <w:commentRangeEnd w:id="1341"/>
            <w:r>
              <w:rPr>
                <w:rStyle w:val="CommentReference"/>
                <w:rFonts w:ascii="Times New Roman" w:hAnsi="Times New Roman"/>
              </w:rPr>
              <w:commentReference w:id="1341"/>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2"/>
            <w:r>
              <w:t>ϯⲥⲩⲛⲧⲉⲗⲓⲁ</w:t>
            </w:r>
            <w:commentRangeEnd w:id="1342"/>
            <w:r>
              <w:rPr>
                <w:rStyle w:val="CommentReference"/>
                <w:rFonts w:ascii="Times New Roman" w:hAnsi="Times New Roman"/>
              </w:rPr>
              <w:commentReference w:id="1342"/>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3" w:name="_Ref434475362"/>
      <w:r>
        <w:t>The Wednesday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4" w:name="_Ref434475388"/>
      <w:r>
        <w:t>The Thursday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5" w:name="_Ref434475411"/>
      <w:r>
        <w:t>The Friday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6" w:name="_Ref434475434"/>
      <w:r>
        <w:t>The Saturday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7"/>
            <w:r>
              <w:t>liberty</w:t>
            </w:r>
            <w:commentRangeEnd w:id="1347"/>
            <w:r>
              <w:rPr>
                <w:rStyle w:val="CommentReference"/>
              </w:rPr>
              <w:commentReference w:id="1347"/>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8"/>
            <w:r>
              <w:t xml:space="preserve">confirm </w:t>
            </w:r>
            <w:commentRangeEnd w:id="1348"/>
            <w:r>
              <w:rPr>
                <w:rStyle w:val="CommentReference"/>
              </w:rPr>
              <w:commentReference w:id="1348"/>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9" w:name="_Toc437373156"/>
      <w:r>
        <w:t>January 7 (8) / Tobi 12</w:t>
      </w:r>
      <w:r w:rsidR="001225FA">
        <w:t xml:space="preserve">: </w:t>
      </w:r>
      <w:r>
        <w:t>The Second Day of the Feast of Theophany</w:t>
      </w:r>
      <w:bookmarkEnd w:id="1349"/>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0" w:name="_Toc437373157"/>
      <w:r>
        <w:lastRenderedPageBreak/>
        <w:t>January 7 (8) / Tobi 12</w:t>
      </w:r>
      <w:r w:rsidR="001225FA">
        <w:t xml:space="preserve">: </w:t>
      </w:r>
      <w:r>
        <w:t>Also the Commemoration of Archangel Michael</w:t>
      </w:r>
      <w:bookmarkEnd w:id="1350"/>
    </w:p>
    <w:p w14:paraId="322A578A" w14:textId="77777777" w:rsidR="00191A26" w:rsidRPr="00B637D8" w:rsidRDefault="00191A26" w:rsidP="00191A26">
      <w:pPr>
        <w:pStyle w:val="Rubric"/>
      </w:pPr>
      <w:bookmarkStart w:id="1351" w:name="_Toc410196207"/>
      <w:bookmarkStart w:id="1352" w:name="_Toc410196449"/>
      <w:bookmarkStart w:id="1353"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4" w:name="_Ref434562461"/>
      <w:bookmarkStart w:id="1355" w:name="_Toc437373158"/>
      <w:r>
        <w:t>January 7 (8) / Tobi 12</w:t>
      </w:r>
      <w:r w:rsidR="001225FA">
        <w:t xml:space="preserve">: </w:t>
      </w:r>
      <w:commentRangeStart w:id="1356"/>
      <w:r>
        <w:t>Also St. Theodore Anatoly</w:t>
      </w:r>
      <w:commentRangeEnd w:id="1356"/>
      <w:r>
        <w:rPr>
          <w:rStyle w:val="CommentReference"/>
          <w:rFonts w:eastAsiaTheme="minorHAnsi" w:cstheme="minorBidi"/>
          <w:b w:val="0"/>
          <w:bCs w:val="0"/>
        </w:rPr>
        <w:commentReference w:id="1356"/>
      </w:r>
      <w:bookmarkEnd w:id="1354"/>
      <w:bookmarkEnd w:id="1355"/>
    </w:p>
    <w:p w14:paraId="7DD26869" w14:textId="77777777" w:rsidR="006B44CE" w:rsidRDefault="006B44CE" w:rsidP="006B44CE">
      <w:pPr>
        <w:pStyle w:val="Heading4"/>
      </w:pPr>
      <w:bookmarkStart w:id="1357" w:name="_Ref434477694"/>
      <w:bookmarkStart w:id="1358" w:name="_Ref434489376"/>
      <w:r>
        <w:t>The Doxology</w:t>
      </w:r>
      <w:bookmarkEnd w:id="1357"/>
      <w:r w:rsidR="00B46E6E">
        <w:t xml:space="preserve"> for St. Theodore Anatoly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9" w:name="_Toc437373159"/>
      <w:r>
        <w:t xml:space="preserve">January 8 (9) / Tobi 13: The Feast of </w:t>
      </w:r>
      <w:proofErr w:type="gramStart"/>
      <w:r>
        <w:t>T</w:t>
      </w:r>
      <w:r w:rsidR="00495F1A">
        <w:t>he</w:t>
      </w:r>
      <w:proofErr w:type="gramEnd"/>
      <w:r w:rsidR="00495F1A">
        <w:t xml:space="preserve"> Wedding of Cana of Galilee</w:t>
      </w:r>
      <w:bookmarkEnd w:id="1351"/>
      <w:bookmarkEnd w:id="1352"/>
      <w:bookmarkEnd w:id="1353"/>
      <w:bookmarkEnd w:id="1359"/>
    </w:p>
    <w:p w14:paraId="46F7A60E" w14:textId="77777777" w:rsidR="00A37BB6" w:rsidRDefault="00A37BB6" w:rsidP="00A37BB6">
      <w:pPr>
        <w:pStyle w:val="Heading4"/>
      </w:pPr>
      <w:bookmarkStart w:id="1360" w:name="_Ref434477774"/>
      <w:r>
        <w:t>The Doxology</w:t>
      </w:r>
      <w:r w:rsidR="00E21EA3">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1" w:name="_Ref434475472"/>
      <w:r>
        <w:t>The Psali Adam</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2" w:name="_Ref434475500"/>
      <w:r>
        <w:lastRenderedPageBreak/>
        <w:t>The Psali Batos</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3" w:name="_Ref434560112"/>
      <w:bookmarkStart w:id="1364" w:name="_Toc437373160"/>
      <w:r>
        <w:t>January 8 (9) / Tobi 13: Also the Martyrdom of St. Demiana</w:t>
      </w:r>
      <w:bookmarkEnd w:id="1363"/>
      <w:bookmarkEnd w:id="1364"/>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5" w:name="_Ref434490124"/>
      <w:r>
        <w:lastRenderedPageBreak/>
        <w:t>Another Doxology of St. Demiana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4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4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6" w:name="_Ref434563224"/>
      <w:bookmarkStart w:id="1367" w:name="_Toc437373161"/>
      <w:r>
        <w:t>January 9 (10) / Tobi 14: St. Maximus</w:t>
      </w:r>
      <w:bookmarkEnd w:id="1366"/>
      <w:bookmarkEnd w:id="1367"/>
    </w:p>
    <w:p w14:paraId="1847ABB1" w14:textId="77777777" w:rsidR="00662600" w:rsidRDefault="00810F04" w:rsidP="00810F04">
      <w:pPr>
        <w:pStyle w:val="Heading4"/>
      </w:pPr>
      <w:bookmarkStart w:id="1368" w:name="_Ref434490957"/>
      <w:r>
        <w:t>The Doxology for</w:t>
      </w:r>
      <w:r w:rsidR="00662600">
        <w:t xml:space="preserve"> Sts. Maximus and Dometius</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2" w:name="_Toc437373162"/>
      <w:r>
        <w:t>Jan</w:t>
      </w:r>
      <w:r w:rsidR="00662600">
        <w:t>uary 12 (13) / Tobi 17: St. Dome</w:t>
      </w:r>
      <w:r>
        <w:t>tius</w:t>
      </w:r>
      <w:bookmarkEnd w:id="1372"/>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3" w:name="_Toc437373163"/>
      <w:bookmarkStart w:id="1374" w:name="_Toc410196208"/>
      <w:bookmarkStart w:id="1375" w:name="_Toc410196450"/>
      <w:bookmarkStart w:id="1376" w:name="_Toc410196952"/>
      <w:r>
        <w:t>January 15 (16) / Tobi 20: Departure of St. Prochorus the Disciple</w:t>
      </w:r>
      <w:bookmarkEnd w:id="1373"/>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7" w:name="_Toc437373164"/>
      <w:r>
        <w:t xml:space="preserve">January 16 (17) / Tobi 21: </w:t>
      </w:r>
      <w:r w:rsidR="00495F1A">
        <w:t>The Dormition of the Virgin</w:t>
      </w:r>
      <w:bookmarkEnd w:id="1374"/>
      <w:bookmarkEnd w:id="1375"/>
      <w:bookmarkEnd w:id="1376"/>
      <w:bookmarkEnd w:id="1377"/>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8" w:name="_Ref434560171"/>
      <w:bookmarkStart w:id="1379" w:name="_Toc437373165"/>
      <w:r>
        <w:t>January 17 (18) / Tobi 22: St. Anthony the Great</w:t>
      </w:r>
      <w:bookmarkEnd w:id="1378"/>
      <w:bookmarkEnd w:id="1379"/>
    </w:p>
    <w:p w14:paraId="38BCD1D7" w14:textId="77777777" w:rsidR="00FF5FF3" w:rsidRDefault="00FF5FF3" w:rsidP="00FF5FF3">
      <w:pPr>
        <w:pStyle w:val="Heading4"/>
      </w:pPr>
      <w:bookmarkStart w:id="1380" w:name="_Ref434490340"/>
      <w:r>
        <w:t>The Doxology</w:t>
      </w:r>
      <w:r w:rsidR="00B46E6E">
        <w:t xml:space="preserve"> for St. Anthony the Great</w:t>
      </w:r>
      <w:bookmarkEnd w:id="1380"/>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1" w:name="_Toc437373166"/>
      <w:r>
        <w:lastRenderedPageBreak/>
        <w:t>January 18 (19) / Tobi 23: St. Timothy the Apostle</w:t>
      </w:r>
      <w:bookmarkEnd w:id="1381"/>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2" w:name="_Toc437373167"/>
      <w:r>
        <w:t>January 22 (23) / Tobi 27: Archangel Suriel</w:t>
      </w:r>
      <w:bookmarkEnd w:id="1382"/>
    </w:p>
    <w:p w14:paraId="79FCFE0C" w14:textId="77777777" w:rsidR="00596AC8" w:rsidRDefault="00596AC8" w:rsidP="00596AC8">
      <w:pPr>
        <w:pStyle w:val="Heading4"/>
      </w:pPr>
      <w:bookmarkStart w:id="1383" w:name="_Ref434488250"/>
      <w:r>
        <w:t>The Doxology</w:t>
      </w:r>
      <w:r w:rsidR="00B46E6E">
        <w:t xml:space="preserve"> for Archangel Suriel</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4" w:name="_Toc437373168"/>
      <w:r>
        <w:t>January 22 (23) / Tobi 27: Also Relocation of St. Timothy the Apostle’s Relics</w:t>
      </w:r>
      <w:bookmarkEnd w:id="1384"/>
    </w:p>
    <w:p w14:paraId="3FBC7E0C" w14:textId="77777777" w:rsidR="00191A26" w:rsidRDefault="00191A26" w:rsidP="00191A26">
      <w:pPr>
        <w:pStyle w:val="Rubric"/>
      </w:pPr>
      <w:bookmarkStart w:id="1385"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6" w:name="_Toc437373169"/>
      <w:r>
        <w:lastRenderedPageBreak/>
        <w:t>January 24 (25) / Tobi 29: Commemoration of the Annunciation, Nativity, and Resurrection on the 29</w:t>
      </w:r>
      <w:r w:rsidRPr="00C0205C">
        <w:rPr>
          <w:vertAlign w:val="superscript"/>
        </w:rPr>
        <w:t>th</w:t>
      </w:r>
      <w:r>
        <w:t xml:space="preserve"> of Every Month</w:t>
      </w:r>
      <w:bookmarkEnd w:id="1386"/>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7" w:name="_Toc437373170"/>
      <w:r>
        <w:t>January 27 (28) / Meshir 2: St. Paul the Anchorite</w:t>
      </w:r>
      <w:bookmarkEnd w:id="1385"/>
      <w:bookmarkEnd w:id="1387"/>
    </w:p>
    <w:p w14:paraId="680E4267" w14:textId="77777777" w:rsidR="00C30529" w:rsidRDefault="00C30529" w:rsidP="00C30529">
      <w:pPr>
        <w:pStyle w:val="Heading4"/>
      </w:pPr>
      <w:bookmarkStart w:id="1388" w:name="_Ref434490368"/>
      <w:r>
        <w:t>The Doxology</w:t>
      </w:r>
      <w:r w:rsidR="00B46E6E">
        <w:t xml:space="preserve"> for St. Paul the Anchorite</w:t>
      </w:r>
      <w:bookmarkEnd w:id="1388"/>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9" w:name="_Toc437373171"/>
      <w:r>
        <w:t>January 29 (30) / Meshir 4: Martyrdom of St. Agabus the Disciple</w:t>
      </w:r>
      <w:bookmarkEnd w:id="1389"/>
    </w:p>
    <w:p w14:paraId="6DDD9040" w14:textId="77777777" w:rsidR="00191A26" w:rsidRDefault="00191A26" w:rsidP="00191A26">
      <w:pPr>
        <w:pStyle w:val="Rubric"/>
      </w:pPr>
      <w:bookmarkStart w:id="1390" w:name="_Toc410196209"/>
      <w:bookmarkStart w:id="1391" w:name="_Toc410196451"/>
      <w:bookmarkStart w:id="1392"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3" w:name="_Toc437373172"/>
      <w:r>
        <w:t>January 21 (31) / Meshir 5: St. Apollo the Friend of St. Apip</w:t>
      </w:r>
      <w:bookmarkEnd w:id="1393"/>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4" w:name="_Toc437373021"/>
      <w:bookmarkStart w:id="1395" w:name="February"/>
      <w:bookmarkEnd w:id="1314"/>
      <w:r>
        <w:lastRenderedPageBreak/>
        <w:t>February</w:t>
      </w:r>
      <w:bookmarkEnd w:id="1390"/>
      <w:bookmarkEnd w:id="1391"/>
      <w:bookmarkEnd w:id="1392"/>
      <w:r w:rsidR="00C30529">
        <w:t xml:space="preserve"> or </w:t>
      </w:r>
      <w:r w:rsidR="00C30529">
        <w:rPr>
          <w:rFonts w:ascii="FreeSerifAvvaShenouda" w:hAnsi="FreeSerifAvvaShenouda" w:cs="FreeSerifAvvaShenouda"/>
        </w:rPr>
        <w:t>Ⲙϣⲓⲣ</w:t>
      </w:r>
      <w:bookmarkEnd w:id="1394"/>
    </w:p>
    <w:bookmarkStart w:id="1396" w:name="_Toc410196210" w:displacedByCustomXml="next"/>
    <w:bookmarkStart w:id="1397" w:name="_Toc410196452" w:displacedByCustomXml="next"/>
    <w:bookmarkStart w:id="1398"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9" w:name="_Toc437373173"/>
      <w:r>
        <w:lastRenderedPageBreak/>
        <w:t xml:space="preserve">February 2 (3): Meshir 8: </w:t>
      </w:r>
      <w:r w:rsidR="00495F1A">
        <w:t>The Entrance into the Temple</w:t>
      </w:r>
      <w:bookmarkEnd w:id="1398"/>
      <w:bookmarkEnd w:id="1397"/>
      <w:bookmarkEnd w:id="1396"/>
      <w:bookmarkEnd w:id="1399"/>
    </w:p>
    <w:p w14:paraId="6E92944D" w14:textId="77777777" w:rsidR="00C30529" w:rsidRDefault="00C30529" w:rsidP="00124ADD">
      <w:pPr>
        <w:pStyle w:val="Heading4"/>
      </w:pPr>
      <w:bookmarkStart w:id="1400" w:name="_Ref434477815"/>
      <w:r>
        <w:t>The Doxology</w:t>
      </w:r>
      <w:r w:rsidR="00E21EA3">
        <w:t xml:space="preserve"> for the Entrance into the Temple</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1" w:name="_Toc437373174"/>
      <w:r>
        <w:t>February 4 (5) / Meshir 10: Martyrdom of St. James the Son of Alphaeus</w:t>
      </w:r>
      <w:bookmarkEnd w:id="1401"/>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2" w:name="_Toc437373175"/>
      <w:r>
        <w:t>February 6 (7) / Meshir 12: Commemoration of Archangel Michael</w:t>
      </w:r>
      <w:bookmarkEnd w:id="1402"/>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3" w:name="_Toc437373176"/>
      <w:r>
        <w:t>February 8 (9) / Meshir 14: The Departure of St. Severus</w:t>
      </w:r>
      <w:bookmarkEnd w:id="1403"/>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4" w:name="_Toc437373177"/>
      <w:r>
        <w:t>February 10 (11) / Meshir 16: Isaac the Syrian</w:t>
      </w:r>
      <w:bookmarkEnd w:id="1404"/>
    </w:p>
    <w:p w14:paraId="2F7479F8" w14:textId="77777777" w:rsidR="005329C1" w:rsidRDefault="005242D1" w:rsidP="005329C1">
      <w:pPr>
        <w:pStyle w:val="Heading3"/>
      </w:pPr>
      <w:bookmarkStart w:id="1405" w:name="_Toc437373178"/>
      <w:r>
        <w:t>February</w:t>
      </w:r>
      <w:r w:rsidR="005329C1">
        <w:t xml:space="preserve"> 15 (16) / Meshir 21: Commemoration of the Theotokos</w:t>
      </w:r>
      <w:bookmarkEnd w:id="1405"/>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6" w:name="_Toc437373179"/>
      <w:r>
        <w:t>February 15 (16) / Meshir 21: Also Martyrdom of St. Onesimus, the Disciple of St. Paul</w:t>
      </w:r>
      <w:bookmarkEnd w:id="1406"/>
    </w:p>
    <w:p w14:paraId="197E567A" w14:textId="77777777" w:rsidR="00B52D77" w:rsidRDefault="00B52D77" w:rsidP="00B52D77">
      <w:pPr>
        <w:pStyle w:val="Heading3"/>
      </w:pPr>
      <w:bookmarkStart w:id="1407" w:name="_Toc437373180"/>
      <w:r>
        <w:t>February 23 (24) / Meshir 29: Commemoration of the Annunciation, Nativity, and Resurrection on the 29</w:t>
      </w:r>
      <w:r w:rsidRPr="00C0205C">
        <w:rPr>
          <w:vertAlign w:val="superscript"/>
        </w:rPr>
        <w:t>th</w:t>
      </w:r>
      <w:r>
        <w:t xml:space="preserve"> of Every Month</w:t>
      </w:r>
      <w:bookmarkEnd w:id="1407"/>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8" w:name="_Toc437373181"/>
      <w:r>
        <w:lastRenderedPageBreak/>
        <w:t>February 24 (25) / Meshir 30: Appearance of the Head of St. John the Baptist</w:t>
      </w:r>
      <w:bookmarkEnd w:id="1408"/>
    </w:p>
    <w:p w14:paraId="49513F8D" w14:textId="77777777" w:rsidR="00191A26" w:rsidRDefault="00191A26" w:rsidP="00191A26">
      <w:pPr>
        <w:pStyle w:val="Rubric"/>
      </w:pPr>
      <w:bookmarkStart w:id="1409" w:name="_Toc410196211"/>
      <w:bookmarkStart w:id="1410" w:name="_Toc410196453"/>
      <w:bookmarkStart w:id="1411"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2" w:name="_Toc437373182"/>
      <w:r>
        <w:t>February 24 (25) / Meshir 30: Also St. Cyril VI</w:t>
      </w:r>
      <w:bookmarkEnd w:id="1412"/>
    </w:p>
    <w:p w14:paraId="0CDD55AC" w14:textId="77777777" w:rsidR="001779C0" w:rsidRDefault="001779C0" w:rsidP="001779C0">
      <w:pPr>
        <w:pStyle w:val="Heading4"/>
      </w:pPr>
      <w:bookmarkStart w:id="1413" w:name="_Ref434492506"/>
      <w:r>
        <w:t>The Doxology</w:t>
      </w:r>
      <w:r w:rsidR="00B82753">
        <w:t xml:space="preserve"> for St. Cyril VI</w:t>
      </w:r>
      <w:r>
        <w:rPr>
          <w:rStyle w:val="FootnoteReference"/>
        </w:rPr>
        <w:footnoteReference w:id="547"/>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4" w:name="_Toc437373022"/>
      <w:bookmarkStart w:id="1415" w:name="March"/>
      <w:bookmarkEnd w:id="1395"/>
      <w:r>
        <w:lastRenderedPageBreak/>
        <w:t>March</w:t>
      </w:r>
      <w:bookmarkEnd w:id="1409"/>
      <w:bookmarkEnd w:id="1410"/>
      <w:bookmarkEnd w:id="1411"/>
      <w:r w:rsidR="00C30529">
        <w:t xml:space="preserve"> or </w:t>
      </w:r>
      <w:r w:rsidR="00C30529">
        <w:rPr>
          <w:rFonts w:ascii="FreeSerifAvvaShenouda" w:hAnsi="FreeSerifAvvaShenouda" w:cs="FreeSerifAvvaShenouda"/>
        </w:rPr>
        <w:t>Ⲡⲁⲣⲙϩⲟⲧⲡ</w:t>
      </w:r>
      <w:bookmarkEnd w:id="1414"/>
    </w:p>
    <w:bookmarkStart w:id="1416" w:name="_Toc410196212" w:displacedByCustomXml="next"/>
    <w:bookmarkStart w:id="1417" w:name="_Toc410196454" w:displacedByCustomXml="next"/>
    <w:bookmarkStart w:id="1418"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9" w:name="_Toc437373183"/>
      <w:r>
        <w:lastRenderedPageBreak/>
        <w:t>March 2: Departure of St. Chad of Mercia</w:t>
      </w:r>
      <w:r w:rsidR="00377E51">
        <w:rPr>
          <w:rStyle w:val="FootnoteReference"/>
        </w:rPr>
        <w:footnoteReference w:id="548"/>
      </w:r>
      <w:bookmarkEnd w:id="1419"/>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8"/>
      <w:bookmarkEnd w:id="1417"/>
      <w:bookmarkEnd w:id="1416"/>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lastRenderedPageBreak/>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5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51"/>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lastRenderedPageBreak/>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5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5"/>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3"/>
            </w:r>
            <w:r>
              <w:t>;</w:t>
            </w:r>
          </w:p>
          <w:p w14:paraId="38DFDD79" w14:textId="77777777" w:rsidR="0047441D" w:rsidRDefault="0047441D" w:rsidP="0047441D">
            <w:pPr>
              <w:pStyle w:val="EngHang"/>
            </w:pPr>
            <w:r>
              <w:t>He sent them “the Father of Peace</w:t>
            </w:r>
            <w:r>
              <w:rPr>
                <w:rStyle w:val="FootnoteReference"/>
              </w:rPr>
              <w:footnoteReference w:id="55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 xml:space="preserve">May 8 / Pashons 13 St. Junia of the </w:t>
      </w:r>
      <w:proofErr w:type="gramStart"/>
      <w:r>
        <w:t>Seventy Two</w:t>
      </w:r>
      <w:proofErr w:type="gramEnd"/>
      <w:r>
        <w:t xml:space="preserve">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5"/>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5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6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6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6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7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7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7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8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81"/>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837F89" w:rsidRDefault="00837F89">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837F89" w:rsidRDefault="00837F89" w:rsidP="0043158C">
      <w:pPr>
        <w:pStyle w:val="CommentText"/>
      </w:pPr>
      <w:r>
        <w:rPr>
          <w:rStyle w:val="CommentReference"/>
        </w:rPr>
        <w:annotationRef/>
      </w:r>
      <w:r>
        <w:t>May He or that He may</w:t>
      </w:r>
    </w:p>
  </w:comment>
  <w:comment w:id="53" w:author="Windows User" w:date="2015-10-30T08:56:00Z" w:initials="BS">
    <w:p w14:paraId="0CF6FD46" w14:textId="77777777" w:rsidR="00837F89" w:rsidRDefault="00837F89">
      <w:pPr>
        <w:pStyle w:val="CommentText"/>
      </w:pPr>
      <w:r>
        <w:rPr>
          <w:rStyle w:val="CommentReference"/>
        </w:rPr>
        <w:annotationRef/>
      </w:r>
      <w:r>
        <w:t>protopresbyters?</w:t>
      </w:r>
    </w:p>
  </w:comment>
  <w:comment w:id="54" w:author="Windows User" w:date="2015-10-30T08:56:00Z" w:initials="BS">
    <w:p w14:paraId="7A5F1901" w14:textId="77777777" w:rsidR="00837F89" w:rsidRDefault="00837F89">
      <w:pPr>
        <w:pStyle w:val="CommentText"/>
      </w:pPr>
      <w:r>
        <w:rPr>
          <w:rStyle w:val="CommentReference"/>
        </w:rPr>
        <w:annotationRef/>
      </w:r>
      <w:r>
        <w:t>those who?</w:t>
      </w:r>
    </w:p>
  </w:comment>
  <w:comment w:id="55" w:author="Windows User" w:date="2015-10-30T08:56:00Z" w:initials="BS">
    <w:p w14:paraId="2D4F2C82" w14:textId="77777777" w:rsidR="00837F89" w:rsidRDefault="00837F89">
      <w:pPr>
        <w:pStyle w:val="CommentText"/>
      </w:pPr>
      <w:r>
        <w:rPr>
          <w:rStyle w:val="CommentReference"/>
        </w:rPr>
        <w:annotationRef/>
      </w:r>
      <w:r>
        <w:t>Yourself?</w:t>
      </w:r>
    </w:p>
  </w:comment>
  <w:comment w:id="59" w:author="Windows User" w:date="2015-11-27T20:09:00Z" w:initials="WU">
    <w:p w14:paraId="714F787D" w14:textId="77777777" w:rsidR="00837F89" w:rsidRDefault="00837F89"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837F89" w:rsidRDefault="00837F89">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837F89" w:rsidRDefault="00837F89">
      <w:pPr>
        <w:pStyle w:val="CommentText"/>
      </w:pPr>
      <w:r>
        <w:rPr>
          <w:rStyle w:val="CommentReference"/>
        </w:rPr>
        <w:annotationRef/>
      </w:r>
      <w:r>
        <w:t>Good News or Glad Tidings?</w:t>
      </w:r>
    </w:p>
  </w:comment>
  <w:comment w:id="67" w:author="Windows User" w:date="2015-10-30T08:56:00Z" w:initials="WU">
    <w:p w14:paraId="23EACE51" w14:textId="77777777" w:rsidR="00837F89" w:rsidRDefault="00837F89">
      <w:pPr>
        <w:pStyle w:val="CommentText"/>
      </w:pPr>
      <w:r>
        <w:rPr>
          <w:rStyle w:val="CommentReference"/>
        </w:rPr>
        <w:annotationRef/>
      </w:r>
      <w:r>
        <w:t>Which is it? Advocate or watch over us?</w:t>
      </w:r>
    </w:p>
  </w:comment>
  <w:comment w:id="68" w:author="Windows User" w:date="2015-10-30T08:56:00Z" w:initials="WU">
    <w:p w14:paraId="01F9BCCA" w14:textId="77777777" w:rsidR="00837F89" w:rsidRDefault="00837F89">
      <w:pPr>
        <w:pStyle w:val="CommentText"/>
      </w:pPr>
      <w:r>
        <w:rPr>
          <w:rStyle w:val="CommentReference"/>
        </w:rPr>
        <w:annotationRef/>
      </w:r>
      <w:r>
        <w:t>Coptic doesn’t seem to have “Mary”</w:t>
      </w:r>
    </w:p>
  </w:comment>
  <w:comment w:id="70" w:author="Windows User" w:date="2015-10-30T08:56:00Z" w:initials="WU">
    <w:p w14:paraId="64CC502C" w14:textId="77777777" w:rsidR="00837F89" w:rsidRDefault="00837F89">
      <w:pPr>
        <w:pStyle w:val="CommentText"/>
      </w:pPr>
      <w:r>
        <w:rPr>
          <w:rStyle w:val="CommentReference"/>
        </w:rPr>
        <w:annotationRef/>
      </w:r>
      <w:r>
        <w:t>Add footnote of what this is</w:t>
      </w:r>
    </w:p>
  </w:comment>
  <w:comment w:id="90" w:author="Windows User" w:date="2015-11-27T20:09:00Z" w:initials="WU">
    <w:p w14:paraId="03405E79" w14:textId="77777777" w:rsidR="00837F89" w:rsidRDefault="00837F89"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837F89" w:rsidRDefault="00837F89">
      <w:pPr>
        <w:pStyle w:val="CommentText"/>
      </w:pPr>
      <w:r>
        <w:rPr>
          <w:rStyle w:val="CommentReference"/>
        </w:rPr>
        <w:annotationRef/>
      </w:r>
      <w:r>
        <w:t>Compare to various translations</w:t>
      </w:r>
    </w:p>
  </w:comment>
  <w:comment w:id="93" w:author="Windows User" w:date="2015-10-30T12:37:00Z" w:initials="WU">
    <w:p w14:paraId="00B9961B" w14:textId="77777777" w:rsidR="00837F89" w:rsidRDefault="00837F89">
      <w:pPr>
        <w:pStyle w:val="CommentText"/>
      </w:pPr>
      <w:r>
        <w:rPr>
          <w:rStyle w:val="CommentReference"/>
        </w:rPr>
        <w:annotationRef/>
      </w:r>
      <w:r>
        <w:t>Is this supposed to be doubled?</w:t>
      </w:r>
    </w:p>
  </w:comment>
  <w:comment w:id="94" w:author="Windows User" w:date="2015-11-27T20:09:00Z" w:initials="WU">
    <w:p w14:paraId="218998C8" w14:textId="77777777" w:rsidR="00837F89" w:rsidRDefault="00837F89"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837F89" w:rsidRDefault="00837F89">
      <w:pPr>
        <w:pStyle w:val="CommentText"/>
      </w:pPr>
      <w:r>
        <w:rPr>
          <w:rStyle w:val="CommentReference"/>
        </w:rPr>
        <w:annotationRef/>
      </w:r>
      <w:r>
        <w:t>Does this go before Creed?</w:t>
      </w:r>
    </w:p>
  </w:comment>
  <w:comment w:id="98" w:author="Windows User" w:date="2015-11-06T13:03:00Z" w:initials="WU">
    <w:p w14:paraId="6B9D0F75" w14:textId="77777777" w:rsidR="00837F89" w:rsidRDefault="00837F89">
      <w:pPr>
        <w:pStyle w:val="CommentText"/>
      </w:pPr>
      <w:r>
        <w:rPr>
          <w:rStyle w:val="CommentReference"/>
        </w:rPr>
        <w:annotationRef/>
      </w:r>
      <w:r>
        <w:t>Coptic reader has Ps 3 here!</w:t>
      </w:r>
    </w:p>
  </w:comment>
  <w:comment w:id="114" w:author="Windows User" w:date="2015-11-02T08:54:00Z" w:initials="WU">
    <w:p w14:paraId="0366F544" w14:textId="77777777" w:rsidR="00837F89" w:rsidRDefault="00837F89">
      <w:pPr>
        <w:pStyle w:val="CommentText"/>
      </w:pPr>
      <w:r>
        <w:rPr>
          <w:rStyle w:val="CommentReference"/>
        </w:rPr>
        <w:annotationRef/>
      </w:r>
      <w:r>
        <w:t>Is there a phrase missing here?</w:t>
      </w:r>
    </w:p>
  </w:comment>
  <w:comment w:id="120" w:author="Windows User" w:date="2015-10-30T08:56:00Z" w:initials="WU">
    <w:p w14:paraId="1FDBEBA0" w14:textId="77777777" w:rsidR="00837F89" w:rsidRDefault="00837F89">
      <w:pPr>
        <w:pStyle w:val="CommentText"/>
      </w:pPr>
      <w:r>
        <w:rPr>
          <w:rStyle w:val="CommentReference"/>
        </w:rPr>
        <w:annotationRef/>
      </w:r>
      <w:r>
        <w:t xml:space="preserve">Should Glory be </w:t>
      </w:r>
      <w:proofErr w:type="gramStart"/>
      <w:r>
        <w:t>be</w:t>
      </w:r>
      <w:proofErr w:type="gramEnd"/>
      <w:r>
        <w:t xml:space="preserve"> here?</w:t>
      </w:r>
    </w:p>
  </w:comment>
  <w:comment w:id="125" w:author="Windows User" w:date="2015-11-02T12:45:00Z" w:initials="WU">
    <w:p w14:paraId="52EB1C43" w14:textId="77777777" w:rsidR="00837F89" w:rsidRDefault="00837F89">
      <w:pPr>
        <w:pStyle w:val="CommentText"/>
      </w:pPr>
      <w:r>
        <w:rPr>
          <w:rStyle w:val="CommentReference"/>
        </w:rPr>
        <w:annotationRef/>
      </w:r>
      <w:r>
        <w:t>Any argument for "Rise up" rather than arise?"</w:t>
      </w:r>
    </w:p>
  </w:comment>
  <w:comment w:id="126" w:author="Windows User" w:date="2015-10-30T08:56:00Z" w:initials="WU">
    <w:p w14:paraId="20A80697" w14:textId="77777777" w:rsidR="00837F89" w:rsidRDefault="00837F89">
      <w:pPr>
        <w:pStyle w:val="CommentText"/>
      </w:pPr>
      <w:r>
        <w:rPr>
          <w:rStyle w:val="CommentReference"/>
        </w:rPr>
        <w:annotationRef/>
      </w:r>
      <w:r>
        <w:t>flesh or body?</w:t>
      </w:r>
    </w:p>
  </w:comment>
  <w:comment w:id="127" w:author="Windows User" w:date="2015-10-30T08:56:00Z" w:initials="WU">
    <w:p w14:paraId="691196EF" w14:textId="77777777" w:rsidR="00837F89" w:rsidRDefault="00837F89">
      <w:pPr>
        <w:pStyle w:val="CommentText"/>
      </w:pPr>
      <w:r>
        <w:rPr>
          <w:rStyle w:val="CommentReference"/>
        </w:rPr>
        <w:annotationRef/>
      </w:r>
      <w:r>
        <w:t>Send up, or ascribe?</w:t>
      </w:r>
    </w:p>
  </w:comment>
  <w:comment w:id="128" w:author="Windows User" w:date="2015-10-30T08:56:00Z" w:initials="WU">
    <w:p w14:paraId="62D844FC" w14:textId="77777777" w:rsidR="00837F89" w:rsidRDefault="00837F89">
      <w:pPr>
        <w:pStyle w:val="CommentText"/>
      </w:pPr>
      <w:r>
        <w:rPr>
          <w:rStyle w:val="CommentReference"/>
        </w:rPr>
        <w:annotationRef/>
      </w:r>
      <w:r>
        <w:t>doxology or glorification?</w:t>
      </w:r>
    </w:p>
  </w:comment>
  <w:comment w:id="129" w:author="Windows User" w:date="2015-10-30T08:56:00Z" w:initials="WU">
    <w:p w14:paraId="1DDB628C" w14:textId="77777777" w:rsidR="00837F89" w:rsidRDefault="00837F89">
      <w:pPr>
        <w:pStyle w:val="CommentText"/>
      </w:pPr>
      <w:r>
        <w:rPr>
          <w:rStyle w:val="CommentReference"/>
        </w:rPr>
        <w:annotationRef/>
      </w:r>
      <w:r>
        <w:t>"Glory to you" or "Glory be to you"?</w:t>
      </w:r>
    </w:p>
  </w:comment>
  <w:comment w:id="130" w:author="Windows User" w:date="2015-10-30T08:56:00Z" w:initials="WU">
    <w:p w14:paraId="04605706" w14:textId="77777777" w:rsidR="00837F89" w:rsidRDefault="00837F89">
      <w:pPr>
        <w:pStyle w:val="CommentText"/>
      </w:pPr>
      <w:r>
        <w:rPr>
          <w:rStyle w:val="CommentReference"/>
        </w:rPr>
        <w:annotationRef/>
      </w:r>
      <w:r>
        <w:t>You?</w:t>
      </w:r>
    </w:p>
  </w:comment>
  <w:comment w:id="131" w:author="Windows User" w:date="2015-10-30T08:56:00Z" w:initials="WU">
    <w:p w14:paraId="7EF74390" w14:textId="77777777" w:rsidR="00837F89" w:rsidRDefault="00837F89">
      <w:pPr>
        <w:pStyle w:val="CommentText"/>
      </w:pPr>
      <w:r>
        <w:rPr>
          <w:rStyle w:val="CommentReference"/>
        </w:rPr>
        <w:annotationRef/>
      </w:r>
      <w:r>
        <w:t xml:space="preserve">To the Sanctuary or </w:t>
      </w:r>
      <w:proofErr w:type="gramStart"/>
      <w:r>
        <w:t>O</w:t>
      </w:r>
      <w:proofErr w:type="gramEnd"/>
      <w:r>
        <w:t xml:space="preserve"> you saints???</w:t>
      </w:r>
    </w:p>
  </w:comment>
  <w:comment w:id="132" w:author="Windows User" w:date="2015-10-30T08:56:00Z" w:initials="WU">
    <w:p w14:paraId="6EE7E8F7" w14:textId="77777777" w:rsidR="00837F89" w:rsidRDefault="00837F89">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837F89" w:rsidRDefault="00837F89">
      <w:pPr>
        <w:pStyle w:val="CommentText"/>
      </w:pPr>
      <w:r>
        <w:rPr>
          <w:rStyle w:val="CommentReference"/>
        </w:rPr>
        <w:annotationRef/>
      </w:r>
      <w:r>
        <w:t>supplication or cry?</w:t>
      </w:r>
    </w:p>
  </w:comment>
  <w:comment w:id="134" w:author="Windows User" w:date="2015-10-30T08:56:00Z" w:initials="WU">
    <w:p w14:paraId="48F1BB2D" w14:textId="77777777" w:rsidR="00837F89" w:rsidRDefault="00837F89">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837F89" w:rsidRDefault="00837F89">
      <w:pPr>
        <w:pStyle w:val="CommentText"/>
      </w:pPr>
      <w:r>
        <w:rPr>
          <w:rStyle w:val="CommentReference"/>
        </w:rPr>
        <w:annotationRef/>
      </w:r>
      <w:r>
        <w:t>revive or deliver?</w:t>
      </w:r>
    </w:p>
  </w:comment>
  <w:comment w:id="136" w:author="Windows User" w:date="2015-10-30T08:56:00Z" w:initials="WU">
    <w:p w14:paraId="1E23D103" w14:textId="77777777" w:rsidR="00837F89" w:rsidRDefault="00837F89">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837F89" w:rsidRDefault="00837F89">
      <w:pPr>
        <w:pStyle w:val="CommentText"/>
      </w:pPr>
      <w:r>
        <w:rPr>
          <w:rStyle w:val="CommentReference"/>
        </w:rPr>
        <w:annotationRef/>
      </w:r>
      <w:r>
        <w:t>blessing or praise?</w:t>
      </w:r>
    </w:p>
  </w:comment>
  <w:comment w:id="138" w:author="Windows User" w:date="2015-10-30T08:56:00Z" w:initials="WU">
    <w:p w14:paraId="71B0BD07" w14:textId="77777777" w:rsidR="00837F89" w:rsidRDefault="00837F89">
      <w:pPr>
        <w:pStyle w:val="CommentText"/>
      </w:pPr>
      <w:r>
        <w:rPr>
          <w:rStyle w:val="CommentReference"/>
        </w:rPr>
        <w:annotationRef/>
      </w:r>
      <w:r>
        <w:t>respond with? respond to? speak of?</w:t>
      </w:r>
    </w:p>
  </w:comment>
  <w:comment w:id="139" w:author="Windows User" w:date="2015-10-30T08:56:00Z" w:initials="WU">
    <w:p w14:paraId="2450B0CD" w14:textId="77777777" w:rsidR="00837F89" w:rsidRDefault="00837F89">
      <w:pPr>
        <w:pStyle w:val="CommentText"/>
      </w:pPr>
      <w:r>
        <w:rPr>
          <w:rStyle w:val="CommentReference"/>
        </w:rPr>
        <w:annotationRef/>
      </w:r>
      <w:r>
        <w:t>rightous, true, or truth?</w:t>
      </w:r>
    </w:p>
  </w:comment>
  <w:comment w:id="140" w:author="Windows User" w:date="2015-10-30T08:56:00Z" w:initials="WU">
    <w:p w14:paraId="469B7AAB" w14:textId="77777777" w:rsidR="00837F89" w:rsidRDefault="00837F89">
      <w:pPr>
        <w:pStyle w:val="CommentText"/>
      </w:pPr>
      <w:r>
        <w:rPr>
          <w:rStyle w:val="CommentReference"/>
        </w:rPr>
        <w:annotationRef/>
      </w:r>
      <w:r>
        <w:t>meditation, or delight?</w:t>
      </w:r>
    </w:p>
  </w:comment>
  <w:comment w:id="141" w:author="Windows User" w:date="2015-10-30T08:56:00Z" w:initials="WU">
    <w:p w14:paraId="55BDD5ED" w14:textId="77777777" w:rsidR="00837F89" w:rsidRDefault="00837F89">
      <w:pPr>
        <w:pStyle w:val="CommentText"/>
      </w:pPr>
      <w:r>
        <w:rPr>
          <w:rStyle w:val="CommentReference"/>
        </w:rPr>
        <w:annotationRef/>
      </w:r>
      <w:r>
        <w:t>forever or always?</w:t>
      </w:r>
    </w:p>
  </w:comment>
  <w:comment w:id="142" w:author="Windows User" w:date="2015-10-30T08:56:00Z" w:initials="WU">
    <w:p w14:paraId="6EC4BCD6" w14:textId="77777777" w:rsidR="00837F89" w:rsidRDefault="00837F89">
      <w:pPr>
        <w:pStyle w:val="CommentText"/>
      </w:pPr>
      <w:r>
        <w:rPr>
          <w:rStyle w:val="CommentReference"/>
        </w:rPr>
        <w:annotationRef/>
      </w:r>
      <w:r>
        <w:t>and forever?</w:t>
      </w:r>
    </w:p>
  </w:comment>
  <w:comment w:id="143" w:author="Windows User" w:date="2015-10-30T08:56:00Z" w:initials="WU">
    <w:p w14:paraId="0C8D527C" w14:textId="77777777" w:rsidR="00837F89" w:rsidRDefault="00837F89">
      <w:pPr>
        <w:pStyle w:val="CommentText"/>
      </w:pPr>
      <w:r>
        <w:rPr>
          <w:rStyle w:val="CommentReference"/>
        </w:rPr>
        <w:annotationRef/>
      </w:r>
      <w:r>
        <w:t>be?</w:t>
      </w:r>
    </w:p>
  </w:comment>
  <w:comment w:id="144" w:author="Windows User" w:date="2015-10-30T08:56:00Z" w:initials="WU">
    <w:p w14:paraId="24A21286" w14:textId="77777777" w:rsidR="00837F89" w:rsidRDefault="00837F89">
      <w:pPr>
        <w:pStyle w:val="CommentText"/>
      </w:pPr>
      <w:r>
        <w:rPr>
          <w:rStyle w:val="CommentReference"/>
        </w:rPr>
        <w:annotationRef/>
      </w:r>
      <w:r>
        <w:t>be?</w:t>
      </w:r>
    </w:p>
  </w:comment>
  <w:comment w:id="145" w:author="Windows User" w:date="2015-10-30T08:56:00Z" w:initials="WU">
    <w:p w14:paraId="78AD7059" w14:textId="77777777" w:rsidR="00837F89" w:rsidRDefault="00837F89">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837F89" w:rsidRDefault="00837F89">
      <w:pPr>
        <w:pStyle w:val="CommentText"/>
      </w:pPr>
      <w:r>
        <w:rPr>
          <w:rStyle w:val="CommentReference"/>
        </w:rPr>
        <w:annotationRef/>
      </w:r>
      <w:r>
        <w:t>utter or declare?</w:t>
      </w:r>
    </w:p>
  </w:comment>
  <w:comment w:id="153" w:author="Windows User" w:date="2015-10-30T08:56:00Z" w:initials="BS">
    <w:p w14:paraId="3842484B" w14:textId="77777777" w:rsidR="00837F89" w:rsidRDefault="00837F89">
      <w:pPr>
        <w:pStyle w:val="CommentText"/>
      </w:pPr>
      <w:r>
        <w:rPr>
          <w:rStyle w:val="CommentReference"/>
        </w:rPr>
        <w:annotationRef/>
      </w:r>
      <w:r>
        <w:t>look at? look upon? regard?</w:t>
      </w:r>
    </w:p>
  </w:comment>
  <w:comment w:id="154" w:author="Windows User" w:date="2015-10-30T08:56:00Z" w:initials="BS">
    <w:p w14:paraId="61DC37F7" w14:textId="77777777" w:rsidR="00837F89" w:rsidRDefault="00837F89">
      <w:pPr>
        <w:pStyle w:val="CommentText"/>
      </w:pPr>
      <w:r>
        <w:rPr>
          <w:rStyle w:val="CommentReference"/>
        </w:rPr>
        <w:annotationRef/>
      </w:r>
      <w:r>
        <w:t>no one?</w:t>
      </w:r>
    </w:p>
  </w:comment>
  <w:comment w:id="155" w:author="Windows User" w:date="2015-10-30T08:56:00Z" w:initials="BS">
    <w:p w14:paraId="585BECF3" w14:textId="77777777" w:rsidR="00837F89" w:rsidRDefault="00837F89">
      <w:pPr>
        <w:pStyle w:val="CommentText"/>
      </w:pPr>
      <w:r>
        <w:rPr>
          <w:rStyle w:val="CommentReference"/>
        </w:rPr>
        <w:annotationRef/>
      </w:r>
      <w:r>
        <w:t>in?</w:t>
      </w:r>
    </w:p>
    <w:p w14:paraId="599E0788" w14:textId="77777777" w:rsidR="00837F89" w:rsidRDefault="00837F89">
      <w:pPr>
        <w:pStyle w:val="CommentText"/>
      </w:pPr>
    </w:p>
  </w:comment>
  <w:comment w:id="156" w:author="Windows User" w:date="2015-10-30T08:56:00Z" w:initials="BS">
    <w:p w14:paraId="1E93E3C5" w14:textId="77777777" w:rsidR="00837F89" w:rsidRDefault="00837F89">
      <w:pPr>
        <w:pStyle w:val="CommentText"/>
      </w:pPr>
      <w:r>
        <w:rPr>
          <w:rStyle w:val="CommentReference"/>
        </w:rPr>
        <w:annotationRef/>
      </w:r>
      <w:r>
        <w:t>before?</w:t>
      </w:r>
    </w:p>
  </w:comment>
  <w:comment w:id="157" w:author="Windows User" w:date="2015-10-30T08:56:00Z" w:initials="BS">
    <w:p w14:paraId="2A95BD9B" w14:textId="77777777" w:rsidR="00837F89" w:rsidRDefault="00837F89">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837F89" w:rsidRDefault="00837F89">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837F89" w:rsidRDefault="00837F89">
      <w:pPr>
        <w:pStyle w:val="CommentText"/>
      </w:pPr>
      <w:r>
        <w:rPr>
          <w:rStyle w:val="CommentReference"/>
        </w:rPr>
        <w:annotationRef/>
      </w:r>
      <w:r>
        <w:t>sealed as in ever virgin... or more like hidden?</w:t>
      </w:r>
    </w:p>
  </w:comment>
  <w:comment w:id="160" w:author="Windows User" w:date="2015-10-30T08:56:00Z" w:initials="BS">
    <w:p w14:paraId="0EA7F885" w14:textId="77777777" w:rsidR="00837F89" w:rsidRDefault="00837F89">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837F89" w:rsidRDefault="00837F89">
      <w:pPr>
        <w:pStyle w:val="CommentText"/>
      </w:pPr>
      <w:r>
        <w:rPr>
          <w:rStyle w:val="CommentReference"/>
        </w:rPr>
        <w:annotationRef/>
      </w:r>
      <w:r>
        <w:t>spices or ointment</w:t>
      </w:r>
    </w:p>
  </w:comment>
  <w:comment w:id="162" w:author="Windows User" w:date="2015-10-30T08:56:00Z" w:initials="BS">
    <w:p w14:paraId="59FF5141" w14:textId="77777777" w:rsidR="00837F89" w:rsidRDefault="00837F89">
      <w:pPr>
        <w:pStyle w:val="CommentText"/>
      </w:pPr>
      <w:r>
        <w:rPr>
          <w:rStyle w:val="CommentReference"/>
        </w:rPr>
        <w:annotationRef/>
      </w:r>
      <w:r>
        <w:t>Is risen or has risen?</w:t>
      </w:r>
    </w:p>
  </w:comment>
  <w:comment w:id="163" w:author="Windows User" w:date="2015-10-30T08:56:00Z" w:initials="BS">
    <w:p w14:paraId="32DD0547" w14:textId="77777777" w:rsidR="00837F89" w:rsidRDefault="00837F89">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837F89" w:rsidRDefault="00837F89">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837F89" w:rsidRDefault="00837F89">
      <w:pPr>
        <w:pStyle w:val="CommentText"/>
      </w:pPr>
      <w:r>
        <w:rPr>
          <w:rStyle w:val="CommentReference"/>
        </w:rPr>
        <w:annotationRef/>
      </w:r>
      <w:r>
        <w:t xml:space="preserve">decay? </w:t>
      </w:r>
    </w:p>
  </w:comment>
  <w:comment w:id="166" w:author="Windows User" w:date="2015-10-30T08:56:00Z" w:initials="WU">
    <w:p w14:paraId="3FDC6419" w14:textId="77777777" w:rsidR="00837F89" w:rsidRDefault="00837F89">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837F89" w:rsidRDefault="00837F89">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837F89" w:rsidRDefault="00837F89">
      <w:pPr>
        <w:pStyle w:val="CommentText"/>
      </w:pPr>
      <w:r>
        <w:rPr>
          <w:rStyle w:val="CommentReference"/>
        </w:rPr>
        <w:annotationRef/>
      </w:r>
      <w:r>
        <w:t>literally choice mounted captains?</w:t>
      </w:r>
    </w:p>
  </w:comment>
  <w:comment w:id="169" w:author="Windows User" w:date="2015-10-30T08:56:00Z" w:initials="WU">
    <w:p w14:paraId="412EF946" w14:textId="77777777" w:rsidR="00837F89" w:rsidRDefault="00837F89">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837F89" w:rsidRDefault="00837F89">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837F89" w:rsidRDefault="00837F89">
      <w:pPr>
        <w:pStyle w:val="CommentText"/>
      </w:pPr>
      <w:r>
        <w:rPr>
          <w:rStyle w:val="CommentReference"/>
        </w:rPr>
        <w:annotationRef/>
      </w:r>
      <w:r>
        <w:t>crushed or destroyed?</w:t>
      </w:r>
    </w:p>
  </w:comment>
  <w:comment w:id="172" w:author="Windows User" w:date="2015-10-30T08:56:00Z" w:initials="WU">
    <w:p w14:paraId="251C2A8C" w14:textId="77777777" w:rsidR="00837F89" w:rsidRDefault="00837F89">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837F89" w:rsidRDefault="00837F89">
      <w:pPr>
        <w:pStyle w:val="CommentText"/>
      </w:pPr>
      <w:r>
        <w:rPr>
          <w:rStyle w:val="CommentReference"/>
        </w:rPr>
        <w:annotationRef/>
      </w:r>
      <w:r>
        <w:t>your enemies or our enemies?</w:t>
      </w:r>
    </w:p>
  </w:comment>
  <w:comment w:id="174" w:author="Windows User" w:date="2015-10-30T08:56:00Z" w:initials="WU">
    <w:p w14:paraId="3EA7129B" w14:textId="77777777" w:rsidR="00837F89" w:rsidRDefault="00837F89">
      <w:pPr>
        <w:pStyle w:val="CommentText"/>
      </w:pPr>
      <w:r>
        <w:rPr>
          <w:rStyle w:val="CommentReference"/>
        </w:rPr>
        <w:annotationRef/>
      </w:r>
      <w:r>
        <w:t>sent or sent forth?</w:t>
      </w:r>
    </w:p>
  </w:comment>
  <w:comment w:id="175" w:author="Windows User" w:date="2015-10-30T08:56:00Z" w:initials="WU">
    <w:p w14:paraId="2A81A5DE" w14:textId="77777777" w:rsidR="00837F89" w:rsidRDefault="00837F89">
      <w:pPr>
        <w:pStyle w:val="CommentText"/>
      </w:pPr>
      <w:r>
        <w:rPr>
          <w:rStyle w:val="CommentReference"/>
        </w:rPr>
        <w:annotationRef/>
      </w:r>
      <w:r>
        <w:t>or saints? ft note?</w:t>
      </w:r>
    </w:p>
  </w:comment>
  <w:comment w:id="176" w:author="Windows User" w:date="2015-10-30T08:56:00Z" w:initials="WU">
    <w:p w14:paraId="4AC4FC28" w14:textId="77777777" w:rsidR="00837F89" w:rsidRDefault="00837F89">
      <w:pPr>
        <w:pStyle w:val="CommentText"/>
      </w:pPr>
      <w:r>
        <w:rPr>
          <w:rStyle w:val="CommentReference"/>
        </w:rPr>
        <w:annotationRef/>
      </w:r>
      <w:r>
        <w:t>glories? glorious deeds? or in glory?</w:t>
      </w:r>
    </w:p>
  </w:comment>
  <w:comment w:id="177" w:author="Windows User" w:date="2015-10-30T08:56:00Z" w:initials="WU">
    <w:p w14:paraId="020A6174" w14:textId="77777777" w:rsidR="00837F89" w:rsidRDefault="00837F89">
      <w:pPr>
        <w:pStyle w:val="CommentText"/>
      </w:pPr>
      <w:r>
        <w:rPr>
          <w:rStyle w:val="CommentReference"/>
        </w:rPr>
        <w:annotationRef/>
      </w:r>
      <w:r>
        <w:t>redeemed? or chose?</w:t>
      </w:r>
    </w:p>
  </w:comment>
  <w:comment w:id="178" w:author="Windows User" w:date="2015-10-30T08:56:00Z" w:initials="WU">
    <w:p w14:paraId="6349473A" w14:textId="77777777" w:rsidR="00837F89" w:rsidRDefault="00837F89">
      <w:pPr>
        <w:pStyle w:val="CommentText"/>
      </w:pPr>
      <w:r>
        <w:rPr>
          <w:rStyle w:val="CommentReference"/>
        </w:rPr>
        <w:annotationRef/>
      </w:r>
      <w:r>
        <w:t>abode? habitation? resting place?</w:t>
      </w:r>
    </w:p>
  </w:comment>
  <w:comment w:id="179" w:author="Windows User" w:date="2015-10-30T08:56:00Z" w:initials="WU">
    <w:p w14:paraId="0D3E5CBC" w14:textId="77777777" w:rsidR="00837F89" w:rsidRDefault="00837F89">
      <w:pPr>
        <w:pStyle w:val="CommentText"/>
      </w:pPr>
      <w:r>
        <w:rPr>
          <w:rStyle w:val="CommentReference"/>
        </w:rPr>
        <w:annotationRef/>
      </w:r>
      <w:r>
        <w:t>Nets has pangs.</w:t>
      </w:r>
    </w:p>
  </w:comment>
  <w:comment w:id="180" w:author="Windows User" w:date="2015-10-30T08:56:00Z" w:initials="WU">
    <w:p w14:paraId="2C78488D" w14:textId="77777777" w:rsidR="00837F89" w:rsidRDefault="00837F89">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837F89" w:rsidRDefault="00837F89">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837F89" w:rsidRDefault="00837F89">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837F89" w:rsidRDefault="00837F89">
      <w:pPr>
        <w:pStyle w:val="CommentText"/>
      </w:pPr>
      <w:r>
        <w:rPr>
          <w:rStyle w:val="CommentReference"/>
        </w:rPr>
        <w:annotationRef/>
      </w:r>
      <w:r>
        <w:t>For? or Since?</w:t>
      </w:r>
    </w:p>
  </w:comment>
  <w:comment w:id="184" w:author="Windows User" w:date="2015-10-30T08:56:00Z" w:initials="WU">
    <w:p w14:paraId="23C2A88E" w14:textId="77777777" w:rsidR="00837F89" w:rsidRDefault="00837F89">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837F89" w:rsidRDefault="00837F89">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837F89" w:rsidRDefault="00837F89">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2" w:author="Windows User" w:date="2015-10-30T08:56:00Z" w:initials="WU">
    <w:p w14:paraId="1FDAC33C" w14:textId="77777777" w:rsidR="00837F89" w:rsidRDefault="00837F89">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837F89" w:rsidRDefault="00837F89">
      <w:pPr>
        <w:pStyle w:val="CommentText"/>
      </w:pPr>
      <w:r>
        <w:rPr>
          <w:rStyle w:val="CommentReference"/>
        </w:rPr>
        <w:annotationRef/>
      </w:r>
      <w:r>
        <w:t>path or walkway?</w:t>
      </w:r>
    </w:p>
  </w:comment>
  <w:comment w:id="194" w:author="Brett Slote" w:date="2015-10-30T08:56:00Z" w:initials="BS">
    <w:p w14:paraId="2E9C38B6" w14:textId="77777777" w:rsidR="00837F89" w:rsidRDefault="00837F89">
      <w:pPr>
        <w:pStyle w:val="CommentText"/>
      </w:pPr>
      <w:r>
        <w:rPr>
          <w:rStyle w:val="CommentReference"/>
        </w:rPr>
        <w:annotationRef/>
      </w:r>
      <w:proofErr w:type="gramStart"/>
      <w:r>
        <w:t>needs :</w:t>
      </w:r>
      <w:proofErr w:type="gramEnd"/>
      <w:r>
        <w:t xml:space="preserve"> at least to indicate breaks in tune</w:t>
      </w:r>
    </w:p>
  </w:comment>
  <w:comment w:id="195" w:author="Windows User" w:date="2015-10-30T08:56:00Z" w:initials="WU">
    <w:p w14:paraId="3A386E24" w14:textId="77777777" w:rsidR="00837F89" w:rsidRDefault="00837F89">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837F89" w:rsidRDefault="00837F89">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837F89" w:rsidRDefault="00837F89">
      <w:pPr>
        <w:pStyle w:val="CommentText"/>
      </w:pPr>
      <w:r>
        <w:rPr>
          <w:rStyle w:val="CommentReference"/>
        </w:rPr>
        <w:annotationRef/>
      </w:r>
      <w:r>
        <w:t>praising or singing?</w:t>
      </w:r>
    </w:p>
  </w:comment>
  <w:comment w:id="198" w:author="Windows User" w:date="2015-10-30T08:56:00Z" w:initials="WU">
    <w:p w14:paraId="41E0F0D3" w14:textId="77777777" w:rsidR="00837F89" w:rsidRDefault="00837F89">
      <w:pPr>
        <w:pStyle w:val="CommentText"/>
      </w:pPr>
      <w:r>
        <w:rPr>
          <w:rStyle w:val="CommentReference"/>
        </w:rPr>
        <w:annotationRef/>
      </w:r>
      <w:r>
        <w:t>I think this should be sing to</w:t>
      </w:r>
    </w:p>
  </w:comment>
  <w:comment w:id="208" w:author="Windows User" w:date="2015-10-30T08:56:00Z" w:initials="BS">
    <w:p w14:paraId="6D839B60" w14:textId="77777777" w:rsidR="00837F89" w:rsidRDefault="00837F89">
      <w:pPr>
        <w:pStyle w:val="CommentText"/>
      </w:pPr>
      <w:r>
        <w:rPr>
          <w:rStyle w:val="CommentReference"/>
        </w:rPr>
        <w:annotationRef/>
      </w:r>
      <w:r>
        <w:t>both Brenton and NETS have "understanding"</w:t>
      </w:r>
    </w:p>
  </w:comment>
  <w:comment w:id="209" w:author="Windows User" w:date="2015-10-30T08:56:00Z" w:initials="BS">
    <w:p w14:paraId="6CECB213" w14:textId="77777777" w:rsidR="00837F89" w:rsidRDefault="00837F89">
      <w:pPr>
        <w:pStyle w:val="CommentText"/>
      </w:pPr>
      <w:r>
        <w:rPr>
          <w:rStyle w:val="CommentReference"/>
        </w:rPr>
        <w:annotationRef/>
      </w:r>
      <w:r>
        <w:t>NETS just has made</w:t>
      </w:r>
    </w:p>
  </w:comment>
  <w:comment w:id="210" w:author="Windows User" w:date="2015-10-30T08:56:00Z" w:initials="BS">
    <w:p w14:paraId="4F787B03" w14:textId="77777777" w:rsidR="00837F89" w:rsidRDefault="00837F89">
      <w:pPr>
        <w:pStyle w:val="CommentText"/>
      </w:pPr>
      <w:r>
        <w:rPr>
          <w:rStyle w:val="CommentReference"/>
        </w:rPr>
        <w:annotationRef/>
      </w:r>
      <w:r>
        <w:t>does Coptic have "alone"?</w:t>
      </w:r>
    </w:p>
  </w:comment>
  <w:comment w:id="211" w:author="Windows User" w:date="2015-10-30T08:56:00Z" w:initials="BS">
    <w:p w14:paraId="5C140285" w14:textId="77777777" w:rsidR="00837F89" w:rsidRDefault="00837F89">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837F89" w:rsidRDefault="00837F89">
      <w:pPr>
        <w:pStyle w:val="CommentText"/>
      </w:pPr>
      <w:r>
        <w:rPr>
          <w:rStyle w:val="CommentReference"/>
        </w:rPr>
        <w:annotationRef/>
      </w:r>
      <w:r>
        <w:t>NETS has 'raised'. Makes more sense?</w:t>
      </w:r>
    </w:p>
  </w:comment>
  <w:comment w:id="213" w:author="Windows User" w:date="2015-10-30T08:56:00Z" w:initials="BS">
    <w:p w14:paraId="674A771E" w14:textId="77777777" w:rsidR="00837F89" w:rsidRDefault="00837F89">
      <w:pPr>
        <w:pStyle w:val="CommentText"/>
      </w:pPr>
      <w:r>
        <w:rPr>
          <w:rStyle w:val="CommentReference"/>
        </w:rPr>
        <w:annotationRef/>
      </w:r>
      <w:r>
        <w:t>into?</w:t>
      </w:r>
    </w:p>
  </w:comment>
  <w:comment w:id="214" w:author="Windows User" w:date="2015-11-21T12:58:00Z" w:initials="WU">
    <w:p w14:paraId="2C494D12" w14:textId="145D1282" w:rsidR="00837F89" w:rsidRDefault="00837F89">
      <w:pPr>
        <w:pStyle w:val="CommentText"/>
      </w:pPr>
      <w:r>
        <w:rPr>
          <w:rStyle w:val="CommentReference"/>
        </w:rPr>
        <w:annotationRef/>
      </w:r>
      <w:r>
        <w:t>Check</w:t>
      </w:r>
    </w:p>
  </w:comment>
  <w:comment w:id="215" w:author="Windows User" w:date="2015-11-21T12:59:00Z" w:initials="WU">
    <w:p w14:paraId="519BCA9C" w14:textId="267E5213" w:rsidR="00837F89" w:rsidRDefault="00837F89">
      <w:pPr>
        <w:pStyle w:val="CommentText"/>
      </w:pPr>
      <w:r>
        <w:rPr>
          <w:rStyle w:val="CommentReference"/>
        </w:rPr>
        <w:annotationRef/>
      </w:r>
      <w:r>
        <w:t>check</w:t>
      </w:r>
    </w:p>
  </w:comment>
  <w:comment w:id="221" w:author="Windows User" w:date="2015-10-30T08:56:00Z" w:initials="BS">
    <w:p w14:paraId="2EC8A918" w14:textId="77777777" w:rsidR="00837F89" w:rsidRDefault="00837F89">
      <w:pPr>
        <w:pStyle w:val="CommentText"/>
      </w:pPr>
      <w:r>
        <w:rPr>
          <w:rStyle w:val="CommentReference"/>
        </w:rPr>
        <w:annotationRef/>
      </w:r>
      <w:r>
        <w:t>clearly the missing vs above belongs</w:t>
      </w:r>
    </w:p>
  </w:comment>
  <w:comment w:id="228" w:author="Windows User" w:date="2015-10-30T08:56:00Z" w:initials="BS">
    <w:p w14:paraId="630BC679" w14:textId="77777777" w:rsidR="00837F89" w:rsidRDefault="00837F89">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837F89" w:rsidRDefault="00837F89">
      <w:pPr>
        <w:pStyle w:val="CommentText"/>
      </w:pPr>
      <w:r>
        <w:rPr>
          <w:rStyle w:val="CommentReference"/>
        </w:rPr>
        <w:annotationRef/>
      </w:r>
      <w:r>
        <w:t>heavens?</w:t>
      </w:r>
    </w:p>
  </w:comment>
  <w:comment w:id="230" w:author="Windows User" w:date="2015-10-30T08:56:00Z" w:initials="BS">
    <w:p w14:paraId="40401015" w14:textId="77777777" w:rsidR="00837F89" w:rsidRDefault="00837F89">
      <w:pPr>
        <w:pStyle w:val="CommentText"/>
      </w:pPr>
      <w:r>
        <w:rPr>
          <w:rStyle w:val="CommentReference"/>
        </w:rPr>
        <w:annotationRef/>
      </w:r>
      <w:r>
        <w:t>NETS omits clouds</w:t>
      </w:r>
    </w:p>
  </w:comment>
  <w:comment w:id="231" w:author="Windows User" w:date="2015-10-30T08:56:00Z" w:initials="BS">
    <w:p w14:paraId="74B5BB29" w14:textId="77777777" w:rsidR="00837F89" w:rsidRDefault="00837F89">
      <w:pPr>
        <w:pStyle w:val="CommentText"/>
      </w:pPr>
      <w:r>
        <w:rPr>
          <w:rStyle w:val="CommentReference"/>
        </w:rPr>
        <w:annotationRef/>
      </w:r>
      <w:r>
        <w:t>NETS omits this vs</w:t>
      </w:r>
    </w:p>
  </w:comment>
  <w:comment w:id="232" w:author="Windows User" w:date="2015-10-30T08:56:00Z" w:initials="BS">
    <w:p w14:paraId="7ADA034F" w14:textId="77777777" w:rsidR="00837F89" w:rsidRDefault="00837F89">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837F89" w:rsidRDefault="00837F89">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837F89" w:rsidRDefault="00837F89">
      <w:pPr>
        <w:pStyle w:val="CommentText"/>
      </w:pPr>
      <w:r>
        <w:rPr>
          <w:rStyle w:val="CommentReference"/>
        </w:rPr>
        <w:annotationRef/>
      </w:r>
      <w:r>
        <w:t>NETS switches this vs with next</w:t>
      </w:r>
    </w:p>
  </w:comment>
  <w:comment w:id="235" w:author="Windows User" w:date="2015-11-04T08:55:00Z" w:initials="WU">
    <w:p w14:paraId="6441446E" w14:textId="77777777" w:rsidR="00837F89" w:rsidRDefault="00837F89">
      <w:pPr>
        <w:pStyle w:val="CommentText"/>
      </w:pPr>
      <w:r>
        <w:rPr>
          <w:rStyle w:val="CommentReference"/>
        </w:rPr>
        <w:annotationRef/>
      </w:r>
      <w:r>
        <w:t>Get rid of ye’s!</w:t>
      </w:r>
    </w:p>
  </w:comment>
  <w:comment w:id="236" w:author="Windows User" w:date="2015-10-30T08:56:00Z" w:initials="BS">
    <w:p w14:paraId="36EB0D8C" w14:textId="77777777" w:rsidR="00837F89" w:rsidRDefault="00837F89">
      <w:pPr>
        <w:pStyle w:val="CommentText"/>
      </w:pPr>
      <w:r>
        <w:rPr>
          <w:rStyle w:val="CommentReference"/>
        </w:rPr>
        <w:annotationRef/>
      </w:r>
      <w:r>
        <w:t>NETS has sea-monsters</w:t>
      </w:r>
    </w:p>
  </w:comment>
  <w:comment w:id="237" w:author="Windows User" w:date="2015-10-30T08:56:00Z" w:initials="BS">
    <w:p w14:paraId="727388AD" w14:textId="77777777" w:rsidR="00837F89" w:rsidRDefault="00837F89">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837F89" w:rsidRDefault="00837F89">
      <w:pPr>
        <w:pStyle w:val="CommentText"/>
      </w:pPr>
      <w:r>
        <w:rPr>
          <w:rStyle w:val="CommentReference"/>
        </w:rPr>
        <w:annotationRef/>
      </w:r>
      <w:r>
        <w:t>NETS has all humans on earth</w:t>
      </w:r>
    </w:p>
  </w:comment>
  <w:comment w:id="239" w:author="Windows User" w:date="2015-10-30T08:56:00Z" w:initials="BS">
    <w:p w14:paraId="5D4B3ED1" w14:textId="77777777" w:rsidR="00837F89" w:rsidRDefault="00837F89">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837F89" w:rsidRDefault="00837F89">
      <w:pPr>
        <w:pStyle w:val="CommentText"/>
      </w:pPr>
      <w:r>
        <w:rPr>
          <w:rStyle w:val="CommentReference"/>
        </w:rPr>
        <w:annotationRef/>
      </w:r>
      <w:r>
        <w:t>NETS ends quite differently</w:t>
      </w:r>
    </w:p>
  </w:comment>
  <w:comment w:id="246" w:author="Brett Slote" w:date="2015-10-30T08:56:00Z" w:initials="BS">
    <w:p w14:paraId="18BC0F01" w14:textId="77777777" w:rsidR="00837F89" w:rsidRDefault="00837F89">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837F89" w:rsidRDefault="00837F89">
      <w:pPr>
        <w:pStyle w:val="CommentText"/>
      </w:pPr>
      <w:r>
        <w:rPr>
          <w:rStyle w:val="CommentReference"/>
        </w:rPr>
        <w:annotationRef/>
      </w:r>
      <w:r>
        <w:t>giver, or maker?</w:t>
      </w:r>
    </w:p>
  </w:comment>
  <w:comment w:id="248" w:author="Windows User" w:date="2015-10-30T08:56:00Z" w:initials="BS">
    <w:p w14:paraId="4E6EDBBF" w14:textId="77777777" w:rsidR="00837F89" w:rsidRDefault="00837F89">
      <w:pPr>
        <w:pStyle w:val="CommentText"/>
      </w:pPr>
      <w:r>
        <w:rPr>
          <w:rStyle w:val="CommentReference"/>
        </w:rPr>
        <w:annotationRef/>
      </w:r>
      <w:r>
        <w:t>even NETS has Hananias</w:t>
      </w:r>
    </w:p>
  </w:comment>
  <w:comment w:id="249" w:author="Windows User" w:date="2015-10-30T08:56:00Z" w:initials="BS">
    <w:p w14:paraId="0DF10B27" w14:textId="77777777" w:rsidR="00837F89" w:rsidRDefault="00837F89">
      <w:pPr>
        <w:pStyle w:val="CommentText"/>
      </w:pPr>
      <w:r>
        <w:rPr>
          <w:rStyle w:val="CommentReference"/>
        </w:rPr>
        <w:annotationRef/>
      </w:r>
      <w:r>
        <w:t>does Coptic have evening first?</w:t>
      </w:r>
    </w:p>
  </w:comment>
  <w:comment w:id="250" w:author="Windows User" w:date="2015-10-30T08:56:00Z" w:initials="BS">
    <w:p w14:paraId="73459129" w14:textId="77777777" w:rsidR="00837F89" w:rsidRDefault="00837F89">
      <w:pPr>
        <w:pStyle w:val="CommentText"/>
      </w:pPr>
      <w:r>
        <w:rPr>
          <w:rStyle w:val="CommentReference"/>
        </w:rPr>
        <w:annotationRef/>
      </w:r>
      <w:r>
        <w:t>Coptic doesn't have "Our God"</w:t>
      </w:r>
    </w:p>
  </w:comment>
  <w:comment w:id="251" w:author="Windows User" w:date="2015-10-30T08:56:00Z" w:initials="BS">
    <w:p w14:paraId="4EDEC25C" w14:textId="77777777" w:rsidR="00837F89" w:rsidRDefault="00837F89">
      <w:pPr>
        <w:pStyle w:val="CommentText"/>
      </w:pPr>
      <w:r>
        <w:rPr>
          <w:rStyle w:val="CommentReference"/>
        </w:rPr>
        <w:annotationRef/>
      </w:r>
      <w:r>
        <w:t>celebrate or proclaim?</w:t>
      </w:r>
    </w:p>
  </w:comment>
  <w:comment w:id="252" w:author="Windows User" w:date="2015-10-30T08:56:00Z" w:initials="BS">
    <w:p w14:paraId="52D335FD" w14:textId="77777777" w:rsidR="00837F89" w:rsidRDefault="00837F89">
      <w:pPr>
        <w:pStyle w:val="CommentText"/>
      </w:pPr>
      <w:r>
        <w:rPr>
          <w:rStyle w:val="CommentReference"/>
        </w:rPr>
        <w:annotationRef/>
      </w:r>
      <w:r>
        <w:t>persevere or be sober?</w:t>
      </w:r>
    </w:p>
  </w:comment>
  <w:comment w:id="253" w:author="Windows User" w:date="2015-10-30T08:56:00Z" w:initials="BS">
    <w:p w14:paraId="0BCAFA56" w14:textId="77777777" w:rsidR="00837F89" w:rsidRDefault="00837F89">
      <w:pPr>
        <w:pStyle w:val="CommentText"/>
      </w:pPr>
      <w:r>
        <w:rPr>
          <w:rStyle w:val="CommentReference"/>
        </w:rPr>
        <w:annotationRef/>
      </w:r>
      <w:r>
        <w:t>Coptic has presbyters, not priests (oweeb)</w:t>
      </w:r>
    </w:p>
  </w:comment>
  <w:comment w:id="254" w:author="Windows User" w:date="2015-10-30T08:56:00Z" w:initials="BS">
    <w:p w14:paraId="04F27D67" w14:textId="77777777" w:rsidR="00837F89" w:rsidRDefault="00837F89">
      <w:pPr>
        <w:pStyle w:val="CommentText"/>
      </w:pPr>
      <w:r>
        <w:rPr>
          <w:rStyle w:val="CommentReference"/>
        </w:rPr>
        <w:annotationRef/>
      </w:r>
      <w:r>
        <w:t>esmo is bless, not praise...</w:t>
      </w:r>
    </w:p>
  </w:comment>
  <w:comment w:id="255" w:author="Windows User" w:date="2015-10-30T08:56:00Z" w:initials="BS">
    <w:p w14:paraId="65C188D2" w14:textId="77777777" w:rsidR="00837F89" w:rsidRDefault="00837F89">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837F89" w:rsidRDefault="00837F89">
      <w:pPr>
        <w:pStyle w:val="CommentText"/>
      </w:pPr>
      <w:r>
        <w:rPr>
          <w:rStyle w:val="CommentReference"/>
        </w:rPr>
        <w:annotationRef/>
      </w:r>
      <w:r>
        <w:t>Is LA right with breaths and spirits?</w:t>
      </w:r>
    </w:p>
  </w:comment>
  <w:comment w:id="257" w:author="Windows User" w:date="2015-10-30T08:56:00Z" w:initials="BS">
    <w:p w14:paraId="4EA77F28" w14:textId="77777777" w:rsidR="00837F89" w:rsidRDefault="00837F89">
      <w:pPr>
        <w:pStyle w:val="CommentText"/>
      </w:pPr>
      <w:r>
        <w:rPr>
          <w:rStyle w:val="CommentReference"/>
        </w:rPr>
        <w:annotationRef/>
      </w:r>
      <w:r>
        <w:t>doesn't look like waters... is it ssea?</w:t>
      </w:r>
    </w:p>
  </w:comment>
  <w:comment w:id="258" w:author="Windows User" w:date="2015-10-30T08:56:00Z" w:initials="BS">
    <w:p w14:paraId="0AC606C3" w14:textId="77777777" w:rsidR="00837F89" w:rsidRDefault="00837F89">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837F89" w:rsidRDefault="00837F89">
      <w:pPr>
        <w:pStyle w:val="CommentText"/>
      </w:pPr>
      <w:r>
        <w:rPr>
          <w:rStyle w:val="CommentReference"/>
        </w:rPr>
        <w:annotationRef/>
      </w:r>
      <w:r>
        <w:t>disobedient? heretics?</w:t>
      </w:r>
    </w:p>
  </w:comment>
  <w:comment w:id="260" w:author="Windows User" w:date="2015-10-30T08:56:00Z" w:initials="BS">
    <w:p w14:paraId="568BECD8" w14:textId="77777777" w:rsidR="00837F89" w:rsidRDefault="00837F89">
      <w:pPr>
        <w:pStyle w:val="CommentText"/>
      </w:pPr>
      <w:r>
        <w:rPr>
          <w:rStyle w:val="CommentReference"/>
        </w:rPr>
        <w:annotationRef/>
      </w:r>
      <w:r>
        <w:t>souls or spirits?</w:t>
      </w:r>
    </w:p>
  </w:comment>
  <w:comment w:id="261" w:author="Windows User" w:date="2015-10-30T08:56:00Z" w:initials="BS">
    <w:p w14:paraId="5109FB46" w14:textId="77777777" w:rsidR="00837F89" w:rsidRDefault="00837F89">
      <w:pPr>
        <w:pStyle w:val="CommentText"/>
      </w:pPr>
      <w:r>
        <w:rPr>
          <w:rStyle w:val="CommentReference"/>
        </w:rPr>
        <w:annotationRef/>
      </w:r>
      <w:r>
        <w:t>humble or contrite?</w:t>
      </w:r>
    </w:p>
  </w:comment>
  <w:comment w:id="262" w:author="Windows User" w:date="2015-10-30T08:56:00Z" w:initials="BS">
    <w:p w14:paraId="06F9A059" w14:textId="77777777" w:rsidR="00837F89" w:rsidRDefault="00837F89">
      <w:pPr>
        <w:pStyle w:val="CommentText"/>
      </w:pPr>
      <w:r>
        <w:rPr>
          <w:rStyle w:val="CommentReference"/>
        </w:rPr>
        <w:annotationRef/>
      </w:r>
      <w:r>
        <w:t>hearts?</w:t>
      </w:r>
    </w:p>
  </w:comment>
  <w:comment w:id="263" w:author="Windows User" w:date="2015-10-30T08:56:00Z" w:initials="BS">
    <w:p w14:paraId="318929BC" w14:textId="77777777" w:rsidR="00837F89" w:rsidRDefault="00837F89">
      <w:pPr>
        <w:pStyle w:val="CommentText"/>
      </w:pPr>
      <w:r>
        <w:rPr>
          <w:rStyle w:val="CommentReference"/>
        </w:rPr>
        <w:annotationRef/>
      </w:r>
      <w:r>
        <w:t>this or LA?</w:t>
      </w:r>
    </w:p>
  </w:comment>
  <w:comment w:id="264" w:author="Windows User" w:date="2015-10-30T08:56:00Z" w:initials="BS">
    <w:p w14:paraId="7612DBFF" w14:textId="77777777" w:rsidR="00837F89" w:rsidRDefault="00837F89">
      <w:pPr>
        <w:pStyle w:val="CommentText"/>
      </w:pPr>
      <w:r>
        <w:rPr>
          <w:rStyle w:val="CommentReference"/>
        </w:rPr>
        <w:annotationRef/>
      </w:r>
      <w:r>
        <w:t>righteous of, or who revere</w:t>
      </w:r>
    </w:p>
  </w:comment>
  <w:comment w:id="265" w:author="Windows User" w:date="2015-10-30T08:56:00Z" w:initials="BS">
    <w:p w14:paraId="4C8EC983" w14:textId="77777777" w:rsidR="00837F89" w:rsidRDefault="00837F89">
      <w:pPr>
        <w:pStyle w:val="CommentText"/>
      </w:pPr>
      <w:r>
        <w:rPr>
          <w:rStyle w:val="CommentReference"/>
        </w:rPr>
        <w:annotationRef/>
      </w:r>
      <w:r>
        <w:t>this, or accountable? or something else?</w:t>
      </w:r>
    </w:p>
  </w:comment>
  <w:comment w:id="266" w:author="Windows User" w:date="2015-10-30T08:56:00Z" w:initials="BS">
    <w:p w14:paraId="1CD57471" w14:textId="77777777" w:rsidR="00837F89" w:rsidRDefault="00837F89">
      <w:pPr>
        <w:pStyle w:val="CommentText"/>
      </w:pPr>
      <w:r>
        <w:rPr>
          <w:rStyle w:val="CommentReference"/>
        </w:rPr>
        <w:annotationRef/>
      </w:r>
      <w:r>
        <w:t>that he may praise and say?</w:t>
      </w:r>
    </w:p>
  </w:comment>
  <w:comment w:id="278" w:author="Windows User" w:date="2015-11-21T13:00:00Z" w:initials="WU">
    <w:p w14:paraId="571F5793" w14:textId="01C52A10" w:rsidR="00837F89" w:rsidRDefault="00837F89">
      <w:pPr>
        <w:pStyle w:val="CommentText"/>
      </w:pPr>
      <w:r>
        <w:rPr>
          <w:rStyle w:val="CommentReference"/>
        </w:rPr>
        <w:annotationRef/>
      </w:r>
      <w:r>
        <w:t>Check, and 2 above.</w:t>
      </w:r>
    </w:p>
  </w:comment>
  <w:comment w:id="279" w:author="Brett Slote" w:date="2015-10-30T08:56:00Z" w:initials="BS">
    <w:p w14:paraId="43E0E253" w14:textId="77777777" w:rsidR="00837F89" w:rsidRDefault="00837F89">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837F89" w:rsidRDefault="00837F89">
      <w:pPr>
        <w:pStyle w:val="CommentText"/>
      </w:pPr>
      <w:r>
        <w:rPr>
          <w:rStyle w:val="CommentReference"/>
        </w:rPr>
        <w:annotationRef/>
      </w:r>
      <w:r>
        <w:t>check</w:t>
      </w:r>
    </w:p>
  </w:comment>
  <w:comment w:id="281" w:author="Windows User" w:date="2015-11-21T13:00:00Z" w:initials="WU">
    <w:p w14:paraId="3721E8EB" w14:textId="071AE840" w:rsidR="00837F89" w:rsidRDefault="00837F89">
      <w:pPr>
        <w:pStyle w:val="CommentText"/>
      </w:pPr>
      <w:r>
        <w:rPr>
          <w:rStyle w:val="CommentReference"/>
        </w:rPr>
        <w:annotationRef/>
      </w:r>
      <w:r>
        <w:t>check</w:t>
      </w:r>
    </w:p>
  </w:comment>
  <w:comment w:id="282" w:author="Windows User" w:date="2015-11-21T13:01:00Z" w:initials="WU">
    <w:p w14:paraId="2E4C9CB1" w14:textId="1DA21660" w:rsidR="00837F89" w:rsidRDefault="00837F89">
      <w:pPr>
        <w:pStyle w:val="CommentText"/>
      </w:pPr>
      <w:r>
        <w:rPr>
          <w:rStyle w:val="CommentReference"/>
        </w:rPr>
        <w:annotationRef/>
      </w:r>
      <w:r>
        <w:t>check, find Copitic</w:t>
      </w:r>
    </w:p>
  </w:comment>
  <w:comment w:id="283" w:author="Windows User" w:date="2015-10-30T08:56:00Z" w:initials="BS">
    <w:p w14:paraId="25576ABD" w14:textId="77777777" w:rsidR="00837F89" w:rsidRDefault="00837F89"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837F89" w:rsidRDefault="00837F89">
      <w:pPr>
        <w:pStyle w:val="CommentText"/>
      </w:pPr>
      <w:r>
        <w:rPr>
          <w:rStyle w:val="CommentReference"/>
        </w:rPr>
        <w:annotationRef/>
      </w:r>
      <w:r>
        <w:t>add</w:t>
      </w:r>
    </w:p>
  </w:comment>
  <w:comment w:id="287" w:author="Windows User" w:date="2015-10-30T08:56:00Z" w:initials="BS">
    <w:p w14:paraId="0187CF78" w14:textId="77777777" w:rsidR="00837F89" w:rsidRDefault="00837F89"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837F89" w:rsidRDefault="00837F89" w:rsidP="00F977F1">
      <w:pPr>
        <w:pStyle w:val="CommentText"/>
      </w:pPr>
      <w:r>
        <w:rPr>
          <w:rStyle w:val="CommentReference"/>
        </w:rPr>
        <w:annotationRef/>
      </w:r>
      <w:r>
        <w:t>Communion or commemoration?</w:t>
      </w:r>
    </w:p>
  </w:comment>
  <w:comment w:id="289" w:author="Windows User" w:date="2015-11-21T13:01:00Z" w:initials="WU">
    <w:p w14:paraId="6E411433" w14:textId="58ED5E83" w:rsidR="00837F89" w:rsidRDefault="00837F89">
      <w:pPr>
        <w:pStyle w:val="CommentText"/>
      </w:pPr>
      <w:r>
        <w:rPr>
          <w:rStyle w:val="CommentReference"/>
        </w:rPr>
        <w:annotationRef/>
      </w:r>
      <w:r>
        <w:t>Check, and 2 above</w:t>
      </w:r>
    </w:p>
  </w:comment>
  <w:comment w:id="290" w:author="Brett Slote" w:date="2015-10-30T08:56:00Z" w:initials="BS">
    <w:p w14:paraId="6933DA46" w14:textId="77777777" w:rsidR="00837F89" w:rsidRDefault="00837F89"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837F89" w:rsidRDefault="00837F89">
      <w:pPr>
        <w:pStyle w:val="CommentText"/>
      </w:pPr>
      <w:r>
        <w:rPr>
          <w:rStyle w:val="CommentReference"/>
        </w:rPr>
        <w:annotationRef/>
      </w:r>
      <w:r>
        <w:t>check</w:t>
      </w:r>
    </w:p>
  </w:comment>
  <w:comment w:id="292" w:author="Windows User" w:date="2015-10-30T08:56:00Z" w:initials="BS">
    <w:p w14:paraId="0549A033" w14:textId="77777777" w:rsidR="00837F89" w:rsidRDefault="00837F89"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837F89" w:rsidRDefault="00837F89">
      <w:pPr>
        <w:pStyle w:val="CommentText"/>
      </w:pPr>
      <w:r>
        <w:rPr>
          <w:rStyle w:val="CommentReference"/>
        </w:rPr>
        <w:annotationRef/>
      </w:r>
      <w:r>
        <w:t>check.  Add Coptic</w:t>
      </w:r>
    </w:p>
  </w:comment>
  <w:comment w:id="298" w:author="Windows User" w:date="2015-11-02T12:45:00Z" w:initials="BS">
    <w:p w14:paraId="74938629" w14:textId="77777777" w:rsidR="00837F89" w:rsidRDefault="00837F89">
      <w:pPr>
        <w:pStyle w:val="CommentText"/>
      </w:pPr>
      <w:r>
        <w:rPr>
          <w:rStyle w:val="CommentReference"/>
        </w:rPr>
        <w:annotationRef/>
      </w:r>
      <w:r>
        <w:t>Godhead or Divinity?</w:t>
      </w:r>
    </w:p>
  </w:comment>
  <w:comment w:id="299" w:author="Windows User" w:date="2015-10-30T08:56:00Z" w:initials="BS">
    <w:p w14:paraId="5A8ED797" w14:textId="77777777" w:rsidR="00837F89" w:rsidRDefault="00837F89">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837F89" w:rsidRDefault="00837F89">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837F89" w:rsidRDefault="00837F89">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837F89" w:rsidRDefault="00837F89">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837F89" w:rsidRDefault="00837F89">
      <w:pPr>
        <w:pStyle w:val="CommentText"/>
      </w:pPr>
      <w:r>
        <w:rPr>
          <w:rStyle w:val="CommentReference"/>
        </w:rPr>
        <w:annotationRef/>
      </w:r>
      <w:r>
        <w:t>check</w:t>
      </w:r>
    </w:p>
  </w:comment>
  <w:comment w:id="321" w:author="Windows User" w:date="2015-11-21T13:03:00Z" w:initials="WU">
    <w:p w14:paraId="302AFACD" w14:textId="01C13B92" w:rsidR="00837F89" w:rsidRDefault="00837F89">
      <w:pPr>
        <w:pStyle w:val="CommentText"/>
      </w:pPr>
      <w:r>
        <w:rPr>
          <w:rStyle w:val="CommentReference"/>
        </w:rPr>
        <w:annotationRef/>
      </w:r>
      <w:r>
        <w:t>check</w:t>
      </w:r>
    </w:p>
  </w:comment>
  <w:comment w:id="322" w:author="Windows User" w:date="2015-11-21T13:04:00Z" w:initials="WU">
    <w:p w14:paraId="7E94FD74" w14:textId="1C1744DB" w:rsidR="00837F89" w:rsidRDefault="00837F89">
      <w:pPr>
        <w:pStyle w:val="CommentText"/>
      </w:pPr>
      <w:r>
        <w:rPr>
          <w:rStyle w:val="CommentReference"/>
        </w:rPr>
        <w:annotationRef/>
      </w:r>
      <w:r>
        <w:t>check</w:t>
      </w:r>
    </w:p>
  </w:comment>
  <w:comment w:id="323" w:author="Windows User" w:date="2015-10-30T08:56:00Z" w:initials="BS">
    <w:p w14:paraId="693244E7" w14:textId="77777777" w:rsidR="00837F89" w:rsidRDefault="00837F89">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837F89" w:rsidRDefault="00837F89">
      <w:pPr>
        <w:pStyle w:val="CommentText"/>
      </w:pPr>
      <w:r>
        <w:rPr>
          <w:rStyle w:val="CommentReference"/>
        </w:rPr>
        <w:annotationRef/>
      </w:r>
      <w:r>
        <w:t>Coptic varies greatly from NETS</w:t>
      </w:r>
    </w:p>
  </w:comment>
  <w:comment w:id="330" w:author="Windows User" w:date="2015-10-30T08:56:00Z" w:initials="BS">
    <w:p w14:paraId="7B0D7CFE" w14:textId="77777777" w:rsidR="00837F89" w:rsidRDefault="00837F89">
      <w:pPr>
        <w:pStyle w:val="CommentText"/>
      </w:pPr>
      <w:r>
        <w:rPr>
          <w:rStyle w:val="CommentReference"/>
        </w:rPr>
        <w:annotationRef/>
      </w:r>
      <w:r>
        <w:t>NETS has dance... also drum &amp; harp...</w:t>
      </w:r>
    </w:p>
  </w:comment>
  <w:comment w:id="331" w:author="Windows User" w:date="2015-10-30T08:56:00Z" w:initials="BS">
    <w:p w14:paraId="4F8127F0" w14:textId="77777777" w:rsidR="00837F89" w:rsidRDefault="00837F89">
      <w:pPr>
        <w:pStyle w:val="CommentText"/>
      </w:pPr>
      <w:r>
        <w:rPr>
          <w:rStyle w:val="CommentReference"/>
        </w:rPr>
        <w:annotationRef/>
      </w:r>
      <w:r>
        <w:t>NETS and LA have boast in glory...</w:t>
      </w:r>
    </w:p>
  </w:comment>
  <w:comment w:id="332" w:author="Windows User" w:date="2015-10-30T08:56:00Z" w:initials="BS">
    <w:p w14:paraId="28E61235" w14:textId="77777777" w:rsidR="00837F89" w:rsidRDefault="00837F89">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3" w:author="Windows User" w:date="2015-10-30T08:56:00Z" w:initials="BS">
    <w:p w14:paraId="1D5543F0" w14:textId="77777777" w:rsidR="00837F89" w:rsidRDefault="00837F89">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837F89" w:rsidRDefault="00837F89">
      <w:pPr>
        <w:pStyle w:val="CommentText"/>
      </w:pPr>
      <w:r>
        <w:rPr>
          <w:rStyle w:val="CommentReference"/>
        </w:rPr>
        <w:annotationRef/>
      </w:r>
      <w:r>
        <w:t>NETS has rebukes. punishments?</w:t>
      </w:r>
    </w:p>
  </w:comment>
  <w:comment w:id="340" w:author="Windows User" w:date="2015-10-30T08:56:00Z" w:initials="BS">
    <w:p w14:paraId="2D925BC2" w14:textId="77777777" w:rsidR="00837F89" w:rsidRDefault="00837F89">
      <w:pPr>
        <w:pStyle w:val="CommentText"/>
      </w:pPr>
      <w:r>
        <w:rPr>
          <w:rStyle w:val="CommentReference"/>
        </w:rPr>
        <w:annotationRef/>
      </w:r>
      <w:r>
        <w:t>psaltry? or lyre?</w:t>
      </w:r>
    </w:p>
  </w:comment>
  <w:comment w:id="341" w:author="Windows User" w:date="2015-10-30T08:56:00Z" w:initials="BS">
    <w:p w14:paraId="62D6E6A2" w14:textId="77777777" w:rsidR="00837F89" w:rsidRDefault="00837F89">
      <w:pPr>
        <w:pStyle w:val="CommentText"/>
      </w:pPr>
      <w:r>
        <w:rPr>
          <w:rStyle w:val="CommentReference"/>
        </w:rPr>
        <w:annotationRef/>
      </w:r>
      <w:r>
        <w:t>NETS has drum and dance.</w:t>
      </w:r>
    </w:p>
  </w:comment>
  <w:comment w:id="352" w:author="Windows User" w:date="2015-11-21T13:04:00Z" w:initials="WU">
    <w:p w14:paraId="43B95056" w14:textId="739F9DEF" w:rsidR="00837F89" w:rsidRDefault="00837F89">
      <w:pPr>
        <w:pStyle w:val="CommentText"/>
      </w:pPr>
      <w:r>
        <w:rPr>
          <w:rStyle w:val="CommentReference"/>
        </w:rPr>
        <w:annotationRef/>
      </w:r>
      <w:r>
        <w:t>check</w:t>
      </w:r>
    </w:p>
  </w:comment>
  <w:comment w:id="353" w:author="Windows User" w:date="2015-11-21T13:04:00Z" w:initials="WU">
    <w:p w14:paraId="4D7ACFD6" w14:textId="1714861D" w:rsidR="00837F89" w:rsidRDefault="00837F89">
      <w:pPr>
        <w:pStyle w:val="CommentText"/>
      </w:pPr>
      <w:r>
        <w:rPr>
          <w:rStyle w:val="CommentReference"/>
        </w:rPr>
        <w:annotationRef/>
      </w:r>
      <w:r>
        <w:t>check</w:t>
      </w:r>
    </w:p>
  </w:comment>
  <w:comment w:id="354" w:author="Windows User" w:date="2015-10-30T08:56:00Z" w:initials="BS">
    <w:p w14:paraId="695AC7CA" w14:textId="77777777" w:rsidR="00837F89" w:rsidRDefault="00837F89">
      <w:pPr>
        <w:pStyle w:val="CommentText"/>
      </w:pPr>
      <w:r>
        <w:rPr>
          <w:rStyle w:val="CommentReference"/>
        </w:rPr>
        <w:annotationRef/>
      </w:r>
      <w:r>
        <w:t>tense? praise or will praise?</w:t>
      </w:r>
    </w:p>
  </w:comment>
  <w:comment w:id="355" w:author="Windows User" w:date="2015-10-30T08:56:00Z" w:initials="BS">
    <w:p w14:paraId="5AAF82A6" w14:textId="77777777" w:rsidR="00837F89" w:rsidRDefault="00837F89">
      <w:pPr>
        <w:pStyle w:val="CommentText"/>
      </w:pPr>
      <w:r>
        <w:rPr>
          <w:rStyle w:val="CommentReference"/>
        </w:rPr>
        <w:annotationRef/>
      </w:r>
      <w:r>
        <w:t>earth? land? creation?</w:t>
      </w:r>
    </w:p>
  </w:comment>
  <w:comment w:id="356" w:author="Windows User" w:date="2015-11-21T13:05:00Z" w:initials="WU">
    <w:p w14:paraId="0969C40E" w14:textId="58443D94" w:rsidR="00837F89" w:rsidRDefault="00837F89">
      <w:pPr>
        <w:pStyle w:val="CommentText"/>
      </w:pPr>
      <w:r>
        <w:rPr>
          <w:rStyle w:val="CommentReference"/>
        </w:rPr>
        <w:annotationRef/>
      </w:r>
      <w:r>
        <w:t>check</w:t>
      </w:r>
    </w:p>
  </w:comment>
  <w:comment w:id="357" w:author="Windows User" w:date="2015-10-30T08:56:00Z" w:initials="BS">
    <w:p w14:paraId="1A33F439" w14:textId="77777777" w:rsidR="00837F89" w:rsidRDefault="00837F89">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837F89" w:rsidRDefault="00837F89">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837F89" w:rsidRDefault="00837F89">
      <w:pPr>
        <w:pStyle w:val="CommentText"/>
      </w:pPr>
      <w:r>
        <w:rPr>
          <w:rStyle w:val="CommentReference"/>
        </w:rPr>
        <w:annotationRef/>
      </w:r>
      <w:r>
        <w:t>truth or righteousness? Or justice?</w:t>
      </w:r>
    </w:p>
  </w:comment>
  <w:comment w:id="360" w:author="Windows User" w:date="2015-10-30T08:56:00Z" w:initials="BS">
    <w:p w14:paraId="69B93886" w14:textId="77777777" w:rsidR="00837F89" w:rsidRDefault="00837F89">
      <w:pPr>
        <w:pStyle w:val="CommentText"/>
      </w:pPr>
      <w:r>
        <w:rPr>
          <w:rStyle w:val="CommentReference"/>
        </w:rPr>
        <w:annotationRef/>
      </w:r>
      <w:r>
        <w:t>patience or longsuffering?</w:t>
      </w:r>
    </w:p>
  </w:comment>
  <w:comment w:id="361" w:author="Windows User" w:date="2015-10-30T08:56:00Z" w:initials="BS">
    <w:p w14:paraId="01BA5B47" w14:textId="77777777" w:rsidR="00837F89" w:rsidRDefault="00837F89">
      <w:pPr>
        <w:pStyle w:val="CommentText"/>
      </w:pPr>
      <w:r>
        <w:rPr>
          <w:rStyle w:val="CommentReference"/>
        </w:rPr>
        <w:annotationRef/>
      </w:r>
      <w:r>
        <w:t>just "at the first watch"?</w:t>
      </w:r>
    </w:p>
  </w:comment>
  <w:comment w:id="362" w:author="Windows User" w:date="2015-10-30T08:56:00Z" w:initials="BS">
    <w:p w14:paraId="654C6A2A" w14:textId="77777777" w:rsidR="00837F89" w:rsidRDefault="00837F89">
      <w:pPr>
        <w:pStyle w:val="CommentText"/>
      </w:pPr>
      <w:r>
        <w:rPr>
          <w:rStyle w:val="CommentReference"/>
        </w:rPr>
        <w:annotationRef/>
      </w:r>
      <w:r>
        <w:t>sweet, or easy?</w:t>
      </w:r>
    </w:p>
  </w:comment>
  <w:comment w:id="363" w:author="Windows User" w:date="2015-10-30T08:56:00Z" w:initials="BS">
    <w:p w14:paraId="3F91B004" w14:textId="77777777" w:rsidR="00837F89" w:rsidRDefault="00837F89">
      <w:pPr>
        <w:pStyle w:val="CommentText"/>
      </w:pPr>
      <w:r>
        <w:rPr>
          <w:rStyle w:val="CommentReference"/>
        </w:rPr>
        <w:annotationRef/>
      </w:r>
      <w:r>
        <w:t xml:space="preserve">less accurate than beloved, but sounds a lot </w:t>
      </w:r>
      <w:proofErr w:type="gramStart"/>
      <w:r>
        <w:t>better..</w:t>
      </w:r>
      <w:proofErr w:type="gramEnd"/>
    </w:p>
  </w:comment>
  <w:comment w:id="364" w:author="Windows User" w:date="2015-10-30T08:56:00Z" w:initials="BS">
    <w:p w14:paraId="531A635E" w14:textId="77777777" w:rsidR="00837F89" w:rsidRDefault="00837F89">
      <w:pPr>
        <w:pStyle w:val="CommentText"/>
      </w:pPr>
      <w:r>
        <w:rPr>
          <w:rStyle w:val="CommentReference"/>
        </w:rPr>
        <w:annotationRef/>
      </w:r>
      <w:r>
        <w:t>sound better if omit of?</w:t>
      </w:r>
    </w:p>
  </w:comment>
  <w:comment w:id="365" w:author="Windows User" w:date="2015-10-30T08:56:00Z" w:initials="BS">
    <w:p w14:paraId="3662E5CA" w14:textId="77777777" w:rsidR="00837F89" w:rsidRDefault="00837F89">
      <w:pPr>
        <w:pStyle w:val="CommentText"/>
      </w:pPr>
      <w:r>
        <w:rPr>
          <w:rStyle w:val="CommentReference"/>
        </w:rPr>
        <w:annotationRef/>
      </w:r>
      <w:r>
        <w:t>truth, or righteousness?</w:t>
      </w:r>
    </w:p>
  </w:comment>
  <w:comment w:id="366" w:author="Windows User" w:date="2015-10-30T08:56:00Z" w:initials="BS">
    <w:p w14:paraId="0B164BA8" w14:textId="77777777" w:rsidR="00837F89" w:rsidRDefault="00837F89">
      <w:pPr>
        <w:pStyle w:val="CommentText"/>
      </w:pPr>
      <w:r>
        <w:rPr>
          <w:rStyle w:val="CommentReference"/>
        </w:rPr>
        <w:annotationRef/>
      </w:r>
      <w:r>
        <w:t>true, or perfecvt?</w:t>
      </w:r>
    </w:p>
  </w:comment>
  <w:comment w:id="367" w:author="Windows User" w:date="2015-10-30T08:56:00Z" w:initials="BS">
    <w:p w14:paraId="71611444" w14:textId="77777777" w:rsidR="00837F89" w:rsidRDefault="00837F89">
      <w:pPr>
        <w:pStyle w:val="CommentText"/>
      </w:pPr>
      <w:r>
        <w:rPr>
          <w:rStyle w:val="CommentReference"/>
        </w:rPr>
        <w:annotationRef/>
      </w:r>
      <w:r>
        <w:t>and?</w:t>
      </w:r>
    </w:p>
  </w:comment>
  <w:comment w:id="368" w:author="Windows User" w:date="2015-10-30T08:56:00Z" w:initials="BS">
    <w:p w14:paraId="3453634C" w14:textId="77777777" w:rsidR="00837F89" w:rsidRDefault="00837F89">
      <w:pPr>
        <w:pStyle w:val="CommentText"/>
      </w:pPr>
      <w:r>
        <w:rPr>
          <w:rStyle w:val="CommentReference"/>
        </w:rPr>
        <w:annotationRef/>
      </w:r>
      <w:r>
        <w:t xml:space="preserve">gather is in first line in Coptic, but tune flows better </w:t>
      </w:r>
      <w:proofErr w:type="gramStart"/>
      <w:r>
        <w:t>here..</w:t>
      </w:r>
      <w:proofErr w:type="gramEnd"/>
    </w:p>
  </w:comment>
  <w:comment w:id="369" w:author="Windows User" w:date="2015-10-30T08:56:00Z" w:initials="BS">
    <w:p w14:paraId="7E153857" w14:textId="77777777" w:rsidR="00837F89" w:rsidRDefault="00837F89">
      <w:pPr>
        <w:pStyle w:val="CommentText"/>
      </w:pPr>
      <w:r>
        <w:rPr>
          <w:rStyle w:val="CommentReference"/>
        </w:rPr>
        <w:annotationRef/>
      </w:r>
      <w:r>
        <w:t>will?</w:t>
      </w:r>
    </w:p>
  </w:comment>
  <w:comment w:id="370" w:author="Windows User" w:date="2015-10-30T08:56:00Z" w:initials="BS">
    <w:p w14:paraId="0F1F6ABA" w14:textId="77777777" w:rsidR="00837F89" w:rsidRDefault="00837F89">
      <w:pPr>
        <w:pStyle w:val="CommentText"/>
      </w:pPr>
      <w:r>
        <w:rPr>
          <w:rStyle w:val="CommentReference"/>
        </w:rPr>
        <w:annotationRef/>
      </w:r>
      <w:r>
        <w:t>save? keep? deliver?</w:t>
      </w:r>
    </w:p>
  </w:comment>
  <w:comment w:id="371" w:author="Windows User" w:date="2015-10-30T08:56:00Z" w:initials="BS">
    <w:p w14:paraId="434E24A2" w14:textId="77777777" w:rsidR="00837F89" w:rsidRDefault="00837F89">
      <w:pPr>
        <w:pStyle w:val="CommentText"/>
      </w:pPr>
      <w:r>
        <w:rPr>
          <w:rStyle w:val="CommentReference"/>
        </w:rPr>
        <w:annotationRef/>
      </w:r>
      <w:r>
        <w:t>need a convention for making "ak ee". {}? bold?</w:t>
      </w:r>
    </w:p>
  </w:comment>
  <w:comment w:id="372" w:author="Windows User" w:date="2015-10-30T08:56:00Z" w:initials="BS">
    <w:p w14:paraId="27E02422" w14:textId="77777777" w:rsidR="00837F89" w:rsidRDefault="00837F89">
      <w:pPr>
        <w:pStyle w:val="CommentText"/>
      </w:pPr>
      <w:r>
        <w:rPr>
          <w:rStyle w:val="CommentReference"/>
        </w:rPr>
        <w:annotationRef/>
      </w:r>
      <w:r>
        <w:t>I like it better with "be" in... thoughts?</w:t>
      </w:r>
    </w:p>
  </w:comment>
  <w:comment w:id="382" w:author="Windows User" w:date="2015-11-02T12:45:00Z" w:initials="BS">
    <w:p w14:paraId="5CD6F88D" w14:textId="77777777" w:rsidR="00837F89" w:rsidRDefault="00837F89">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837F89" w:rsidRDefault="00837F89">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837F89" w:rsidRDefault="00837F89">
      <w:pPr>
        <w:pStyle w:val="CommentText"/>
      </w:pPr>
      <w:r>
        <w:rPr>
          <w:rStyle w:val="CommentReference"/>
        </w:rPr>
        <w:annotationRef/>
      </w:r>
      <w:r>
        <w:t>tense?</w:t>
      </w:r>
    </w:p>
  </w:comment>
  <w:comment w:id="385" w:author="Windows User" w:date="2015-10-30T08:56:00Z" w:initials="BS">
    <w:p w14:paraId="31589DA8" w14:textId="77777777" w:rsidR="00837F89" w:rsidRDefault="00837F89">
      <w:pPr>
        <w:pStyle w:val="CommentText"/>
      </w:pPr>
      <w:r>
        <w:rPr>
          <w:rStyle w:val="CommentReference"/>
        </w:rPr>
        <w:annotationRef/>
      </w:r>
      <w:r>
        <w:t>exalt or magnify?</w:t>
      </w:r>
    </w:p>
  </w:comment>
  <w:comment w:id="386" w:author="Windows User" w:date="2015-10-30T08:56:00Z" w:initials="BS">
    <w:p w14:paraId="2FA4F68C" w14:textId="77777777" w:rsidR="00837F89" w:rsidRDefault="00837F89">
      <w:pPr>
        <w:pStyle w:val="CommentText"/>
      </w:pPr>
      <w:r>
        <w:rPr>
          <w:rStyle w:val="CommentReference"/>
        </w:rPr>
        <w:annotationRef/>
      </w:r>
      <w:r>
        <w:t>or iwn?</w:t>
      </w:r>
    </w:p>
  </w:comment>
  <w:comment w:id="390" w:author="Windows User" w:date="2015-10-30T08:56:00Z" w:initials="BS">
    <w:p w14:paraId="66931B65" w14:textId="77777777" w:rsidR="00837F89" w:rsidRDefault="00837F89">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837F89" w:rsidRDefault="00837F89">
      <w:pPr>
        <w:pStyle w:val="CommentText"/>
      </w:pPr>
      <w:r>
        <w:rPr>
          <w:rStyle w:val="CommentReference"/>
        </w:rPr>
        <w:annotationRef/>
      </w:r>
      <w:r>
        <w:t>correct that no mention of nature?</w:t>
      </w:r>
    </w:p>
  </w:comment>
  <w:comment w:id="392" w:author="Windows User" w:date="2015-10-30T08:56:00Z" w:initials="BS">
    <w:p w14:paraId="66D7DE6B" w14:textId="77777777" w:rsidR="00837F89" w:rsidRDefault="00837F89">
      <w:pPr>
        <w:pStyle w:val="CommentText"/>
      </w:pPr>
      <w:r>
        <w:rPr>
          <w:rStyle w:val="CommentReference"/>
        </w:rPr>
        <w:annotationRef/>
      </w:r>
      <w:r>
        <w:t>holy or pure? divinity or godhead?</w:t>
      </w:r>
    </w:p>
  </w:comment>
  <w:comment w:id="393" w:author="Windows User" w:date="2015-10-30T08:56:00Z" w:initials="BS">
    <w:p w14:paraId="027CA20A" w14:textId="77777777" w:rsidR="00837F89" w:rsidRDefault="00837F89">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837F89" w:rsidRDefault="00837F89">
      <w:pPr>
        <w:pStyle w:val="CommentText"/>
      </w:pPr>
      <w:r>
        <w:rPr>
          <w:rStyle w:val="CommentReference"/>
        </w:rPr>
        <w:annotationRef/>
      </w:r>
      <w:r>
        <w:t>coessential or consubstantial?</w:t>
      </w:r>
    </w:p>
  </w:comment>
  <w:comment w:id="395" w:author="Windows User" w:date="2015-10-30T08:56:00Z" w:initials="BS">
    <w:p w14:paraId="614C10D1" w14:textId="77777777" w:rsidR="00837F89" w:rsidRDefault="00837F89">
      <w:pPr>
        <w:pStyle w:val="CommentText"/>
      </w:pPr>
      <w:r>
        <w:rPr>
          <w:rStyle w:val="CommentReference"/>
        </w:rPr>
        <w:annotationRef/>
      </w:r>
      <w:r>
        <w:t>made one or joined?</w:t>
      </w:r>
    </w:p>
  </w:comment>
  <w:comment w:id="396" w:author="Windows User" w:date="2015-10-30T08:56:00Z" w:initials="BS">
    <w:p w14:paraId="3E2E12B0" w14:textId="77777777" w:rsidR="00837F89" w:rsidRDefault="00837F89">
      <w:pPr>
        <w:pStyle w:val="CommentText"/>
      </w:pPr>
      <w:r>
        <w:rPr>
          <w:rStyle w:val="CommentReference"/>
        </w:rPr>
        <w:annotationRef/>
      </w:r>
      <w:r>
        <w:t xml:space="preserve">does this </w:t>
      </w:r>
      <w:proofErr w:type="gramStart"/>
      <w:r>
        <w:t>rephrasing</w:t>
      </w:r>
      <w:proofErr w:type="gramEnd"/>
      <w:r>
        <w:t xml:space="preserve"> capture it ok?</w:t>
      </w:r>
    </w:p>
  </w:comment>
  <w:comment w:id="397" w:author="Windows User" w:date="2015-10-30T08:56:00Z" w:initials="BS">
    <w:p w14:paraId="088FCA4D" w14:textId="77777777" w:rsidR="00837F89" w:rsidRDefault="00837F89">
      <w:pPr>
        <w:pStyle w:val="CommentText"/>
      </w:pPr>
      <w:r>
        <w:rPr>
          <w:rStyle w:val="CommentReference"/>
        </w:rPr>
        <w:annotationRef/>
      </w:r>
      <w:r>
        <w:t>something clearer than putplue?</w:t>
      </w:r>
    </w:p>
  </w:comment>
  <w:comment w:id="398" w:author="Windows User" w:date="2015-10-30T08:56:00Z" w:initials="BS">
    <w:p w14:paraId="0F508FB7" w14:textId="77777777" w:rsidR="00837F89" w:rsidRDefault="00837F89">
      <w:pPr>
        <w:pStyle w:val="CommentText"/>
      </w:pPr>
      <w:r>
        <w:rPr>
          <w:rStyle w:val="CommentReference"/>
        </w:rPr>
        <w:annotationRef/>
      </w:r>
      <w:r>
        <w:t>woven or fine?</w:t>
      </w:r>
    </w:p>
  </w:comment>
  <w:comment w:id="399" w:author="Windows User" w:date="2015-10-30T08:56:00Z" w:initials="BS">
    <w:p w14:paraId="20A62B9C" w14:textId="77777777" w:rsidR="00837F89" w:rsidRDefault="00837F89">
      <w:pPr>
        <w:pStyle w:val="CommentText"/>
      </w:pPr>
      <w:r>
        <w:rPr>
          <w:rStyle w:val="CommentReference"/>
        </w:rPr>
        <w:annotationRef/>
      </w:r>
      <w:r>
        <w:t>palin</w:t>
      </w:r>
    </w:p>
  </w:comment>
  <w:comment w:id="400" w:author="Windows User" w:date="2015-10-30T08:56:00Z" w:initials="BS">
    <w:p w14:paraId="21E3C821" w14:textId="77777777" w:rsidR="00837F89" w:rsidRDefault="00837F89">
      <w:pPr>
        <w:pStyle w:val="CommentText"/>
      </w:pPr>
      <w:r>
        <w:rPr>
          <w:rStyle w:val="CommentReference"/>
        </w:rPr>
        <w:annotationRef/>
      </w:r>
      <w:r>
        <w:t>exalt or magnify?</w:t>
      </w:r>
    </w:p>
  </w:comment>
  <w:comment w:id="401" w:author="Windows User" w:date="2015-10-30T08:56:00Z" w:initials="BS">
    <w:p w14:paraId="3A816644" w14:textId="77777777" w:rsidR="00837F89" w:rsidRDefault="00837F89">
      <w:pPr>
        <w:pStyle w:val="CommentText"/>
      </w:pPr>
      <w:r>
        <w:rPr>
          <w:rStyle w:val="CommentReference"/>
        </w:rPr>
        <w:annotationRef/>
      </w:r>
      <w:r>
        <w:t>or iwn?</w:t>
      </w:r>
    </w:p>
  </w:comment>
  <w:comment w:id="405" w:author="Windows User" w:date="2015-10-30T08:56:00Z" w:initials="BS">
    <w:p w14:paraId="113D1519" w14:textId="77777777" w:rsidR="00837F89" w:rsidRDefault="00837F89">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6" w:author="Windows User" w:date="2015-10-30T08:56:00Z" w:initials="BS">
    <w:p w14:paraId="6F5F241D" w14:textId="77777777" w:rsidR="00837F89" w:rsidRDefault="00837F89">
      <w:pPr>
        <w:pStyle w:val="CommentText"/>
      </w:pPr>
      <w:r>
        <w:rPr>
          <w:rStyle w:val="CommentReference"/>
        </w:rPr>
        <w:annotationRef/>
      </w:r>
      <w:r>
        <w:t>forged or beaten?</w:t>
      </w:r>
    </w:p>
  </w:comment>
  <w:comment w:id="407" w:author="Windows User" w:date="2015-10-30T08:56:00Z" w:initials="BS">
    <w:p w14:paraId="2FF96A0B" w14:textId="77777777" w:rsidR="00837F89" w:rsidRDefault="00837F89">
      <w:pPr>
        <w:pStyle w:val="CommentText"/>
      </w:pPr>
      <w:r>
        <w:rPr>
          <w:rStyle w:val="CommentReference"/>
        </w:rPr>
        <w:annotationRef/>
      </w:r>
      <w:r>
        <w:t>omit? always and move up mercy seat?</w:t>
      </w:r>
    </w:p>
  </w:comment>
  <w:comment w:id="408" w:author="Windows User" w:date="2015-10-30T08:56:00Z" w:initials="BS">
    <w:p w14:paraId="0E65E511" w14:textId="77777777" w:rsidR="00837F89" w:rsidRDefault="00837F89">
      <w:pPr>
        <w:pStyle w:val="CommentText"/>
      </w:pPr>
      <w:r>
        <w:rPr>
          <w:rStyle w:val="CommentReference"/>
        </w:rPr>
        <w:annotationRef/>
      </w:r>
      <w:r>
        <w:t>tense? past makes a lot more sense</w:t>
      </w:r>
    </w:p>
  </w:comment>
  <w:comment w:id="409" w:author="Windows User" w:date="2015-10-30T08:56:00Z" w:initials="BS">
    <w:p w14:paraId="76117212" w14:textId="77777777" w:rsidR="00837F89" w:rsidRDefault="00837F89">
      <w:pPr>
        <w:pStyle w:val="CommentText"/>
      </w:pPr>
      <w:r>
        <w:rPr>
          <w:rStyle w:val="CommentReference"/>
        </w:rPr>
        <w:annotationRef/>
      </w:r>
      <w:r>
        <w:t>why does Abouna omit sin?</w:t>
      </w:r>
    </w:p>
  </w:comment>
  <w:comment w:id="410" w:author="Windows User" w:date="2015-10-30T08:56:00Z" w:initials="BS">
    <w:p w14:paraId="165225E3" w14:textId="77777777" w:rsidR="00837F89" w:rsidRDefault="00837F89">
      <w:pPr>
        <w:pStyle w:val="CommentText"/>
      </w:pPr>
      <w:r>
        <w:rPr>
          <w:rStyle w:val="CommentReference"/>
        </w:rPr>
        <w:annotationRef/>
      </w:r>
      <w:r>
        <w:t>exalt or magnify?</w:t>
      </w:r>
    </w:p>
  </w:comment>
  <w:comment w:id="411" w:author="Windows User" w:date="2015-10-30T08:56:00Z" w:initials="BS">
    <w:p w14:paraId="688426FE" w14:textId="77777777" w:rsidR="00837F89" w:rsidRDefault="00837F89">
      <w:pPr>
        <w:pStyle w:val="CommentText"/>
      </w:pPr>
      <w:r>
        <w:rPr>
          <w:rStyle w:val="CommentReference"/>
        </w:rPr>
        <w:annotationRef/>
      </w:r>
      <w:r>
        <w:t>or iwn?</w:t>
      </w:r>
    </w:p>
  </w:comment>
  <w:comment w:id="415" w:author="Windows User" w:date="2015-10-30T08:56:00Z" w:initials="BS">
    <w:p w14:paraId="30D8BA96" w14:textId="77777777" w:rsidR="00837F89" w:rsidRDefault="00837F89">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837F89" w:rsidRDefault="00837F89">
      <w:pPr>
        <w:pStyle w:val="CommentText"/>
      </w:pPr>
      <w:r>
        <w:rPr>
          <w:rStyle w:val="CommentReference"/>
        </w:rPr>
        <w:annotationRef/>
      </w:r>
      <w:r>
        <w:t>for isn't accurate... but sounds better</w:t>
      </w:r>
    </w:p>
  </w:comment>
  <w:comment w:id="417" w:author="Windows User" w:date="2015-10-30T08:56:00Z" w:initials="BS">
    <w:p w14:paraId="55A12B09" w14:textId="77777777" w:rsidR="00837F89" w:rsidRDefault="00837F89">
      <w:pPr>
        <w:pStyle w:val="CommentText"/>
      </w:pPr>
      <w:r>
        <w:rPr>
          <w:rStyle w:val="CommentReference"/>
        </w:rPr>
        <w:annotationRef/>
      </w:r>
      <w:r>
        <w:t>exalt or magnify?</w:t>
      </w:r>
    </w:p>
  </w:comment>
  <w:comment w:id="418" w:author="Windows User" w:date="2015-10-30T08:56:00Z" w:initials="BS">
    <w:p w14:paraId="22FCD2DC" w14:textId="77777777" w:rsidR="00837F89" w:rsidRDefault="00837F89">
      <w:pPr>
        <w:pStyle w:val="CommentText"/>
      </w:pPr>
      <w:r>
        <w:rPr>
          <w:rStyle w:val="CommentReference"/>
        </w:rPr>
        <w:annotationRef/>
      </w:r>
      <w:r>
        <w:t>or iwn?</w:t>
      </w:r>
    </w:p>
  </w:comment>
  <w:comment w:id="422" w:author="Windows User" w:date="2015-10-30T08:56:00Z" w:initials="BS">
    <w:p w14:paraId="58320C8D" w14:textId="77777777" w:rsidR="00837F89" w:rsidRDefault="00837F89">
      <w:pPr>
        <w:pStyle w:val="CommentText"/>
      </w:pPr>
      <w:r>
        <w:rPr>
          <w:rStyle w:val="CommentReference"/>
        </w:rPr>
        <w:annotationRef/>
      </w:r>
      <w:r>
        <w:t>perpetual lamp?</w:t>
      </w:r>
    </w:p>
  </w:comment>
  <w:comment w:id="423" w:author="Windows User" w:date="2015-10-30T08:56:00Z" w:initials="BS">
    <w:p w14:paraId="131853C5" w14:textId="77777777" w:rsidR="00837F89" w:rsidRDefault="00837F89">
      <w:pPr>
        <w:pStyle w:val="CommentText"/>
      </w:pPr>
      <w:r>
        <w:rPr>
          <w:rStyle w:val="CommentReference"/>
        </w:rPr>
        <w:annotationRef/>
      </w:r>
      <w:r>
        <w:t>parousia?</w:t>
      </w:r>
    </w:p>
  </w:comment>
  <w:comment w:id="424" w:author="Windows User" w:date="2015-10-30T08:56:00Z" w:initials="BS">
    <w:p w14:paraId="2752582D" w14:textId="77777777" w:rsidR="00837F89" w:rsidRDefault="00837F89">
      <w:pPr>
        <w:pStyle w:val="CommentText"/>
      </w:pPr>
      <w:r>
        <w:rPr>
          <w:rStyle w:val="CommentReference"/>
        </w:rPr>
        <w:annotationRef/>
      </w:r>
      <w:r>
        <w:t>tense?</w:t>
      </w:r>
    </w:p>
  </w:comment>
  <w:comment w:id="425" w:author="Windows User" w:date="2015-10-30T08:56:00Z" w:initials="BS">
    <w:p w14:paraId="1D0D8540" w14:textId="77777777" w:rsidR="00837F89" w:rsidRDefault="00837F89">
      <w:pPr>
        <w:pStyle w:val="CommentText"/>
      </w:pPr>
      <w:r>
        <w:rPr>
          <w:rStyle w:val="CommentReference"/>
        </w:rPr>
        <w:annotationRef/>
      </w:r>
      <w:r>
        <w:t>enlightens?</w:t>
      </w:r>
    </w:p>
  </w:comment>
  <w:comment w:id="426" w:author="Windows User" w:date="2015-10-30T08:56:00Z" w:initials="BS">
    <w:p w14:paraId="2ABDA5FE" w14:textId="77777777" w:rsidR="00837F89" w:rsidRDefault="00837F89">
      <w:pPr>
        <w:pStyle w:val="CommentText"/>
      </w:pPr>
      <w:r>
        <w:rPr>
          <w:rStyle w:val="CommentReference"/>
        </w:rPr>
        <w:annotationRef/>
      </w:r>
      <w:r>
        <w:t>exalt or magnify?</w:t>
      </w:r>
    </w:p>
  </w:comment>
  <w:comment w:id="427" w:author="Windows User" w:date="2015-10-30T08:56:00Z" w:initials="BS">
    <w:p w14:paraId="4895CE86" w14:textId="77777777" w:rsidR="00837F89" w:rsidRDefault="00837F89">
      <w:pPr>
        <w:pStyle w:val="CommentText"/>
      </w:pPr>
      <w:r>
        <w:rPr>
          <w:rStyle w:val="CommentReference"/>
        </w:rPr>
        <w:annotationRef/>
      </w:r>
      <w:r>
        <w:t>or iwn?</w:t>
      </w:r>
    </w:p>
  </w:comment>
  <w:comment w:id="431" w:author="Windows User" w:date="2015-10-30T08:56:00Z" w:initials="BS">
    <w:p w14:paraId="3620CEEF" w14:textId="77777777" w:rsidR="00837F89" w:rsidRDefault="00837F89">
      <w:pPr>
        <w:pStyle w:val="CommentText"/>
      </w:pPr>
      <w:r>
        <w:rPr>
          <w:rStyle w:val="CommentReference"/>
        </w:rPr>
        <w:annotationRef/>
      </w:r>
      <w:r>
        <w:t>this order better or worse?</w:t>
      </w:r>
    </w:p>
  </w:comment>
  <w:comment w:id="432" w:author="Windows User" w:date="2015-10-30T08:56:00Z" w:initials="BS">
    <w:p w14:paraId="23AF8204" w14:textId="77777777" w:rsidR="00837F89" w:rsidRDefault="00837F89">
      <w:pPr>
        <w:pStyle w:val="CommentText"/>
      </w:pPr>
      <w:r>
        <w:rPr>
          <w:rStyle w:val="CommentReference"/>
        </w:rPr>
        <w:annotationRef/>
      </w:r>
      <w:r>
        <w:t>I think upon should stay here</w:t>
      </w:r>
    </w:p>
  </w:comment>
  <w:comment w:id="433" w:author="Windows User" w:date="2015-10-30T08:56:00Z" w:initials="BS">
    <w:p w14:paraId="1F1B891B" w14:textId="77777777" w:rsidR="00837F89" w:rsidRDefault="00837F89">
      <w:pPr>
        <w:pStyle w:val="CommentText"/>
      </w:pPr>
      <w:r>
        <w:rPr>
          <w:rStyle w:val="CommentReference"/>
        </w:rPr>
        <w:annotationRef/>
      </w:r>
      <w:r>
        <w:t>exalt or magnify?</w:t>
      </w:r>
    </w:p>
  </w:comment>
  <w:comment w:id="434" w:author="Windows User" w:date="2015-10-30T08:56:00Z" w:initials="BS">
    <w:p w14:paraId="7E678661" w14:textId="77777777" w:rsidR="00837F89" w:rsidRDefault="00837F89">
      <w:pPr>
        <w:pStyle w:val="CommentText"/>
      </w:pPr>
      <w:r>
        <w:rPr>
          <w:rStyle w:val="CommentReference"/>
        </w:rPr>
        <w:annotationRef/>
      </w:r>
      <w:r>
        <w:t>or iwn?</w:t>
      </w:r>
    </w:p>
  </w:comment>
  <w:comment w:id="442" w:author="Windows User" w:date="2015-10-30T08:56:00Z" w:initials="BS">
    <w:p w14:paraId="649B3291" w14:textId="77777777" w:rsidR="00837F89" w:rsidRDefault="00837F89">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3" w:author="Windows User" w:date="2015-10-30T08:56:00Z" w:initials="BS">
    <w:p w14:paraId="30EFE448" w14:textId="77777777" w:rsidR="00837F89" w:rsidRDefault="00837F89">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837F89" w:rsidRDefault="00837F89">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837F89" w:rsidRDefault="00837F89">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837F89" w:rsidRDefault="00837F89">
      <w:pPr>
        <w:pStyle w:val="CommentText"/>
      </w:pPr>
      <w:r>
        <w:rPr>
          <w:rStyle w:val="CommentReference"/>
        </w:rPr>
        <w:annotationRef/>
      </w:r>
      <w:r>
        <w:t>exalt or magnify?</w:t>
      </w:r>
    </w:p>
  </w:comment>
  <w:comment w:id="447" w:author="Windows User" w:date="2015-10-30T08:56:00Z" w:initials="BS">
    <w:p w14:paraId="08E0D650" w14:textId="77777777" w:rsidR="00837F89" w:rsidRDefault="00837F89">
      <w:pPr>
        <w:pStyle w:val="CommentText"/>
      </w:pPr>
      <w:r>
        <w:rPr>
          <w:rStyle w:val="CommentReference"/>
        </w:rPr>
        <w:annotationRef/>
      </w:r>
      <w:r>
        <w:t>or iwn?</w:t>
      </w:r>
    </w:p>
  </w:comment>
  <w:comment w:id="451" w:author="Windows User" w:date="2015-10-30T08:56:00Z" w:initials="BS">
    <w:p w14:paraId="348A67F2" w14:textId="77777777" w:rsidR="00837F89" w:rsidRDefault="00837F89">
      <w:pPr>
        <w:pStyle w:val="CommentText"/>
      </w:pPr>
      <w:r>
        <w:rPr>
          <w:rStyle w:val="CommentReference"/>
        </w:rPr>
        <w:annotationRef/>
      </w:r>
      <w:r>
        <w:t>does this work?</w:t>
      </w:r>
    </w:p>
  </w:comment>
  <w:comment w:id="452" w:author="Windows User" w:date="2015-10-30T08:56:00Z" w:initials="BS">
    <w:p w14:paraId="3CC28130" w14:textId="77777777" w:rsidR="00837F89" w:rsidRDefault="00837F89">
      <w:pPr>
        <w:pStyle w:val="CommentText"/>
      </w:pPr>
      <w:r>
        <w:rPr>
          <w:rStyle w:val="CommentReference"/>
        </w:rPr>
        <w:annotationRef/>
      </w:r>
      <w:r>
        <w:t>is this right?</w:t>
      </w:r>
    </w:p>
  </w:comment>
  <w:comment w:id="453" w:author="Windows User" w:date="2015-10-30T08:56:00Z" w:initials="BS">
    <w:p w14:paraId="0CE2D2DA" w14:textId="77777777" w:rsidR="00837F89" w:rsidRDefault="00837F89">
      <w:pPr>
        <w:pStyle w:val="CommentText"/>
      </w:pPr>
      <w:r>
        <w:rPr>
          <w:rStyle w:val="CommentReference"/>
        </w:rPr>
        <w:annotationRef/>
      </w:r>
      <w:r>
        <w:t>?</w:t>
      </w:r>
    </w:p>
  </w:comment>
  <w:comment w:id="454" w:author="Windows User" w:date="2015-10-30T08:56:00Z" w:initials="BS">
    <w:p w14:paraId="74BFA273" w14:textId="77777777" w:rsidR="00837F89" w:rsidRDefault="00837F89">
      <w:pPr>
        <w:pStyle w:val="CommentText"/>
      </w:pPr>
      <w:r>
        <w:rPr>
          <w:rStyle w:val="CommentReference"/>
        </w:rPr>
        <w:annotationRef/>
      </w:r>
      <w:r>
        <w:t>about or to?</w:t>
      </w:r>
    </w:p>
  </w:comment>
  <w:comment w:id="455" w:author="Windows User" w:date="2015-10-30T08:56:00Z" w:initials="BS">
    <w:p w14:paraId="76C80AE3" w14:textId="77777777" w:rsidR="00837F89" w:rsidRDefault="00837F89">
      <w:pPr>
        <w:pStyle w:val="CommentText"/>
      </w:pPr>
      <w:r>
        <w:rPr>
          <w:rStyle w:val="CommentReference"/>
        </w:rPr>
        <w:annotationRef/>
      </w:r>
      <w:r>
        <w:t>proclaim or cry?</w:t>
      </w:r>
    </w:p>
  </w:comment>
  <w:comment w:id="456" w:author="Windows User" w:date="2015-10-30T08:56:00Z" w:initials="BS">
    <w:p w14:paraId="7356A311" w14:textId="77777777" w:rsidR="00837F89" w:rsidRDefault="00837F89">
      <w:pPr>
        <w:pStyle w:val="CommentText"/>
      </w:pPr>
      <w:r>
        <w:rPr>
          <w:rStyle w:val="CommentReference"/>
        </w:rPr>
        <w:annotationRef/>
      </w:r>
      <w:r>
        <w:t>??</w:t>
      </w:r>
    </w:p>
  </w:comment>
  <w:comment w:id="457" w:author="Windows User" w:date="2015-10-30T08:56:00Z" w:initials="BS">
    <w:p w14:paraId="5DBAC613" w14:textId="77777777" w:rsidR="00837F89" w:rsidRDefault="00837F89">
      <w:pPr>
        <w:pStyle w:val="CommentText"/>
      </w:pPr>
      <w:r>
        <w:rPr>
          <w:rStyle w:val="CommentReference"/>
        </w:rPr>
        <w:annotationRef/>
      </w:r>
      <w:r>
        <w:t>just?</w:t>
      </w:r>
    </w:p>
  </w:comment>
  <w:comment w:id="458" w:author="Windows User" w:date="2015-10-30T08:56:00Z" w:initials="BS">
    <w:p w14:paraId="614DAD54" w14:textId="77777777" w:rsidR="00837F89" w:rsidRDefault="00837F89">
      <w:pPr>
        <w:pStyle w:val="CommentText"/>
      </w:pPr>
      <w:r>
        <w:rPr>
          <w:rStyle w:val="CommentReference"/>
        </w:rPr>
        <w:annotationRef/>
      </w:r>
      <w:r>
        <w:t>chaste or meek?</w:t>
      </w:r>
    </w:p>
  </w:comment>
  <w:comment w:id="459" w:author="Windows User" w:date="2015-10-30T08:56:00Z" w:initials="BS">
    <w:p w14:paraId="7BFF54F7" w14:textId="77777777" w:rsidR="00837F89" w:rsidRDefault="00837F89">
      <w:pPr>
        <w:pStyle w:val="CommentText"/>
      </w:pPr>
      <w:r>
        <w:rPr>
          <w:rStyle w:val="CommentReference"/>
        </w:rPr>
        <w:annotationRef/>
      </w:r>
      <w:r>
        <w:t>St. Isaac? Holy issac?</w:t>
      </w:r>
    </w:p>
  </w:comment>
  <w:comment w:id="460" w:author="Windows User" w:date="2015-10-30T08:56:00Z" w:initials="BS">
    <w:p w14:paraId="0D6B85B0" w14:textId="77777777" w:rsidR="00837F89" w:rsidRDefault="00837F89">
      <w:pPr>
        <w:pStyle w:val="CommentText"/>
      </w:pPr>
      <w:r>
        <w:rPr>
          <w:rStyle w:val="CommentReference"/>
        </w:rPr>
        <w:annotationRef/>
      </w:r>
      <w:r>
        <w:t>ten thousand time?</w:t>
      </w:r>
    </w:p>
  </w:comment>
  <w:comment w:id="461" w:author="Windows User" w:date="2015-10-30T08:56:00Z" w:initials="BS">
    <w:p w14:paraId="70F47173" w14:textId="77777777" w:rsidR="00837F89" w:rsidRDefault="00837F89">
      <w:pPr>
        <w:pStyle w:val="CommentText"/>
      </w:pPr>
      <w:r>
        <w:rPr>
          <w:rStyle w:val="CommentReference"/>
        </w:rPr>
        <w:annotationRef/>
      </w:r>
      <w:r>
        <w:t>probably don't want to say despot.</w:t>
      </w:r>
    </w:p>
  </w:comment>
  <w:comment w:id="462" w:author="Windows User" w:date="2015-10-30T08:56:00Z" w:initials="BS">
    <w:p w14:paraId="6CB131AD" w14:textId="77777777" w:rsidR="00837F89" w:rsidRDefault="00837F89">
      <w:pPr>
        <w:pStyle w:val="CommentText"/>
      </w:pPr>
      <w:r>
        <w:rPr>
          <w:rStyle w:val="CommentReference"/>
        </w:rPr>
        <w:annotationRef/>
      </w:r>
      <w:r>
        <w:t>honour or pride?</w:t>
      </w:r>
    </w:p>
  </w:comment>
  <w:comment w:id="463" w:author="Windows User" w:date="2015-10-30T08:56:00Z" w:initials="BS">
    <w:p w14:paraId="64CB9F13" w14:textId="77777777" w:rsidR="00837F89" w:rsidRDefault="00837F89">
      <w:pPr>
        <w:pStyle w:val="CommentText"/>
      </w:pPr>
      <w:r>
        <w:rPr>
          <w:rStyle w:val="CommentReference"/>
        </w:rPr>
        <w:annotationRef/>
      </w:r>
      <w:r>
        <w:t>spouse or friend???</w:t>
      </w:r>
    </w:p>
  </w:comment>
  <w:comment w:id="464" w:author="Windows User" w:date="2015-10-30T08:56:00Z" w:initials="BS">
    <w:p w14:paraId="72A28506" w14:textId="77777777" w:rsidR="00837F89" w:rsidRDefault="00837F89">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837F89" w:rsidRDefault="00837F89">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837F89" w:rsidRDefault="00837F89">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837F89" w:rsidRDefault="00837F89">
      <w:pPr>
        <w:pStyle w:val="CommentText"/>
      </w:pPr>
      <w:r>
        <w:rPr>
          <w:rStyle w:val="CommentReference"/>
        </w:rPr>
        <w:annotationRef/>
      </w:r>
      <w:r>
        <w:t>pray or interceed? With or before?</w:t>
      </w:r>
    </w:p>
  </w:comment>
  <w:comment w:id="474" w:author="Windows User" w:date="2015-10-30T08:56:00Z" w:initials="WU">
    <w:p w14:paraId="1FCE53E0" w14:textId="77777777" w:rsidR="00837F89" w:rsidRDefault="00837F89">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837F89" w:rsidRDefault="00837F89">
      <w:pPr>
        <w:pStyle w:val="CommentText"/>
      </w:pPr>
      <w:r>
        <w:rPr>
          <w:rStyle w:val="CommentReference"/>
        </w:rPr>
        <w:annotationRef/>
      </w:r>
      <w:r>
        <w:t>Are more honoured?</w:t>
      </w:r>
    </w:p>
  </w:comment>
  <w:comment w:id="476" w:author="Windows User" w:date="2015-10-30T08:56:00Z" w:initials="WU">
    <w:p w14:paraId="12DBB60D" w14:textId="77777777" w:rsidR="00837F89" w:rsidRDefault="00837F89">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837F89" w:rsidRDefault="00837F89">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837F89" w:rsidRDefault="00837F89">
      <w:pPr>
        <w:pStyle w:val="CommentText"/>
      </w:pPr>
      <w:r>
        <w:rPr>
          <w:rStyle w:val="CommentReference"/>
        </w:rPr>
        <w:annotationRef/>
      </w:r>
      <w:r>
        <w:t>Reuse of truth is very awkward</w:t>
      </w:r>
    </w:p>
  </w:comment>
  <w:comment w:id="488" w:author="Windows User" w:date="2015-10-30T08:56:00Z" w:initials="WU">
    <w:p w14:paraId="724AED47" w14:textId="77777777" w:rsidR="00837F89" w:rsidRDefault="00837F89">
      <w:pPr>
        <w:pStyle w:val="CommentText"/>
      </w:pPr>
      <w:r>
        <w:rPr>
          <w:rStyle w:val="CommentReference"/>
        </w:rPr>
        <w:annotationRef/>
      </w:r>
      <w:r>
        <w:t>The Virgin Mary?</w:t>
      </w:r>
    </w:p>
  </w:comment>
  <w:comment w:id="489" w:author="Windows User" w:date="2015-10-30T08:56:00Z" w:initials="WU">
    <w:p w14:paraId="3F7DA89D" w14:textId="77777777" w:rsidR="00837F89" w:rsidRDefault="00837F89">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837F89" w:rsidRDefault="00837F89">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837F89" w:rsidRDefault="00837F89">
      <w:pPr>
        <w:pStyle w:val="CommentText"/>
      </w:pPr>
      <w:r>
        <w:rPr>
          <w:rStyle w:val="CommentReference"/>
        </w:rPr>
        <w:annotationRef/>
      </w:r>
      <w:r>
        <w:t>Not lampstand?</w:t>
      </w:r>
    </w:p>
  </w:comment>
  <w:comment w:id="495" w:author="Windows User" w:date="2015-10-30T08:56:00Z" w:initials="WU">
    <w:p w14:paraId="76A75751" w14:textId="77777777" w:rsidR="00837F89" w:rsidRDefault="00837F89">
      <w:pPr>
        <w:pStyle w:val="CommentText"/>
      </w:pPr>
      <w:r>
        <w:rPr>
          <w:rStyle w:val="CommentReference"/>
        </w:rPr>
        <w:annotationRef/>
      </w:r>
      <w:r>
        <w:t>Adorend? Ornamented?</w:t>
      </w:r>
    </w:p>
  </w:comment>
  <w:comment w:id="496" w:author="Windows User" w:date="2015-10-30T08:56:00Z" w:initials="WU">
    <w:p w14:paraId="0CCDAFB9" w14:textId="77777777" w:rsidR="00837F89" w:rsidRDefault="00837F89">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837F89" w:rsidRDefault="00837F89">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837F89" w:rsidRDefault="00837F89">
      <w:pPr>
        <w:pStyle w:val="CommentText"/>
      </w:pPr>
      <w:r>
        <w:rPr>
          <w:rStyle w:val="CommentReference"/>
        </w:rPr>
        <w:annotationRef/>
      </w:r>
      <w:r>
        <w:t>Tense(s) of this vs?</w:t>
      </w:r>
    </w:p>
  </w:comment>
  <w:comment w:id="502" w:author="Windows User" w:date="2015-10-30T08:56:00Z" w:initials="WU">
    <w:p w14:paraId="6D806464" w14:textId="77777777" w:rsidR="00837F89" w:rsidRDefault="00837F89">
      <w:pPr>
        <w:pStyle w:val="CommentText"/>
      </w:pPr>
      <w:r>
        <w:rPr>
          <w:rStyle w:val="CommentReference"/>
        </w:rPr>
        <w:annotationRef/>
      </w:r>
      <w:r>
        <w:t>If no coma, then that. If coma, then which.</w:t>
      </w:r>
    </w:p>
  </w:comment>
  <w:comment w:id="503" w:author="Windows User" w:date="2015-11-21T13:10:00Z" w:initials="WU">
    <w:p w14:paraId="21B267A2" w14:textId="21A4BB9B" w:rsidR="00837F89" w:rsidRPr="00FA5B8C" w:rsidRDefault="00837F89">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837F89" w:rsidRDefault="00837F89">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837F89" w:rsidRDefault="00837F89">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837F89" w:rsidRDefault="00837F89">
      <w:pPr>
        <w:pStyle w:val="CommentText"/>
      </w:pPr>
      <w:r>
        <w:rPr>
          <w:rStyle w:val="CommentReference"/>
        </w:rPr>
        <w:annotationRef/>
      </w:r>
      <w:r>
        <w:t>Care or concern?</w:t>
      </w:r>
    </w:p>
  </w:comment>
  <w:comment w:id="516" w:author="Windows User" w:date="2015-10-30T08:56:00Z" w:initials="WU">
    <w:p w14:paraId="168AADF5" w14:textId="77777777" w:rsidR="00837F89" w:rsidRDefault="00837F89">
      <w:pPr>
        <w:pStyle w:val="CommentText"/>
      </w:pPr>
      <w:r>
        <w:rPr>
          <w:rStyle w:val="CommentReference"/>
        </w:rPr>
        <w:annotationRef/>
      </w:r>
      <w:r>
        <w:t>Uhm…</w:t>
      </w:r>
      <w:proofErr w:type="gramStart"/>
      <w:r>
        <w:t>. ?</w:t>
      </w:r>
      <w:proofErr w:type="gramEnd"/>
      <w:r>
        <w:t xml:space="preserve"> Coptic clearly says Sabbaton…. But wasn’t it the first day?</w:t>
      </w:r>
    </w:p>
  </w:comment>
  <w:comment w:id="524" w:author="Windows User" w:date="2015-10-30T08:56:00Z" w:initials="WU">
    <w:p w14:paraId="61404F3E" w14:textId="77777777" w:rsidR="00837F89" w:rsidRDefault="00837F89">
      <w:pPr>
        <w:pStyle w:val="CommentText"/>
      </w:pPr>
      <w:r>
        <w:rPr>
          <w:rStyle w:val="CommentReference"/>
        </w:rPr>
        <w:annotationRef/>
      </w:r>
      <w:r>
        <w:t>Exceedingly? Too? So?</w:t>
      </w:r>
    </w:p>
  </w:comment>
  <w:comment w:id="525" w:author="Windows User" w:date="2015-10-30T08:56:00Z" w:initials="WU">
    <w:p w14:paraId="7B2CE30C" w14:textId="77777777" w:rsidR="00837F89" w:rsidRDefault="00837F89">
      <w:pPr>
        <w:pStyle w:val="CommentText"/>
      </w:pPr>
      <w:r>
        <w:rPr>
          <w:rStyle w:val="CommentReference"/>
        </w:rPr>
        <w:annotationRef/>
      </w:r>
      <w:r>
        <w:t>Count or heed?</w:t>
      </w:r>
    </w:p>
  </w:comment>
  <w:comment w:id="526" w:author="Windows User" w:date="2015-10-30T08:56:00Z" w:initials="WU">
    <w:p w14:paraId="040F4849" w14:textId="77777777" w:rsidR="00837F89" w:rsidRDefault="00837F89">
      <w:pPr>
        <w:pStyle w:val="CommentText"/>
      </w:pPr>
      <w:r>
        <w:rPr>
          <w:rStyle w:val="CommentReference"/>
        </w:rPr>
        <w:annotationRef/>
      </w:r>
      <w:r>
        <w:t>Ramez, I or me?</w:t>
      </w:r>
    </w:p>
  </w:comment>
  <w:comment w:id="527" w:author="Windows User" w:date="2015-10-30T08:56:00Z" w:initials="WU">
    <w:p w14:paraId="5954D4FC" w14:textId="77777777" w:rsidR="00837F89" w:rsidRDefault="00837F89">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837F89" w:rsidRDefault="00837F89">
      <w:pPr>
        <w:pStyle w:val="CommentText"/>
      </w:pPr>
      <w:r>
        <w:rPr>
          <w:rStyle w:val="CommentReference"/>
        </w:rPr>
        <w:annotationRef/>
      </w:r>
      <w:r>
        <w:t>That a sinner die would make this consistent.</w:t>
      </w:r>
    </w:p>
  </w:comment>
  <w:comment w:id="529" w:author="Windows User" w:date="2015-10-30T08:56:00Z" w:initials="WU">
    <w:p w14:paraId="73469DF7" w14:textId="77777777" w:rsidR="00837F89" w:rsidRDefault="00837F89">
      <w:pPr>
        <w:pStyle w:val="CommentText"/>
      </w:pPr>
      <w:r>
        <w:rPr>
          <w:rStyle w:val="CommentReference"/>
        </w:rPr>
        <w:annotationRef/>
      </w:r>
      <w:r>
        <w:t>Kind-hearted or merciful?</w:t>
      </w:r>
    </w:p>
  </w:comment>
  <w:comment w:id="530" w:author="Windows User" w:date="2015-10-30T08:56:00Z" w:initials="WU">
    <w:p w14:paraId="772707E9" w14:textId="77777777" w:rsidR="00837F89" w:rsidRDefault="00837F89">
      <w:pPr>
        <w:pStyle w:val="CommentText"/>
      </w:pPr>
      <w:r>
        <w:rPr>
          <w:rStyle w:val="CommentReference"/>
        </w:rPr>
        <w:annotationRef/>
      </w:r>
      <w:r>
        <w:t>Compassions or tender mercies?</w:t>
      </w:r>
    </w:p>
  </w:comment>
  <w:comment w:id="531" w:author="Windows User" w:date="2015-10-30T08:56:00Z" w:initials="WU">
    <w:p w14:paraId="2F67672A" w14:textId="77777777" w:rsidR="00837F89" w:rsidRDefault="00837F89">
      <w:pPr>
        <w:pStyle w:val="CommentText"/>
      </w:pPr>
      <w:r>
        <w:rPr>
          <w:rStyle w:val="CommentReference"/>
        </w:rPr>
        <w:annotationRef/>
      </w:r>
      <w:r>
        <w:t>May He or that He may</w:t>
      </w:r>
    </w:p>
  </w:comment>
  <w:comment w:id="561" w:author="Windows User" w:date="2015-10-30T08:56:00Z" w:initials="BS">
    <w:p w14:paraId="2CED70EE" w14:textId="77777777" w:rsidR="00837F89" w:rsidRDefault="00837F89">
      <w:pPr>
        <w:pStyle w:val="CommentText"/>
      </w:pPr>
      <w:r>
        <w:rPr>
          <w:rStyle w:val="CommentReference"/>
        </w:rPr>
        <w:annotationRef/>
      </w:r>
      <w:r>
        <w:t>very greatly is redundant...</w:t>
      </w:r>
    </w:p>
  </w:comment>
  <w:comment w:id="562" w:author="Windows User" w:date="2015-10-30T08:56:00Z" w:initials="BS">
    <w:p w14:paraId="2C12168E" w14:textId="77777777" w:rsidR="00837F89" w:rsidRDefault="00837F89">
      <w:pPr>
        <w:pStyle w:val="CommentText"/>
      </w:pPr>
      <w:r>
        <w:rPr>
          <w:rStyle w:val="CommentReference"/>
        </w:rPr>
        <w:annotationRef/>
      </w:r>
      <w:r>
        <w:t>above? in?</w:t>
      </w:r>
    </w:p>
  </w:comment>
  <w:comment w:id="563" w:author="Windows User" w:date="2015-10-30T08:56:00Z" w:initials="BS">
    <w:p w14:paraId="4CF812FD" w14:textId="77777777" w:rsidR="00837F89" w:rsidRDefault="00837F89">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837F89" w:rsidRDefault="00837F89">
      <w:pPr>
        <w:pStyle w:val="CommentText"/>
      </w:pPr>
      <w:r>
        <w:rPr>
          <w:rStyle w:val="CommentReference"/>
        </w:rPr>
        <w:annotationRef/>
      </w:r>
      <w:r>
        <w:t>mediated or put into practice?</w:t>
      </w:r>
    </w:p>
  </w:comment>
  <w:comment w:id="565" w:author="Windows User" w:date="2015-10-30T08:56:00Z" w:initials="BS">
    <w:p w14:paraId="0583089C" w14:textId="77777777" w:rsidR="00837F89" w:rsidRDefault="00837F89">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837F89" w:rsidRDefault="00837F89">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837F89" w:rsidRDefault="00837F89">
      <w:pPr>
        <w:pStyle w:val="CommentText"/>
      </w:pPr>
      <w:r>
        <w:rPr>
          <w:rStyle w:val="CommentReference"/>
        </w:rPr>
        <w:annotationRef/>
      </w:r>
      <w:r>
        <w:t>thoughts or senses?</w:t>
      </w:r>
    </w:p>
  </w:comment>
  <w:comment w:id="568" w:author="Windows User" w:date="2015-10-30T08:56:00Z" w:initials="BS">
    <w:p w14:paraId="6CEBB671" w14:textId="77777777" w:rsidR="00837F89" w:rsidRDefault="00837F89">
      <w:pPr>
        <w:pStyle w:val="CommentText"/>
      </w:pPr>
      <w:r>
        <w:rPr>
          <w:rStyle w:val="CommentReference"/>
        </w:rPr>
        <w:annotationRef/>
      </w:r>
      <w:r>
        <w:t>lay? set? cast?</w:t>
      </w:r>
    </w:p>
  </w:comment>
  <w:comment w:id="569" w:author="Windows User" w:date="2015-10-30T08:56:00Z" w:initials="BS">
    <w:p w14:paraId="29C31040" w14:textId="77777777" w:rsidR="00837F89" w:rsidRDefault="00837F89">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837F89" w:rsidRDefault="00837F89">
      <w:pPr>
        <w:pStyle w:val="CommentText"/>
      </w:pPr>
      <w:r>
        <w:rPr>
          <w:rStyle w:val="CommentReference"/>
        </w:rPr>
        <w:annotationRef/>
      </w:r>
      <w:r>
        <w:t>types?</w:t>
      </w:r>
    </w:p>
  </w:comment>
  <w:comment w:id="578" w:author="Windows User" w:date="2015-10-30T08:56:00Z" w:initials="BS">
    <w:p w14:paraId="04455D69" w14:textId="77777777" w:rsidR="00837F89" w:rsidRDefault="00837F89">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837F89" w:rsidRDefault="00837F89">
      <w:pPr>
        <w:pStyle w:val="CommentText"/>
      </w:pPr>
      <w:r>
        <w:rPr>
          <w:rStyle w:val="CommentReference"/>
        </w:rPr>
        <w:annotationRef/>
      </w:r>
      <w:r>
        <w:t>risen, or shone?</w:t>
      </w:r>
    </w:p>
  </w:comment>
  <w:comment w:id="586" w:author="Windows User" w:date="2015-10-30T08:56:00Z" w:initials="BS">
    <w:p w14:paraId="1FF53EBB" w14:textId="77777777" w:rsidR="00837F89" w:rsidRDefault="00837F89">
      <w:pPr>
        <w:pStyle w:val="CommentText"/>
      </w:pPr>
      <w:r>
        <w:rPr>
          <w:rStyle w:val="CommentReference"/>
        </w:rPr>
        <w:annotationRef/>
      </w:r>
      <w:r>
        <w:t>cap?</w:t>
      </w:r>
    </w:p>
  </w:comment>
  <w:comment w:id="587" w:author="Windows User" w:date="2015-10-30T08:56:00Z" w:initials="BS">
    <w:p w14:paraId="1E7441CF" w14:textId="77777777" w:rsidR="00837F89" w:rsidRDefault="00837F89">
      <w:pPr>
        <w:pStyle w:val="CommentText"/>
      </w:pPr>
      <w:r>
        <w:rPr>
          <w:rStyle w:val="CommentReference"/>
        </w:rPr>
        <w:annotationRef/>
      </w:r>
      <w:r>
        <w:t>save? redeem?</w:t>
      </w:r>
    </w:p>
  </w:comment>
  <w:comment w:id="591" w:author="Windows User" w:date="2015-11-02T09:17:00Z" w:initials="BS">
    <w:p w14:paraId="6D0D6CAD" w14:textId="77777777" w:rsidR="00837F89" w:rsidRDefault="00837F89"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837F89" w:rsidRDefault="00837F89">
      <w:pPr>
        <w:pStyle w:val="CommentText"/>
      </w:pPr>
      <w:r>
        <w:rPr>
          <w:rStyle w:val="CommentReference"/>
        </w:rPr>
        <w:annotationRef/>
      </w:r>
      <w:r>
        <w:t>or should " be down here</w:t>
      </w:r>
    </w:p>
  </w:comment>
  <w:comment w:id="596" w:author="Windows User" w:date="2015-10-30T08:56:00Z" w:initials="BS">
    <w:p w14:paraId="59118737" w14:textId="77777777" w:rsidR="00837F89" w:rsidRDefault="00837F89">
      <w:pPr>
        <w:pStyle w:val="CommentText"/>
      </w:pPr>
      <w:r>
        <w:rPr>
          <w:rStyle w:val="CommentReference"/>
        </w:rPr>
        <w:annotationRef/>
      </w:r>
      <w:r>
        <w:t>was overcame or did overcome? very different...</w:t>
      </w:r>
    </w:p>
  </w:comment>
  <w:comment w:id="600" w:author="Windows User" w:date="2015-10-30T08:56:00Z" w:initials="BS">
    <w:p w14:paraId="107D1E1A" w14:textId="77777777" w:rsidR="00837F89" w:rsidRDefault="00837F89">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837F89" w:rsidRDefault="00837F89">
      <w:pPr>
        <w:pStyle w:val="CommentText"/>
      </w:pPr>
      <w:r>
        <w:rPr>
          <w:rStyle w:val="CommentReference"/>
        </w:rPr>
        <w:annotationRef/>
      </w:r>
      <w:r>
        <w:t>L.A. is quite different fo rthis vs...</w:t>
      </w:r>
    </w:p>
  </w:comment>
  <w:comment w:id="608" w:author="Windows User" w:date="2015-10-30T08:56:00Z" w:initials="BS">
    <w:p w14:paraId="1C23DEA6" w14:textId="77777777" w:rsidR="00837F89" w:rsidRDefault="00837F89">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837F89" w:rsidRDefault="00837F89">
      <w:pPr>
        <w:pStyle w:val="CommentText"/>
      </w:pPr>
      <w:r>
        <w:rPr>
          <w:rStyle w:val="CommentReference"/>
        </w:rPr>
        <w:annotationRef/>
      </w:r>
      <w:r>
        <w:t>dividing wall?</w:t>
      </w:r>
    </w:p>
  </w:comment>
  <w:comment w:id="613" w:author="Windows User" w:date="2015-10-30T08:56:00Z" w:initials="BS">
    <w:p w14:paraId="412B39E6" w14:textId="77777777" w:rsidR="00837F89" w:rsidRDefault="00837F89">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837F89" w:rsidRDefault="00837F89">
      <w:pPr>
        <w:pStyle w:val="CommentText"/>
      </w:pPr>
      <w:r>
        <w:rPr>
          <w:rStyle w:val="CommentReference"/>
        </w:rPr>
        <w:annotationRef/>
      </w:r>
      <w:r>
        <w:t>sing hymns to be consistent with above?</w:t>
      </w:r>
    </w:p>
  </w:comment>
  <w:comment w:id="615" w:author="Windows User" w:date="2015-10-30T08:56:00Z" w:initials="BS">
    <w:p w14:paraId="1954C506" w14:textId="77777777" w:rsidR="00837F89" w:rsidRDefault="00837F89">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837F89" w:rsidRDefault="00837F89">
      <w:pPr>
        <w:pStyle w:val="CommentText"/>
      </w:pPr>
      <w:r>
        <w:rPr>
          <w:rStyle w:val="CommentReference"/>
        </w:rPr>
        <w:annotationRef/>
      </w:r>
      <w:r>
        <w:t>Is "je" enough justification to prepend 'saying'?</w:t>
      </w:r>
    </w:p>
  </w:comment>
  <w:comment w:id="617" w:author="Windows User" w:date="2015-10-30T08:56:00Z" w:initials="BS">
    <w:p w14:paraId="6C444D3B" w14:textId="77777777" w:rsidR="00837F89" w:rsidRDefault="00837F89">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837F89" w:rsidRDefault="00837F89">
      <w:pPr>
        <w:pStyle w:val="CommentText"/>
      </w:pPr>
      <w:r>
        <w:rPr>
          <w:rStyle w:val="CommentReference"/>
        </w:rPr>
        <w:annotationRef/>
      </w:r>
      <w:r>
        <w:t>or "sining"?</w:t>
      </w:r>
    </w:p>
  </w:comment>
  <w:comment w:id="623" w:author="Windows User" w:date="2015-10-30T08:56:00Z" w:initials="BS">
    <w:p w14:paraId="0D1101A9" w14:textId="77777777" w:rsidR="00837F89" w:rsidRDefault="00837F89">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837F89" w:rsidRDefault="00837F89">
      <w:pPr>
        <w:pStyle w:val="CommentText"/>
      </w:pPr>
      <w:r>
        <w:rPr>
          <w:rStyle w:val="CommentReference"/>
        </w:rPr>
        <w:annotationRef/>
      </w:r>
      <w:r>
        <w:t>any sense of authority in coptic?</w:t>
      </w:r>
    </w:p>
  </w:comment>
  <w:comment w:id="625" w:author="Windows User" w:date="2015-11-02T12:45:00Z" w:initials="BS">
    <w:p w14:paraId="2D944131" w14:textId="77777777" w:rsidR="00837F89" w:rsidRDefault="00837F89">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837F89" w:rsidRDefault="00837F89">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837F89" w:rsidRDefault="00837F89">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837F89" w:rsidRDefault="00837F89">
      <w:pPr>
        <w:pStyle w:val="CommentText"/>
      </w:pPr>
      <w:r>
        <w:rPr>
          <w:rStyle w:val="CommentReference"/>
        </w:rPr>
        <w:annotationRef/>
      </w:r>
      <w:r>
        <w:t>cold frost? frosty cold? too many ands.</w:t>
      </w:r>
    </w:p>
  </w:comment>
  <w:comment w:id="637" w:author="Windows User" w:date="2015-10-30T08:56:00Z" w:initials="BS">
    <w:p w14:paraId="44C68E13" w14:textId="77777777" w:rsidR="00837F89" w:rsidRDefault="00837F89">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837F89" w:rsidRDefault="00837F89">
      <w:pPr>
        <w:pStyle w:val="CommentText"/>
      </w:pPr>
      <w:r>
        <w:rPr>
          <w:rStyle w:val="CommentReference"/>
        </w:rPr>
        <w:annotationRef/>
      </w:r>
      <w:r>
        <w:t>Received or bought?</w:t>
      </w:r>
    </w:p>
  </w:comment>
  <w:comment w:id="655" w:author="Brett Slote" w:date="2015-10-30T08:56:00Z" w:initials="BS">
    <w:p w14:paraId="4DF8C7B4" w14:textId="77777777" w:rsidR="00837F89" w:rsidRDefault="00837F89">
      <w:pPr>
        <w:pStyle w:val="CommentText"/>
      </w:pPr>
      <w:r>
        <w:rPr>
          <w:rStyle w:val="CommentReference"/>
        </w:rPr>
        <w:annotationRef/>
      </w:r>
      <w:r>
        <w:t>Not hail to you?</w:t>
      </w:r>
    </w:p>
  </w:comment>
  <w:comment w:id="658" w:author="Brett Slote" w:date="2015-10-30T08:56:00Z" w:initials="BS">
    <w:p w14:paraId="5C1218C2" w14:textId="77777777" w:rsidR="00837F89" w:rsidRDefault="00837F89">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837F89" w:rsidRDefault="00837F89">
      <w:pPr>
        <w:pStyle w:val="CommentText"/>
      </w:pPr>
      <w:r>
        <w:rPr>
          <w:rStyle w:val="CommentReference"/>
        </w:rPr>
        <w:annotationRef/>
      </w:r>
      <w:r>
        <w:t>Uncircumscript?</w:t>
      </w:r>
    </w:p>
  </w:comment>
  <w:comment w:id="664" w:author="Brett Slote" w:date="2015-10-30T08:56:00Z" w:initials="BS">
    <w:p w14:paraId="4350A62E" w14:textId="77777777" w:rsidR="00837F89" w:rsidRDefault="00837F89">
      <w:pPr>
        <w:pStyle w:val="CommentText"/>
      </w:pPr>
      <w:r>
        <w:rPr>
          <w:rStyle w:val="CommentReference"/>
        </w:rPr>
        <w:annotationRef/>
      </w:r>
      <w:r>
        <w:t>Orthodox?</w:t>
      </w:r>
    </w:p>
  </w:comment>
  <w:comment w:id="665" w:author="Brett Slote" w:date="2015-10-30T08:56:00Z" w:initials="BS">
    <w:p w14:paraId="08040BF4" w14:textId="77777777" w:rsidR="00837F89" w:rsidRDefault="00837F89">
      <w:pPr>
        <w:pStyle w:val="CommentText"/>
      </w:pPr>
      <w:r>
        <w:rPr>
          <w:rStyle w:val="CommentReference"/>
        </w:rPr>
        <w:annotationRef/>
      </w:r>
      <w:r>
        <w:t>Faith?</w:t>
      </w:r>
    </w:p>
  </w:comment>
  <w:comment w:id="668" w:author="Brett Slote" w:date="2015-10-30T08:56:00Z" w:initials="BS">
    <w:p w14:paraId="1E4B4FEE" w14:textId="77777777" w:rsidR="00837F89" w:rsidRDefault="00837F89">
      <w:pPr>
        <w:pStyle w:val="CommentText"/>
      </w:pPr>
      <w:r>
        <w:rPr>
          <w:rStyle w:val="CommentReference"/>
        </w:rPr>
        <w:annotationRef/>
      </w:r>
      <w:r>
        <w:t>Need a consistent policy</w:t>
      </w:r>
    </w:p>
  </w:comment>
  <w:comment w:id="672" w:author="Brett Slote" w:date="2015-10-30T08:56:00Z" w:initials="BS">
    <w:p w14:paraId="4A463175" w14:textId="77777777" w:rsidR="00837F89" w:rsidRDefault="00837F89">
      <w:pPr>
        <w:pStyle w:val="CommentText"/>
      </w:pPr>
      <w:r>
        <w:rPr>
          <w:rStyle w:val="CommentReference"/>
        </w:rPr>
        <w:annotationRef/>
      </w:r>
      <w:r>
        <w:t>Ramez, He or Him?</w:t>
      </w:r>
    </w:p>
  </w:comment>
  <w:comment w:id="673" w:author="Brett Slote" w:date="2015-10-30T08:56:00Z" w:initials="BS">
    <w:p w14:paraId="01E420BC" w14:textId="77777777" w:rsidR="00837F89" w:rsidRDefault="00837F89">
      <w:pPr>
        <w:pStyle w:val="CommentText"/>
      </w:pPr>
      <w:r>
        <w:rPr>
          <w:rStyle w:val="CommentReference"/>
        </w:rPr>
        <w:annotationRef/>
      </w:r>
      <w:r>
        <w:t>On? By?</w:t>
      </w:r>
    </w:p>
  </w:comment>
  <w:comment w:id="674" w:author="Windows User" w:date="2015-11-21T13:15:00Z" w:initials="WU">
    <w:p w14:paraId="4BEB75B4" w14:textId="201EED17" w:rsidR="00837F89" w:rsidRDefault="00837F89">
      <w:pPr>
        <w:pStyle w:val="CommentText"/>
      </w:pPr>
      <w:r>
        <w:rPr>
          <w:rStyle w:val="CommentReference"/>
        </w:rPr>
        <w:annotationRef/>
      </w:r>
      <w:r>
        <w:t>check</w:t>
      </w:r>
    </w:p>
  </w:comment>
  <w:comment w:id="679" w:author="Windows User" w:date="2015-10-30T08:56:00Z" w:initials="BS">
    <w:p w14:paraId="27C88DDC" w14:textId="77777777" w:rsidR="00837F89" w:rsidRDefault="00837F89">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837F89" w:rsidRDefault="00837F89">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837F89" w:rsidRDefault="00837F89">
      <w:pPr>
        <w:pStyle w:val="CommentText"/>
      </w:pPr>
      <w:r>
        <w:rPr>
          <w:rStyle w:val="CommentReference"/>
        </w:rPr>
        <w:annotationRef/>
      </w:r>
      <w:r>
        <w:t>adjective? severe?</w:t>
      </w:r>
    </w:p>
  </w:comment>
  <w:comment w:id="688" w:author="Windows User" w:date="2015-11-21T13:15:00Z" w:initials="WU">
    <w:p w14:paraId="5D7A5708" w14:textId="27F5BDCC" w:rsidR="00837F89" w:rsidRDefault="00837F89">
      <w:pPr>
        <w:pStyle w:val="CommentText"/>
      </w:pPr>
      <w:r>
        <w:rPr>
          <w:rStyle w:val="CommentReference"/>
        </w:rPr>
        <w:annotationRef/>
      </w:r>
      <w:r>
        <w:t>check</w:t>
      </w:r>
    </w:p>
  </w:comment>
  <w:comment w:id="690" w:author="Windows User" w:date="2015-10-30T08:56:00Z" w:initials="BS">
    <w:p w14:paraId="4899C8E2" w14:textId="77777777" w:rsidR="00837F89" w:rsidRDefault="00837F89">
      <w:pPr>
        <w:pStyle w:val="CommentText"/>
      </w:pPr>
      <w:r>
        <w:rPr>
          <w:rStyle w:val="CommentReference"/>
        </w:rPr>
        <w:annotationRef/>
      </w:r>
      <w:r>
        <w:t>too literal?</w:t>
      </w:r>
    </w:p>
  </w:comment>
  <w:comment w:id="693" w:author="Windows User" w:date="2015-10-30T08:56:00Z" w:initials="BS">
    <w:p w14:paraId="4EBC6F27" w14:textId="77777777" w:rsidR="00837F89" w:rsidRDefault="00837F89">
      <w:pPr>
        <w:pStyle w:val="CommentText"/>
      </w:pPr>
      <w:r>
        <w:rPr>
          <w:rStyle w:val="CommentReference"/>
        </w:rPr>
        <w:annotationRef/>
      </w:r>
      <w:r>
        <w:t>awkward</w:t>
      </w:r>
    </w:p>
  </w:comment>
  <w:comment w:id="694" w:author="Windows User" w:date="2015-10-30T08:56:00Z" w:initials="BS">
    <w:p w14:paraId="2E00F7F9" w14:textId="77777777" w:rsidR="00837F89" w:rsidRDefault="00837F89">
      <w:pPr>
        <w:pStyle w:val="CommentText"/>
      </w:pPr>
      <w:r>
        <w:rPr>
          <w:rStyle w:val="CommentReference"/>
        </w:rPr>
        <w:annotationRef/>
      </w:r>
      <w:r>
        <w:t>sits, less literal, but more clear?</w:t>
      </w:r>
    </w:p>
  </w:comment>
  <w:comment w:id="695" w:author="Windows User" w:date="2015-10-30T08:56:00Z" w:initials="BS">
    <w:p w14:paraId="7635C5E6" w14:textId="77777777" w:rsidR="00837F89" w:rsidRDefault="00837F89">
      <w:pPr>
        <w:pStyle w:val="CommentText"/>
      </w:pPr>
      <w:r>
        <w:rPr>
          <w:rStyle w:val="CommentReference"/>
        </w:rPr>
        <w:annotationRef/>
      </w:r>
      <w:r>
        <w:t>awkward</w:t>
      </w:r>
    </w:p>
  </w:comment>
  <w:comment w:id="697" w:author="Windows User" w:date="2015-10-30T08:56:00Z" w:initials="BS">
    <w:p w14:paraId="07F5FC79" w14:textId="77777777" w:rsidR="00837F89" w:rsidRDefault="00837F89">
      <w:pPr>
        <w:pStyle w:val="CommentText"/>
      </w:pPr>
      <w:r>
        <w:rPr>
          <w:rStyle w:val="CommentReference"/>
        </w:rPr>
        <w:annotationRef/>
      </w:r>
      <w:r>
        <w:t>terribly awkward</w:t>
      </w:r>
    </w:p>
  </w:comment>
  <w:comment w:id="698" w:author="Windows User" w:date="2015-11-21T13:16:00Z" w:initials="WU">
    <w:p w14:paraId="197F0F42" w14:textId="5078F6FA" w:rsidR="00837F89" w:rsidRDefault="00837F89">
      <w:pPr>
        <w:pStyle w:val="CommentText"/>
      </w:pPr>
      <w:r>
        <w:rPr>
          <w:rStyle w:val="CommentReference"/>
        </w:rPr>
        <w:annotationRef/>
      </w:r>
      <w:r>
        <w:t>check</w:t>
      </w:r>
    </w:p>
  </w:comment>
  <w:comment w:id="699" w:author="Windows User" w:date="2015-11-21T13:16:00Z" w:initials="WU">
    <w:p w14:paraId="4BA7ACF0" w14:textId="3D32F115" w:rsidR="00837F89" w:rsidRDefault="00837F89">
      <w:pPr>
        <w:pStyle w:val="CommentText"/>
      </w:pPr>
      <w:r>
        <w:rPr>
          <w:rStyle w:val="CommentReference"/>
        </w:rPr>
        <w:annotationRef/>
      </w:r>
      <w:r>
        <w:t>check</w:t>
      </w:r>
    </w:p>
  </w:comment>
  <w:comment w:id="700" w:author="Windows User" w:date="2015-11-21T13:16:00Z" w:initials="WU">
    <w:p w14:paraId="6657783C" w14:textId="2A8AC09D" w:rsidR="00837F89" w:rsidRDefault="00837F89">
      <w:pPr>
        <w:pStyle w:val="CommentText"/>
      </w:pPr>
      <w:r>
        <w:rPr>
          <w:rStyle w:val="CommentReference"/>
        </w:rPr>
        <w:annotationRef/>
      </w:r>
      <w:r>
        <w:t>check</w:t>
      </w:r>
    </w:p>
  </w:comment>
  <w:comment w:id="701" w:author="Windows User" w:date="2015-11-21T13:16:00Z" w:initials="WU">
    <w:p w14:paraId="280C2333" w14:textId="7D468F5B" w:rsidR="00837F89" w:rsidRDefault="00837F89">
      <w:pPr>
        <w:pStyle w:val="CommentText"/>
      </w:pPr>
      <w:r>
        <w:rPr>
          <w:rStyle w:val="CommentReference"/>
        </w:rPr>
        <w:annotationRef/>
      </w:r>
      <w:r>
        <w:t>check</w:t>
      </w:r>
    </w:p>
  </w:comment>
  <w:comment w:id="703" w:author="Windows User" w:date="2015-10-30T08:56:00Z" w:initials="BS">
    <w:p w14:paraId="02E36170" w14:textId="77777777" w:rsidR="00837F89" w:rsidRDefault="00837F89">
      <w:pPr>
        <w:pStyle w:val="CommentText"/>
      </w:pPr>
      <w:r>
        <w:rPr>
          <w:rStyle w:val="CommentReference"/>
        </w:rPr>
        <w:annotationRef/>
      </w:r>
      <w:r>
        <w:t>sat?</w:t>
      </w:r>
    </w:p>
  </w:comment>
  <w:comment w:id="704" w:author="Windows User" w:date="2015-11-21T13:17:00Z" w:initials="WU">
    <w:p w14:paraId="16F69644" w14:textId="555FDE59" w:rsidR="00837F89" w:rsidRDefault="00837F89">
      <w:pPr>
        <w:pStyle w:val="CommentText"/>
      </w:pPr>
      <w:r>
        <w:rPr>
          <w:rStyle w:val="CommentReference"/>
        </w:rPr>
        <w:annotationRef/>
      </w:r>
      <w:r>
        <w:t>check</w:t>
      </w:r>
    </w:p>
  </w:comment>
  <w:comment w:id="705" w:author="Windows User" w:date="2015-11-21T13:17:00Z" w:initials="WU">
    <w:p w14:paraId="59E1ECCC" w14:textId="61291C66" w:rsidR="00837F89" w:rsidRDefault="00837F89">
      <w:pPr>
        <w:pStyle w:val="CommentText"/>
      </w:pPr>
      <w:r>
        <w:rPr>
          <w:rStyle w:val="CommentReference"/>
        </w:rPr>
        <w:annotationRef/>
      </w:r>
      <w:r>
        <w:t>check</w:t>
      </w:r>
    </w:p>
  </w:comment>
  <w:comment w:id="708" w:author="Windows User" w:date="2015-10-30T08:56:00Z" w:initials="BS">
    <w:p w14:paraId="681DB0FE" w14:textId="77777777" w:rsidR="00837F89" w:rsidRDefault="00837F89">
      <w:pPr>
        <w:pStyle w:val="CommentText"/>
      </w:pPr>
      <w:r>
        <w:rPr>
          <w:rStyle w:val="CommentReference"/>
        </w:rPr>
        <w:annotationRef/>
      </w:r>
      <w:r>
        <w:t>entered and come forth, or entered through it?</w:t>
      </w:r>
    </w:p>
  </w:comment>
  <w:comment w:id="709" w:author="Windows User" w:date="2015-10-30T08:56:00Z" w:initials="BS">
    <w:p w14:paraId="561C0007" w14:textId="77777777" w:rsidR="00837F89" w:rsidRDefault="00837F89">
      <w:pPr>
        <w:pStyle w:val="CommentText"/>
      </w:pPr>
      <w:r>
        <w:rPr>
          <w:rStyle w:val="CommentReference"/>
        </w:rPr>
        <w:annotationRef/>
      </w:r>
      <w:r>
        <w:t>appearing?</w:t>
      </w:r>
    </w:p>
  </w:comment>
  <w:comment w:id="710" w:author="Windows User" w:date="2015-10-30T08:56:00Z" w:initials="BS">
    <w:p w14:paraId="0B39F1C6" w14:textId="77777777" w:rsidR="00837F89" w:rsidRDefault="00837F89">
      <w:pPr>
        <w:pStyle w:val="CommentText"/>
      </w:pPr>
      <w:r>
        <w:rPr>
          <w:rStyle w:val="CommentReference"/>
        </w:rPr>
        <w:annotationRef/>
      </w:r>
      <w:r>
        <w:t>He</w:t>
      </w:r>
    </w:p>
  </w:comment>
  <w:comment w:id="715" w:author="Windows User" w:date="2015-10-30T08:56:00Z" w:initials="BS">
    <w:p w14:paraId="48FCFB9E" w14:textId="77777777" w:rsidR="00837F89" w:rsidRDefault="00837F89">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837F89" w:rsidRDefault="00837F89">
      <w:pPr>
        <w:pStyle w:val="CommentText"/>
      </w:pPr>
      <w:r>
        <w:rPr>
          <w:rStyle w:val="CommentReference"/>
        </w:rPr>
        <w:annotationRef/>
      </w:r>
      <w:r>
        <w:t>For forty days</w:t>
      </w:r>
    </w:p>
  </w:comment>
  <w:comment w:id="717" w:author="Windows User" w:date="2015-10-30T08:56:00Z" w:initials="BS">
    <w:p w14:paraId="3A60EA56" w14:textId="77777777" w:rsidR="00837F89" w:rsidRDefault="00837F89">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837F89" w:rsidRDefault="00837F89">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837F89" w:rsidRDefault="00837F89">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837F89" w:rsidRDefault="00837F89">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837F89" w:rsidRDefault="00837F89">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837F89" w:rsidRDefault="00837F89">
      <w:pPr>
        <w:pStyle w:val="CommentText"/>
      </w:pPr>
      <w:r>
        <w:rPr>
          <w:rStyle w:val="CommentReference"/>
        </w:rPr>
        <w:annotationRef/>
      </w:r>
      <w:r>
        <w:t>repeat quotes or contiguious?</w:t>
      </w:r>
    </w:p>
  </w:comment>
  <w:comment w:id="731" w:author="Windows User" w:date="2015-10-30T08:56:00Z" w:initials="BS">
    <w:p w14:paraId="56656ACA" w14:textId="77777777" w:rsidR="00837F89" w:rsidRDefault="00837F89">
      <w:pPr>
        <w:pStyle w:val="CommentText"/>
      </w:pPr>
      <w:r>
        <w:rPr>
          <w:rStyle w:val="CommentReference"/>
        </w:rPr>
        <w:annotationRef/>
      </w:r>
      <w:r>
        <w:t>in strength?</w:t>
      </w:r>
    </w:p>
  </w:comment>
  <w:comment w:id="732" w:author="Windows User" w:date="2015-10-30T08:56:00Z" w:initials="BS">
    <w:p w14:paraId="0BBEA7F8" w14:textId="77777777" w:rsidR="00837F89" w:rsidRDefault="00837F89">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837F89" w:rsidRDefault="00837F89">
      <w:pPr>
        <w:pStyle w:val="CommentText"/>
      </w:pPr>
      <w:r>
        <w:rPr>
          <w:rStyle w:val="CommentReference"/>
        </w:rPr>
        <w:annotationRef/>
      </w:r>
      <w:r>
        <w:t>theotokos, not mav em ef Nooti</w:t>
      </w:r>
    </w:p>
  </w:comment>
  <w:comment w:id="735" w:author="Windows User" w:date="2015-10-30T08:56:00Z" w:initials="BS">
    <w:p w14:paraId="76D071C9" w14:textId="77777777" w:rsidR="00837F89" w:rsidRDefault="00837F89">
      <w:pPr>
        <w:pStyle w:val="CommentText"/>
      </w:pPr>
      <w:r>
        <w:rPr>
          <w:rStyle w:val="CommentReference"/>
        </w:rPr>
        <w:annotationRef/>
      </w:r>
      <w:r>
        <w:t>in?</w:t>
      </w:r>
    </w:p>
  </w:comment>
  <w:comment w:id="737" w:author="Windows User" w:date="2015-10-30T08:56:00Z" w:initials="BS">
    <w:p w14:paraId="35AA1BF7" w14:textId="77777777" w:rsidR="00837F89" w:rsidRDefault="00837F89">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837F89" w:rsidRDefault="00837F89">
      <w:pPr>
        <w:pStyle w:val="CommentText"/>
      </w:pPr>
      <w:r>
        <w:rPr>
          <w:rStyle w:val="CommentReference"/>
        </w:rPr>
        <w:annotationRef/>
      </w:r>
      <w:r>
        <w:t>tense?</w:t>
      </w:r>
    </w:p>
  </w:comment>
  <w:comment w:id="740" w:author="Windows User" w:date="2015-10-30T08:56:00Z" w:initials="BS">
    <w:p w14:paraId="3CF45818" w14:textId="77777777" w:rsidR="00837F89" w:rsidRDefault="00837F89">
      <w:pPr>
        <w:pStyle w:val="CommentText"/>
      </w:pPr>
      <w:r>
        <w:rPr>
          <w:rStyle w:val="CommentReference"/>
        </w:rPr>
        <w:annotationRef/>
      </w:r>
      <w:r>
        <w:t>too far for a pronoun</w:t>
      </w:r>
    </w:p>
  </w:comment>
  <w:comment w:id="741" w:author="Windows User" w:date="2015-10-30T08:56:00Z" w:initials="BS">
    <w:p w14:paraId="04E47880" w14:textId="77777777" w:rsidR="00837F89" w:rsidRDefault="00837F89">
      <w:pPr>
        <w:pStyle w:val="CommentText"/>
      </w:pPr>
      <w:r>
        <w:rPr>
          <w:rStyle w:val="CommentReference"/>
        </w:rPr>
        <w:annotationRef/>
      </w:r>
      <w:r>
        <w:t>deemed or made?</w:t>
      </w:r>
    </w:p>
  </w:comment>
  <w:comment w:id="743" w:author="Windows User" w:date="2015-10-30T08:56:00Z" w:initials="BS">
    <w:p w14:paraId="4BEF6991" w14:textId="77777777" w:rsidR="00837F89" w:rsidRDefault="00837F89">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837F89" w:rsidRDefault="00837F89">
      <w:pPr>
        <w:pStyle w:val="CommentText"/>
      </w:pPr>
      <w:r>
        <w:rPr>
          <w:rStyle w:val="CommentReference"/>
        </w:rPr>
        <w:annotationRef/>
      </w:r>
      <w:r>
        <w:t>rises or shines?</w:t>
      </w:r>
    </w:p>
  </w:comment>
  <w:comment w:id="748" w:author="Windows User" w:date="2015-10-30T08:56:00Z" w:initials="BS">
    <w:p w14:paraId="4F324E1B" w14:textId="77777777" w:rsidR="00837F89" w:rsidRDefault="00837F89">
      <w:pPr>
        <w:pStyle w:val="CommentText"/>
      </w:pPr>
      <w:r>
        <w:rPr>
          <w:rStyle w:val="CommentReference"/>
        </w:rPr>
        <w:annotationRef/>
      </w:r>
      <w:r>
        <w:t>destroyed or damaged?</w:t>
      </w:r>
    </w:p>
  </w:comment>
  <w:comment w:id="753" w:author="Windows User" w:date="2015-10-30T08:56:00Z" w:initials="BS">
    <w:p w14:paraId="79923BFC" w14:textId="77777777" w:rsidR="00837F89" w:rsidRDefault="00837F89">
      <w:pPr>
        <w:pStyle w:val="CommentText"/>
      </w:pPr>
      <w:r>
        <w:rPr>
          <w:rStyle w:val="CommentReference"/>
        </w:rPr>
        <w:annotationRef/>
      </w:r>
      <w:r>
        <w:t>servant, or slave?</w:t>
      </w:r>
    </w:p>
  </w:comment>
  <w:comment w:id="754" w:author="Windows User" w:date="2015-10-30T08:56:00Z" w:initials="BS">
    <w:p w14:paraId="7A143CF0" w14:textId="77777777" w:rsidR="00837F89" w:rsidRDefault="00837F89">
      <w:pPr>
        <w:pStyle w:val="CommentText"/>
      </w:pPr>
      <w:r>
        <w:rPr>
          <w:rStyle w:val="CommentReference"/>
        </w:rPr>
        <w:annotationRef/>
      </w:r>
      <w:r>
        <w:t>Feels way too literal</w:t>
      </w:r>
    </w:p>
  </w:comment>
  <w:comment w:id="755" w:author="Windows User" w:date="2015-11-21T13:18:00Z" w:initials="WU">
    <w:p w14:paraId="013367B3" w14:textId="1342797D" w:rsidR="00837F89" w:rsidRDefault="00837F89">
      <w:pPr>
        <w:pStyle w:val="CommentText"/>
      </w:pPr>
      <w:r>
        <w:rPr>
          <w:rStyle w:val="CommentReference"/>
        </w:rPr>
        <w:annotationRef/>
      </w:r>
      <w:r>
        <w:t>check</w:t>
      </w:r>
    </w:p>
  </w:comment>
  <w:comment w:id="761" w:author="Windows User" w:date="2015-10-30T08:56:00Z" w:initials="BS">
    <w:p w14:paraId="7572AFE8" w14:textId="77777777" w:rsidR="00837F89" w:rsidRDefault="00837F89">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837F89" w:rsidRDefault="00837F89">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837F89" w:rsidRDefault="00837F89">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837F89" w:rsidRDefault="00837F89">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837F89" w:rsidRDefault="00837F89">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837F89" w:rsidRDefault="00837F89">
      <w:pPr>
        <w:pStyle w:val="CommentText"/>
      </w:pPr>
      <w:r>
        <w:rPr>
          <w:rStyle w:val="CommentReference"/>
        </w:rPr>
        <w:annotationRef/>
      </w:r>
      <w:r>
        <w:t>net or hook?</w:t>
      </w:r>
    </w:p>
  </w:comment>
  <w:comment w:id="775" w:author="Windows User" w:date="2015-10-30T08:56:00Z" w:initials="BS">
    <w:p w14:paraId="6723C76C" w14:textId="77777777" w:rsidR="00837F89" w:rsidRDefault="00837F89">
      <w:pPr>
        <w:pStyle w:val="CommentText"/>
      </w:pPr>
      <w:r>
        <w:rPr>
          <w:rStyle w:val="CommentReference"/>
        </w:rPr>
        <w:annotationRef/>
      </w:r>
      <w:r>
        <w:t>Instructing them in the worship?</w:t>
      </w:r>
    </w:p>
  </w:comment>
  <w:comment w:id="776" w:author="Windows User" w:date="2015-10-30T08:56:00Z" w:initials="BS">
    <w:p w14:paraId="62A67018" w14:textId="77777777" w:rsidR="00837F89" w:rsidRDefault="00837F89">
      <w:pPr>
        <w:pStyle w:val="CommentText"/>
      </w:pPr>
      <w:r>
        <w:rPr>
          <w:rStyle w:val="CommentReference"/>
        </w:rPr>
        <w:annotationRef/>
      </w:r>
      <w:r>
        <w:t>what does this mean?</w:t>
      </w:r>
    </w:p>
  </w:comment>
  <w:comment w:id="777" w:author="Windows User" w:date="2015-10-30T08:56:00Z" w:initials="BS">
    <w:p w14:paraId="26273E35" w14:textId="77777777" w:rsidR="00837F89" w:rsidRDefault="00837F89">
      <w:pPr>
        <w:pStyle w:val="CommentText"/>
      </w:pPr>
      <w:r>
        <w:rPr>
          <w:rStyle w:val="CommentReference"/>
        </w:rPr>
        <w:annotationRef/>
      </w:r>
      <w:r>
        <w:t>Path? Or Way? i.e. Christ?</w:t>
      </w:r>
    </w:p>
  </w:comment>
  <w:comment w:id="778" w:author="Windows User" w:date="2015-10-30T08:56:00Z" w:initials="BS">
    <w:p w14:paraId="4A8A49E6" w14:textId="77777777" w:rsidR="00837F89" w:rsidRDefault="00837F89">
      <w:pPr>
        <w:pStyle w:val="CommentText"/>
      </w:pPr>
      <w:r>
        <w:rPr>
          <w:rStyle w:val="CommentReference"/>
        </w:rPr>
        <w:annotationRef/>
      </w:r>
      <w:r>
        <w:t>forward to? Or towards?</w:t>
      </w:r>
    </w:p>
  </w:comment>
  <w:comment w:id="779" w:author="Windows User" w:date="2015-10-30T08:56:00Z" w:initials="BS">
    <w:p w14:paraId="3641E3CF" w14:textId="77777777" w:rsidR="00837F89" w:rsidRDefault="00837F89">
      <w:pPr>
        <w:pStyle w:val="CommentText"/>
      </w:pPr>
      <w:r>
        <w:rPr>
          <w:rStyle w:val="CommentReference"/>
        </w:rPr>
        <w:annotationRef/>
      </w:r>
      <w:r>
        <w:t>gladness</w:t>
      </w:r>
    </w:p>
  </w:comment>
  <w:comment w:id="784" w:author="Windows User" w:date="2015-10-30T08:56:00Z" w:initials="BS">
    <w:p w14:paraId="18CD3B37" w14:textId="77777777" w:rsidR="00837F89" w:rsidRDefault="00837F89">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837F89" w:rsidRDefault="00837F89">
      <w:pPr>
        <w:pStyle w:val="CommentText"/>
      </w:pPr>
      <w:r>
        <w:rPr>
          <w:rStyle w:val="CommentReference"/>
        </w:rPr>
        <w:annotationRef/>
      </w:r>
      <w:r>
        <w:t>Everyday or a day?</w:t>
      </w:r>
    </w:p>
  </w:comment>
  <w:comment w:id="786" w:author="Windows User" w:date="2015-10-30T08:56:00Z" w:initials="BS">
    <w:p w14:paraId="149067DF" w14:textId="77777777" w:rsidR="00837F89" w:rsidRDefault="00837F89">
      <w:pPr>
        <w:pStyle w:val="CommentText"/>
      </w:pPr>
      <w:r>
        <w:rPr>
          <w:rStyle w:val="CommentReference"/>
        </w:rPr>
        <w:annotationRef/>
      </w:r>
      <w:r>
        <w:t>not delight. Maybe joy instead of esctasy?</w:t>
      </w:r>
    </w:p>
  </w:comment>
  <w:comment w:id="787" w:author="Windows User" w:date="2015-10-30T08:56:00Z" w:initials="BS">
    <w:p w14:paraId="02ED9136" w14:textId="77777777" w:rsidR="00837F89" w:rsidRDefault="00837F89">
      <w:pPr>
        <w:pStyle w:val="CommentText"/>
      </w:pPr>
      <w:r>
        <w:rPr>
          <w:rStyle w:val="CommentReference"/>
        </w:rPr>
        <w:annotationRef/>
      </w:r>
      <w:r>
        <w:t>glory, splendor or beauty?</w:t>
      </w:r>
    </w:p>
  </w:comment>
  <w:comment w:id="788" w:author="Windows User" w:date="2015-10-30T08:56:00Z" w:initials="BS">
    <w:p w14:paraId="6EE864C2" w14:textId="77777777" w:rsidR="00837F89" w:rsidRDefault="00837F89">
      <w:pPr>
        <w:pStyle w:val="CommentText"/>
      </w:pPr>
      <w:r>
        <w:rPr>
          <w:rStyle w:val="CommentReference"/>
        </w:rPr>
        <w:annotationRef/>
      </w:r>
      <w:r>
        <w:t>from or and?</w:t>
      </w:r>
    </w:p>
  </w:comment>
  <w:comment w:id="789" w:author="Windows User" w:date="2015-10-30T08:56:00Z" w:initials="BS">
    <w:p w14:paraId="646E63C2" w14:textId="77777777" w:rsidR="00837F89" w:rsidRDefault="00837F89">
      <w:pPr>
        <w:pStyle w:val="CommentText"/>
      </w:pPr>
      <w:r>
        <w:rPr>
          <w:rStyle w:val="CommentReference"/>
        </w:rPr>
        <w:annotationRef/>
      </w:r>
      <w:r>
        <w:t>What prophet? Why did abouna redact this?</w:t>
      </w:r>
    </w:p>
  </w:comment>
  <w:comment w:id="790" w:author="Windows User" w:date="2015-10-30T08:56:00Z" w:initials="BS">
    <w:p w14:paraId="79F5EF00" w14:textId="77777777" w:rsidR="00837F89" w:rsidRDefault="00837F89">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837F89" w:rsidRDefault="00837F89">
      <w:pPr>
        <w:pStyle w:val="CommentText"/>
      </w:pPr>
      <w:r>
        <w:rPr>
          <w:rStyle w:val="CommentReference"/>
        </w:rPr>
        <w:annotationRef/>
      </w:r>
      <w:r>
        <w:t>is this right?</w:t>
      </w:r>
    </w:p>
  </w:comment>
  <w:comment w:id="792" w:author="Windows User" w:date="2015-10-30T08:56:00Z" w:initials="BS">
    <w:p w14:paraId="020E5B92" w14:textId="77777777" w:rsidR="00837F89" w:rsidRDefault="00837F89">
      <w:pPr>
        <w:pStyle w:val="CommentText"/>
      </w:pPr>
      <w:r>
        <w:rPr>
          <w:rStyle w:val="CommentReference"/>
        </w:rPr>
        <w:annotationRef/>
      </w:r>
      <w:r>
        <w:t>isn't it of?</w:t>
      </w:r>
    </w:p>
  </w:comment>
  <w:comment w:id="793" w:author="Windows User" w:date="2015-10-30T08:56:00Z" w:initials="BS">
    <w:p w14:paraId="7BDB93A0" w14:textId="77777777" w:rsidR="00837F89" w:rsidRDefault="00837F89">
      <w:pPr>
        <w:pStyle w:val="CommentText"/>
      </w:pPr>
      <w:r>
        <w:rPr>
          <w:rStyle w:val="CommentReference"/>
        </w:rPr>
        <w:annotationRef/>
      </w:r>
      <w:r>
        <w:t xml:space="preserve">isn't it </w:t>
      </w:r>
      <w:proofErr w:type="gramStart"/>
      <w:r>
        <w:t>blesses</w:t>
      </w:r>
      <w:proofErr w:type="gramEnd"/>
      <w:r>
        <w:t>?</w:t>
      </w:r>
    </w:p>
  </w:comment>
  <w:comment w:id="794" w:author="Windows User" w:date="2015-10-30T08:56:00Z" w:initials="BS">
    <w:p w14:paraId="31BB6C0C" w14:textId="77777777" w:rsidR="00837F89" w:rsidRDefault="00837F89">
      <w:pPr>
        <w:pStyle w:val="CommentText"/>
      </w:pPr>
      <w:r>
        <w:rPr>
          <w:rStyle w:val="CommentReference"/>
        </w:rPr>
        <w:annotationRef/>
      </w:r>
      <w:r>
        <w:t>blessing or blessing?</w:t>
      </w:r>
    </w:p>
  </w:comment>
  <w:comment w:id="795" w:author="Windows User" w:date="2015-10-30T08:56:00Z" w:initials="BS">
    <w:p w14:paraId="7E2CC9C5" w14:textId="77777777" w:rsidR="00837F89" w:rsidRDefault="00837F89">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837F89" w:rsidRDefault="00837F89">
      <w:pPr>
        <w:pStyle w:val="CommentText"/>
      </w:pPr>
      <w:r>
        <w:rPr>
          <w:rStyle w:val="CommentReference"/>
        </w:rPr>
        <w:annotationRef/>
      </w:r>
      <w:r>
        <w:t>perfect or true?</w:t>
      </w:r>
    </w:p>
  </w:comment>
  <w:comment w:id="799" w:author="Windows User" w:date="2015-11-21T13:21:00Z" w:initials="WU">
    <w:p w14:paraId="2B36B3E8" w14:textId="6CA0A112" w:rsidR="00837F89" w:rsidRDefault="00837F89">
      <w:pPr>
        <w:pStyle w:val="CommentText"/>
      </w:pPr>
      <w:r>
        <w:rPr>
          <w:rStyle w:val="CommentReference"/>
        </w:rPr>
        <w:annotationRef/>
      </w:r>
    </w:p>
  </w:comment>
  <w:comment w:id="804" w:author="Windows User" w:date="2015-10-30T08:56:00Z" w:initials="BS">
    <w:p w14:paraId="5F73F58F" w14:textId="77777777" w:rsidR="00837F89" w:rsidRDefault="00837F89">
      <w:pPr>
        <w:pStyle w:val="CommentText"/>
      </w:pPr>
      <w:r>
        <w:rPr>
          <w:rStyle w:val="CommentReference"/>
        </w:rPr>
        <w:annotationRef/>
      </w:r>
      <w:r>
        <w:t>which word is right?</w:t>
      </w:r>
    </w:p>
  </w:comment>
  <w:comment w:id="805" w:author="Windows User" w:date="2015-10-30T08:56:00Z" w:initials="BS">
    <w:p w14:paraId="7EA05C7E" w14:textId="77777777" w:rsidR="00837F89" w:rsidRDefault="00837F89">
      <w:pPr>
        <w:pStyle w:val="CommentText"/>
      </w:pPr>
      <w:r>
        <w:rPr>
          <w:rStyle w:val="CommentReference"/>
        </w:rPr>
        <w:annotationRef/>
      </w:r>
      <w:r>
        <w:t>wise?</w:t>
      </w:r>
    </w:p>
  </w:comment>
  <w:comment w:id="807" w:author="Windows User" w:date="2015-10-30T08:56:00Z" w:initials="BS">
    <w:p w14:paraId="69093D0A" w14:textId="77777777" w:rsidR="00837F89" w:rsidRDefault="00837F89">
      <w:pPr>
        <w:pStyle w:val="CommentText"/>
      </w:pPr>
      <w:r>
        <w:rPr>
          <w:rStyle w:val="CommentReference"/>
        </w:rPr>
        <w:annotationRef/>
      </w:r>
      <w:r>
        <w:t>bride, or bridal chamber?</w:t>
      </w:r>
    </w:p>
  </w:comment>
  <w:comment w:id="808" w:author="Windows User" w:date="2015-10-30T08:56:00Z" w:initials="BS">
    <w:p w14:paraId="22779ECC" w14:textId="77777777" w:rsidR="00837F89" w:rsidRDefault="00837F89" w:rsidP="00BE768B">
      <w:pPr>
        <w:pStyle w:val="CommentText"/>
      </w:pPr>
      <w:r>
        <w:rPr>
          <w:rStyle w:val="CommentReference"/>
        </w:rPr>
        <w:annotationRef/>
      </w:r>
      <w:r>
        <w:t>truth, logos, or true logos?</w:t>
      </w:r>
    </w:p>
  </w:comment>
  <w:comment w:id="809" w:author="Windows User" w:date="2015-10-30T08:56:00Z" w:initials="BS">
    <w:p w14:paraId="6213BCBE" w14:textId="77777777" w:rsidR="00837F89" w:rsidRDefault="00837F89" w:rsidP="00BE768B">
      <w:pPr>
        <w:pStyle w:val="CommentText"/>
      </w:pPr>
      <w:r>
        <w:rPr>
          <w:rStyle w:val="CommentReference"/>
        </w:rPr>
        <w:annotationRef/>
      </w:r>
      <w:r>
        <w:t>redeemed or saved?</w:t>
      </w:r>
    </w:p>
  </w:comment>
  <w:comment w:id="811" w:author="Windows User" w:date="2015-10-30T08:56:00Z" w:initials="BS">
    <w:p w14:paraId="2A3CAD8D" w14:textId="77777777" w:rsidR="00837F89" w:rsidRDefault="00837F89">
      <w:pPr>
        <w:pStyle w:val="CommentText"/>
      </w:pPr>
      <w:r>
        <w:rPr>
          <w:rStyle w:val="CommentReference"/>
        </w:rPr>
        <w:annotationRef/>
      </w:r>
      <w:r>
        <w:t>for us or unto us?</w:t>
      </w:r>
    </w:p>
  </w:comment>
  <w:comment w:id="814" w:author="Windows User" w:date="2015-10-30T08:56:00Z" w:initials="BS">
    <w:p w14:paraId="74DABC9B" w14:textId="77777777" w:rsidR="00837F89" w:rsidRDefault="00837F89">
      <w:pPr>
        <w:pStyle w:val="CommentText"/>
      </w:pPr>
      <w:r>
        <w:rPr>
          <w:rStyle w:val="CommentReference"/>
        </w:rPr>
        <w:annotationRef/>
      </w:r>
      <w:r>
        <w:t>what does eshleelooi mean?</w:t>
      </w:r>
    </w:p>
  </w:comment>
  <w:comment w:id="815" w:author="Windows User" w:date="2015-10-30T08:56:00Z" w:initials="BS">
    <w:p w14:paraId="068283F8" w14:textId="77777777" w:rsidR="00837F89" w:rsidRDefault="00837F89">
      <w:pPr>
        <w:pStyle w:val="CommentText"/>
      </w:pPr>
      <w:r>
        <w:rPr>
          <w:rStyle w:val="CommentReference"/>
        </w:rPr>
        <w:annotationRef/>
      </w:r>
      <w:r>
        <w:t>save or redeem?</w:t>
      </w:r>
    </w:p>
  </w:comment>
  <w:comment w:id="817" w:author="Windows User" w:date="2015-10-30T08:56:00Z" w:initials="BS">
    <w:p w14:paraId="580D65BC" w14:textId="77777777" w:rsidR="00837F89" w:rsidRDefault="00837F89">
      <w:pPr>
        <w:pStyle w:val="CommentText"/>
      </w:pPr>
      <w:r>
        <w:rPr>
          <w:rStyle w:val="CommentReference"/>
        </w:rPr>
        <w:annotationRef/>
      </w:r>
      <w:r>
        <w:t>paradoxically or miraculously?</w:t>
      </w:r>
    </w:p>
  </w:comment>
  <w:comment w:id="818" w:author="Windows User" w:date="2015-10-30T08:56:00Z" w:initials="BS">
    <w:p w14:paraId="1504B052" w14:textId="77777777" w:rsidR="00837F89" w:rsidRDefault="00837F89">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837F89" w:rsidRDefault="00837F89">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837F89" w:rsidRDefault="00837F89">
      <w:pPr>
        <w:pStyle w:val="CommentText"/>
      </w:pPr>
      <w:r>
        <w:rPr>
          <w:rStyle w:val="CommentReference"/>
        </w:rPr>
        <w:annotationRef/>
      </w:r>
      <w:r>
        <w:t>Saviour or redeemer?</w:t>
      </w:r>
    </w:p>
  </w:comment>
  <w:comment w:id="823" w:author="Windows User" w:date="2015-10-30T08:56:00Z" w:initials="BS">
    <w:p w14:paraId="5810A4FB" w14:textId="77777777" w:rsidR="00837F89" w:rsidRDefault="00837F89">
      <w:pPr>
        <w:pStyle w:val="CommentText"/>
      </w:pPr>
      <w:r>
        <w:rPr>
          <w:rStyle w:val="CommentReference"/>
        </w:rPr>
        <w:annotationRef/>
      </w:r>
      <w:r>
        <w:t>isn't this compassion? not nishti nai...</w:t>
      </w:r>
    </w:p>
  </w:comment>
  <w:comment w:id="826" w:author="Windows User" w:date="2015-10-30T08:56:00Z" w:initials="BS">
    <w:p w14:paraId="11961883" w14:textId="77777777" w:rsidR="00837F89" w:rsidRDefault="00837F89">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837F89" w:rsidRDefault="00837F89">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837F89" w:rsidRDefault="00837F89">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837F89" w:rsidRDefault="00837F89">
      <w:pPr>
        <w:pStyle w:val="CommentText"/>
      </w:pPr>
      <w:r>
        <w:rPr>
          <w:rStyle w:val="CommentReference"/>
        </w:rPr>
        <w:annotationRef/>
      </w:r>
      <w:r>
        <w:t>The Father was overjoyed, in your conception????</w:t>
      </w:r>
    </w:p>
  </w:comment>
  <w:comment w:id="830" w:author="Windows User" w:date="2015-10-30T08:56:00Z" w:initials="BS">
    <w:p w14:paraId="771A2703" w14:textId="77777777" w:rsidR="00837F89" w:rsidRDefault="00837F89">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837F89" w:rsidRDefault="00837F89">
      <w:pPr>
        <w:pStyle w:val="CommentText"/>
      </w:pPr>
      <w:r>
        <w:rPr>
          <w:rStyle w:val="CommentReference"/>
        </w:rPr>
        <w:annotationRef/>
      </w:r>
      <w:r w:rsidRPr="00582AD7">
        <w:t>(ⲡⲉⲥⲱⲙⲁ??)</w:t>
      </w:r>
    </w:p>
  </w:comment>
  <w:comment w:id="832" w:author="Windows User" w:date="2015-10-30T08:56:00Z" w:initials="BS">
    <w:p w14:paraId="41579CB8" w14:textId="77777777" w:rsidR="00837F89" w:rsidRDefault="00837F89">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837F89" w:rsidRDefault="00837F89">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837F89" w:rsidRDefault="00837F89">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837F89" w:rsidRDefault="00837F89">
      <w:pPr>
        <w:pStyle w:val="CommentText"/>
      </w:pPr>
      <w:r>
        <w:rPr>
          <w:rStyle w:val="CommentReference"/>
        </w:rPr>
        <w:annotationRef/>
      </w:r>
      <w:r>
        <w:t>review</w:t>
      </w:r>
    </w:p>
  </w:comment>
  <w:comment w:id="843" w:author="Windows User" w:date="2015-10-30T08:56:00Z" w:initials="BS">
    <w:p w14:paraId="23A92A97" w14:textId="77777777" w:rsidR="00837F89" w:rsidRDefault="00837F89">
      <w:pPr>
        <w:pStyle w:val="CommentText"/>
      </w:pPr>
      <w:r>
        <w:rPr>
          <w:rStyle w:val="CommentReference"/>
        </w:rPr>
        <w:annotationRef/>
      </w:r>
      <w:r>
        <w:t>this seems kind of loose... is it ok?</w:t>
      </w:r>
    </w:p>
  </w:comment>
  <w:comment w:id="844" w:author="Windows User" w:date="2015-10-30T08:56:00Z" w:initials="BS">
    <w:p w14:paraId="2BD3AC96" w14:textId="77777777" w:rsidR="00837F89" w:rsidRDefault="00837F89">
      <w:pPr>
        <w:pStyle w:val="CommentText"/>
      </w:pPr>
      <w:r>
        <w:rPr>
          <w:rStyle w:val="CommentReference"/>
        </w:rPr>
        <w:annotationRef/>
      </w:r>
      <w:r>
        <w:t>works or deeds?</w:t>
      </w:r>
    </w:p>
  </w:comment>
  <w:comment w:id="845" w:author="Windows User" w:date="2015-11-21T13:24:00Z" w:initials="WU">
    <w:p w14:paraId="36A3FAE0" w14:textId="5AD4BC46" w:rsidR="00837F89" w:rsidRDefault="00837F89">
      <w:pPr>
        <w:pStyle w:val="CommentText"/>
      </w:pPr>
      <w:r>
        <w:rPr>
          <w:rStyle w:val="CommentReference"/>
        </w:rPr>
        <w:annotationRef/>
      </w:r>
      <w:r>
        <w:t>review</w:t>
      </w:r>
    </w:p>
  </w:comment>
  <w:comment w:id="846" w:author="Windows User" w:date="2015-10-30T08:56:00Z" w:initials="BS">
    <w:p w14:paraId="7290C623" w14:textId="77777777" w:rsidR="00837F89" w:rsidRDefault="00837F89">
      <w:pPr>
        <w:pStyle w:val="CommentText"/>
      </w:pPr>
      <w:r>
        <w:rPr>
          <w:rStyle w:val="CommentReference"/>
        </w:rPr>
        <w:annotationRef/>
      </w:r>
      <w:r>
        <w:t>does Coptic have 'high'?</w:t>
      </w:r>
    </w:p>
  </w:comment>
  <w:comment w:id="847" w:author="Windows User" w:date="2015-11-21T13:24:00Z" w:initials="WU">
    <w:p w14:paraId="2E47A31F" w14:textId="5C8BDB44" w:rsidR="00837F89" w:rsidRDefault="00837F89">
      <w:pPr>
        <w:pStyle w:val="CommentText"/>
      </w:pPr>
      <w:r>
        <w:rPr>
          <w:rStyle w:val="CommentReference"/>
        </w:rPr>
        <w:annotationRef/>
      </w:r>
      <w:r>
        <w:t>review, add variant</w:t>
      </w:r>
    </w:p>
  </w:comment>
  <w:comment w:id="848" w:author="Windows User" w:date="2015-10-30T08:56:00Z" w:initials="BS">
    <w:p w14:paraId="370E3024" w14:textId="77777777" w:rsidR="00837F89" w:rsidRDefault="00837F89">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837F89" w:rsidRDefault="00837F89" w:rsidP="000278EC">
      <w:pPr>
        <w:pStyle w:val="CommentText"/>
      </w:pPr>
      <w:r>
        <w:rPr>
          <w:rStyle w:val="CommentReference"/>
        </w:rPr>
        <w:annotationRef/>
      </w:r>
      <w:r>
        <w:t>Gives light? Enlightens?</w:t>
      </w:r>
    </w:p>
  </w:comment>
  <w:comment w:id="872" w:author="Windows User" w:date="2015-10-30T08:56:00Z" w:initials="WU">
    <w:p w14:paraId="274DD96D" w14:textId="77777777" w:rsidR="00837F89" w:rsidRDefault="00837F89">
      <w:pPr>
        <w:pStyle w:val="CommentText"/>
      </w:pPr>
      <w:r>
        <w:rPr>
          <w:rStyle w:val="CommentReference"/>
        </w:rPr>
        <w:annotationRef/>
      </w:r>
      <w:r>
        <w:t>split after this vs?</w:t>
      </w:r>
    </w:p>
  </w:comment>
  <w:comment w:id="873" w:author="Windows User" w:date="2015-10-30T08:56:00Z" w:initials="WU">
    <w:p w14:paraId="709B00B0" w14:textId="77777777" w:rsidR="00837F89" w:rsidRDefault="00837F89">
      <w:pPr>
        <w:pStyle w:val="CommentText"/>
      </w:pPr>
      <w:r>
        <w:rPr>
          <w:rStyle w:val="CommentReference"/>
        </w:rPr>
        <w:annotationRef/>
      </w:r>
      <w:r>
        <w:t>Better word than prelate?</w:t>
      </w:r>
    </w:p>
  </w:comment>
  <w:comment w:id="905" w:author="Windows User" w:date="2015-11-04T08:53:00Z" w:initials="WU">
    <w:p w14:paraId="057654D4" w14:textId="77777777" w:rsidR="00837F89" w:rsidRDefault="00837F89">
      <w:pPr>
        <w:pStyle w:val="CommentText"/>
      </w:pPr>
      <w:r>
        <w:rPr>
          <w:rStyle w:val="CommentReference"/>
        </w:rPr>
        <w:annotationRef/>
      </w:r>
      <w:r>
        <w:t>Life giver or giver of life?</w:t>
      </w:r>
    </w:p>
  </w:comment>
  <w:comment w:id="906" w:author="Windows User" w:date="2015-11-04T08:54:00Z" w:initials="WU">
    <w:p w14:paraId="27A10A48" w14:textId="77777777" w:rsidR="00837F89" w:rsidRDefault="00837F89">
      <w:pPr>
        <w:pStyle w:val="CommentText"/>
      </w:pPr>
      <w:r>
        <w:rPr>
          <w:rStyle w:val="CommentReference"/>
        </w:rPr>
        <w:annotationRef/>
      </w:r>
      <w:r>
        <w:t>Fix. Middle of this got deleted.</w:t>
      </w:r>
    </w:p>
  </w:comment>
  <w:comment w:id="917" w:author="Windows User" w:date="2015-10-30T08:56:00Z" w:initials="BS">
    <w:p w14:paraId="681427A6" w14:textId="77777777" w:rsidR="00837F89" w:rsidRDefault="00837F89">
      <w:pPr>
        <w:pStyle w:val="CommentText"/>
      </w:pPr>
      <w:r>
        <w:rPr>
          <w:rStyle w:val="CommentReference"/>
        </w:rPr>
        <w:annotationRef/>
      </w:r>
      <w:r>
        <w:t>coptic has confess</w:t>
      </w:r>
    </w:p>
  </w:comment>
  <w:comment w:id="942" w:author="Microsoft Office User" w:date="2015-12-11T19:51:00Z" w:initials="Office">
    <w:p w14:paraId="37A50849" w14:textId="7A27E5BD" w:rsidR="00837F89" w:rsidRDefault="00837F89">
      <w:pPr>
        <w:pStyle w:val="CommentText"/>
      </w:pPr>
      <w:r>
        <w:rPr>
          <w:rStyle w:val="CommentReference"/>
        </w:rPr>
        <w:annotationRef/>
      </w:r>
      <w:r>
        <w:t>this one needs rewording</w:t>
      </w:r>
    </w:p>
  </w:comment>
  <w:comment w:id="1038" w:author="Windows User" w:date="2015-10-30T08:56:00Z" w:initials="WU">
    <w:p w14:paraId="6841EDAF" w14:textId="77777777" w:rsidR="00837F89" w:rsidRDefault="00837F89">
      <w:pPr>
        <w:pStyle w:val="CommentText"/>
      </w:pPr>
      <w:r>
        <w:rPr>
          <w:rStyle w:val="CommentReference"/>
        </w:rPr>
        <w:annotationRef/>
      </w:r>
      <w:r>
        <w:t>Isn’t this one more faithful?</w:t>
      </w:r>
    </w:p>
  </w:comment>
  <w:comment w:id="1039" w:author="Windows User" w:date="2015-10-30T08:56:00Z" w:initials="WU">
    <w:p w14:paraId="44483F5F" w14:textId="77777777" w:rsidR="00837F89" w:rsidRDefault="00837F89">
      <w:pPr>
        <w:pStyle w:val="CommentText"/>
      </w:pPr>
      <w:r>
        <w:rPr>
          <w:rStyle w:val="CommentReference"/>
        </w:rPr>
        <w:annotationRef/>
      </w:r>
      <w:r>
        <w:t>Which one(s) are/is right?</w:t>
      </w:r>
    </w:p>
  </w:comment>
  <w:comment w:id="1040" w:author="Windows User" w:date="2015-10-30T08:56:00Z" w:initials="WU">
    <w:p w14:paraId="22B3EF76" w14:textId="77777777" w:rsidR="00837F89" w:rsidRDefault="00837F89">
      <w:pPr>
        <w:pStyle w:val="CommentText"/>
      </w:pPr>
      <w:r>
        <w:rPr>
          <w:rStyle w:val="CommentReference"/>
        </w:rPr>
        <w:annotationRef/>
      </w:r>
      <w:r>
        <w:t>Coptic doesn’t seem to have “O Lord”</w:t>
      </w:r>
    </w:p>
  </w:comment>
  <w:comment w:id="1044" w:author="Windows User" w:date="2015-10-30T08:56:00Z" w:initials="WU">
    <w:p w14:paraId="6BF65470" w14:textId="77777777" w:rsidR="00837F89" w:rsidRDefault="00837F89">
      <w:pPr>
        <w:pStyle w:val="CommentText"/>
      </w:pPr>
      <w:r>
        <w:rPr>
          <w:rStyle w:val="CommentReference"/>
        </w:rPr>
        <w:annotationRef/>
      </w:r>
      <w:r>
        <w:t>Called or named?</w:t>
      </w:r>
    </w:p>
  </w:comment>
  <w:comment w:id="1045" w:author="Windows User" w:date="2015-10-30T08:56:00Z" w:initials="WU">
    <w:p w14:paraId="64122CF8" w14:textId="77777777" w:rsidR="00837F89" w:rsidRDefault="00837F89">
      <w:pPr>
        <w:pStyle w:val="CommentText"/>
      </w:pPr>
      <w:r>
        <w:rPr>
          <w:rStyle w:val="CommentReference"/>
        </w:rPr>
        <w:annotationRef/>
      </w:r>
      <w:r>
        <w:t>John loved the Lord, or the Lord loved John?</w:t>
      </w:r>
    </w:p>
  </w:comment>
  <w:comment w:id="1047" w:author="Windows User" w:date="2015-10-30T08:56:00Z" w:initials="WU">
    <w:p w14:paraId="28540FAB" w14:textId="77777777" w:rsidR="00837F89" w:rsidRDefault="00837F89">
      <w:pPr>
        <w:pStyle w:val="CommentText"/>
      </w:pPr>
      <w:r>
        <w:rPr>
          <w:rStyle w:val="CommentReference"/>
        </w:rPr>
        <w:annotationRef/>
      </w:r>
      <w:r>
        <w:t>Not the Lord?</w:t>
      </w:r>
    </w:p>
  </w:comment>
  <w:comment w:id="1048" w:author="Windows User" w:date="2015-10-30T08:56:00Z" w:initials="WU">
    <w:p w14:paraId="3BE9EA57" w14:textId="77777777" w:rsidR="00837F89" w:rsidRDefault="00837F89">
      <w:pPr>
        <w:pStyle w:val="CommentText"/>
      </w:pPr>
      <w:r>
        <w:rPr>
          <w:rStyle w:val="CommentReference"/>
        </w:rPr>
        <w:annotationRef/>
      </w:r>
      <w:r>
        <w:t>The rest missing?</w:t>
      </w:r>
    </w:p>
  </w:comment>
  <w:comment w:id="1049" w:author="Windows User" w:date="2015-10-30T08:56:00Z" w:initials="WU">
    <w:p w14:paraId="17CFCF91" w14:textId="77777777" w:rsidR="00837F89" w:rsidRDefault="00837F89">
      <w:pPr>
        <w:pStyle w:val="CommentText"/>
      </w:pPr>
      <w:r>
        <w:rPr>
          <w:rStyle w:val="CommentReference"/>
        </w:rPr>
        <w:annotationRef/>
      </w:r>
      <w:r>
        <w:t>Completely different…</w:t>
      </w:r>
    </w:p>
  </w:comment>
  <w:comment w:id="1050" w:author="Windows User" w:date="2015-10-30T08:56:00Z" w:initials="WU">
    <w:p w14:paraId="1A5ABDDA" w14:textId="77777777" w:rsidR="00837F89" w:rsidRDefault="00837F89">
      <w:pPr>
        <w:pStyle w:val="CommentText"/>
      </w:pPr>
      <w:r>
        <w:rPr>
          <w:rStyle w:val="CommentReference"/>
        </w:rPr>
        <w:annotationRef/>
      </w:r>
      <w:r>
        <w:t>Sound or voices?</w:t>
      </w:r>
    </w:p>
  </w:comment>
  <w:comment w:id="1052" w:author="Windows User" w:date="2015-10-30T08:56:00Z" w:initials="WU">
    <w:p w14:paraId="2632154F" w14:textId="77777777" w:rsidR="00837F89" w:rsidRDefault="00837F89">
      <w:pPr>
        <w:pStyle w:val="CommentText"/>
      </w:pPr>
      <w:r>
        <w:rPr>
          <w:rStyle w:val="CommentReference"/>
        </w:rPr>
        <w:annotationRef/>
      </w:r>
      <w:r>
        <w:t>AAP has divinely inspired.</w:t>
      </w:r>
    </w:p>
  </w:comment>
  <w:comment w:id="1054" w:author="Windows User" w:date="2015-10-30T08:56:00Z" w:initials="WU">
    <w:p w14:paraId="6A684B9E" w14:textId="77777777" w:rsidR="00837F89" w:rsidRDefault="00837F89">
      <w:pPr>
        <w:pStyle w:val="CommentText"/>
      </w:pPr>
      <w:r>
        <w:rPr>
          <w:rStyle w:val="CommentReference"/>
        </w:rPr>
        <w:annotationRef/>
      </w:r>
      <w:r>
        <w:t>This one needs looking at.</w:t>
      </w:r>
    </w:p>
  </w:comment>
  <w:comment w:id="1055" w:author="Windows User" w:date="2015-10-30T08:56:00Z" w:initials="WU">
    <w:p w14:paraId="3E29D706" w14:textId="77777777" w:rsidR="00837F89" w:rsidRDefault="00837F89">
      <w:pPr>
        <w:pStyle w:val="CommentText"/>
      </w:pPr>
      <w:r>
        <w:rPr>
          <w:rStyle w:val="CommentReference"/>
        </w:rPr>
        <w:annotationRef/>
      </w:r>
      <w:r>
        <w:t>Partners?</w:t>
      </w:r>
    </w:p>
  </w:comment>
  <w:comment w:id="1060" w:author="Windows User" w:date="2015-10-30T08:56:00Z" w:initials="WU">
    <w:p w14:paraId="662AC6DC" w14:textId="77777777" w:rsidR="00837F89" w:rsidRDefault="00837F89">
      <w:pPr>
        <w:pStyle w:val="CommentText"/>
      </w:pPr>
      <w:r>
        <w:rPr>
          <w:rStyle w:val="CommentReference"/>
        </w:rPr>
        <w:annotationRef/>
      </w:r>
      <w:r>
        <w:t>What land?</w:t>
      </w:r>
    </w:p>
  </w:comment>
  <w:comment w:id="1062" w:author="Windows User" w:date="2015-10-30T08:56:00Z" w:initials="WU">
    <w:p w14:paraId="121BE348" w14:textId="77777777" w:rsidR="00837F89" w:rsidRDefault="00837F89">
      <w:pPr>
        <w:pStyle w:val="CommentText"/>
      </w:pPr>
      <w:r>
        <w:rPr>
          <w:rStyle w:val="CommentReference"/>
        </w:rPr>
        <w:annotationRef/>
      </w:r>
      <w:r>
        <w:t>Or englighten?</w:t>
      </w:r>
    </w:p>
  </w:comment>
  <w:comment w:id="1076" w:author="Windows User" w:date="2015-10-30T08:56:00Z" w:initials="WU">
    <w:p w14:paraId="52EAF036" w14:textId="77777777" w:rsidR="00837F89" w:rsidRDefault="00837F89">
      <w:pPr>
        <w:pStyle w:val="CommentText"/>
      </w:pPr>
      <w:r>
        <w:rPr>
          <w:rStyle w:val="CommentReference"/>
        </w:rPr>
        <w:annotationRef/>
      </w:r>
      <w:r>
        <w:t>What should this verse be?</w:t>
      </w:r>
    </w:p>
  </w:comment>
  <w:comment w:id="1087" w:author="Windows User" w:date="2015-10-30T08:56:00Z" w:initials="BS">
    <w:p w14:paraId="1A0E2428" w14:textId="77777777" w:rsidR="00837F89" w:rsidRDefault="00837F89">
      <w:pPr>
        <w:pStyle w:val="CommentText"/>
      </w:pPr>
      <w:r>
        <w:rPr>
          <w:rStyle w:val="CommentReference"/>
        </w:rPr>
        <w:annotationRef/>
      </w:r>
      <w:r>
        <w:t>wiles or snares?</w:t>
      </w:r>
    </w:p>
  </w:comment>
  <w:comment w:id="1089" w:author="Windows User" w:date="2015-10-30T08:56:00Z" w:initials="BS">
    <w:p w14:paraId="2B8DD286" w14:textId="77777777" w:rsidR="00837F89" w:rsidRDefault="00837F89">
      <w:pPr>
        <w:pStyle w:val="CommentText"/>
      </w:pPr>
      <w:r>
        <w:rPr>
          <w:rStyle w:val="CommentReference"/>
        </w:rPr>
        <w:annotationRef/>
      </w:r>
      <w:r>
        <w:t xml:space="preserve">I typed this Coptic... so it will have </w:t>
      </w:r>
      <w:proofErr w:type="gramStart"/>
      <w:r>
        <w:t>typos..</w:t>
      </w:r>
      <w:proofErr w:type="gramEnd"/>
    </w:p>
  </w:comment>
  <w:comment w:id="1090" w:author="Windows User" w:date="2015-10-30T08:56:00Z" w:initials="WU">
    <w:p w14:paraId="7AD216CC" w14:textId="77777777" w:rsidR="00837F89" w:rsidRDefault="00837F89">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837F89" w:rsidRDefault="00837F89">
      <w:pPr>
        <w:pStyle w:val="CommentText"/>
      </w:pPr>
      <w:r>
        <w:rPr>
          <w:rStyle w:val="CommentReference"/>
        </w:rPr>
        <w:annotationRef/>
      </w:r>
      <w:r>
        <w:t>omit 'be' in contemporary?</w:t>
      </w:r>
    </w:p>
  </w:comment>
  <w:comment w:id="1093" w:author="Windows User" w:date="2015-10-30T08:56:00Z" w:initials="BS">
    <w:p w14:paraId="6511FB80" w14:textId="77777777" w:rsidR="00837F89" w:rsidRDefault="00837F89">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837F89" w:rsidRDefault="00837F89">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837F89" w:rsidRDefault="00837F89">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837F89" w:rsidRDefault="00837F89">
      <w:pPr>
        <w:pStyle w:val="CommentText"/>
      </w:pPr>
      <w:r>
        <w:rPr>
          <w:rStyle w:val="CommentReference"/>
        </w:rPr>
        <w:annotationRef/>
      </w:r>
      <w:r>
        <w:t>Needs work.</w:t>
      </w:r>
    </w:p>
  </w:comment>
  <w:comment w:id="1119" w:author="Windows User" w:date="2015-10-30T08:56:00Z" w:initials="WU">
    <w:p w14:paraId="76E8B799" w14:textId="77777777" w:rsidR="00837F89" w:rsidRDefault="00837F89">
      <w:pPr>
        <w:pStyle w:val="CommentText"/>
      </w:pPr>
      <w:r>
        <w:rPr>
          <w:rStyle w:val="CommentReference"/>
        </w:rPr>
        <w:annotationRef/>
      </w:r>
      <w:r>
        <w:t>Should this be tho-out 5? Or 25?</w:t>
      </w:r>
    </w:p>
  </w:comment>
  <w:comment w:id="1126" w:author="Windows User" w:date="2015-11-11T11:06:00Z" w:initials="WU">
    <w:p w14:paraId="58D84DCF" w14:textId="77777777" w:rsidR="00837F89" w:rsidRDefault="00837F89">
      <w:pPr>
        <w:pStyle w:val="CommentText"/>
      </w:pPr>
      <w:r>
        <w:rPr>
          <w:rStyle w:val="CommentReference"/>
        </w:rPr>
        <w:annotationRef/>
      </w:r>
      <w:r>
        <w:t>Should this be last age or something?</w:t>
      </w:r>
    </w:p>
  </w:comment>
  <w:comment w:id="1128" w:author="Windows User" w:date="2015-11-11T11:00:00Z" w:initials="WU">
    <w:p w14:paraId="7D2DE752" w14:textId="77777777" w:rsidR="00837F89" w:rsidRDefault="00837F89">
      <w:pPr>
        <w:pStyle w:val="CommentText"/>
      </w:pPr>
      <w:r>
        <w:rPr>
          <w:rStyle w:val="CommentReference"/>
        </w:rPr>
        <w:annotationRef/>
      </w:r>
      <w:r>
        <w:t>This needs reviewing!</w:t>
      </w:r>
    </w:p>
  </w:comment>
  <w:comment w:id="1129" w:author="Windows User" w:date="2015-11-11T11:00:00Z" w:initials="WU">
    <w:p w14:paraId="65102EEC" w14:textId="77777777" w:rsidR="00837F89" w:rsidRDefault="00837F89">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837F89" w:rsidRDefault="00837F89">
      <w:pPr>
        <w:pStyle w:val="CommentText"/>
      </w:pPr>
      <w:r>
        <w:rPr>
          <w:rStyle w:val="CommentReference"/>
        </w:rPr>
        <w:annotationRef/>
      </w:r>
      <w:r>
        <w:t>Confirmed?</w:t>
      </w:r>
    </w:p>
  </w:comment>
  <w:comment w:id="1145" w:author="Windows User" w:date="2015-10-30T08:56:00Z" w:initials="WU">
    <w:p w14:paraId="41EDECE7" w14:textId="77777777" w:rsidR="00837F89" w:rsidRDefault="00837F89">
      <w:pPr>
        <w:pStyle w:val="CommentText"/>
      </w:pPr>
      <w:r>
        <w:rPr>
          <w:rStyle w:val="CommentReference"/>
        </w:rPr>
        <w:annotationRef/>
      </w:r>
      <w:r>
        <w:t>Heroes, or athletes?</w:t>
      </w:r>
    </w:p>
  </w:comment>
  <w:comment w:id="1172" w:author="Windows User" w:date="2015-10-30T08:56:00Z" w:initials="WU">
    <w:p w14:paraId="5FA627EB" w14:textId="77777777" w:rsidR="00837F89" w:rsidRDefault="00837F89">
      <w:pPr>
        <w:pStyle w:val="CommentText"/>
      </w:pPr>
      <w:r>
        <w:rPr>
          <w:rStyle w:val="CommentReference"/>
        </w:rPr>
        <w:annotationRef/>
      </w:r>
      <w:r>
        <w:t>Beasts or creatures?</w:t>
      </w:r>
    </w:p>
  </w:comment>
  <w:comment w:id="1173" w:author="Windows User" w:date="2015-10-30T08:56:00Z" w:initials="WU">
    <w:p w14:paraId="04563F96" w14:textId="77777777" w:rsidR="00837F89" w:rsidRDefault="00837F89">
      <w:pPr>
        <w:pStyle w:val="CommentText"/>
      </w:pPr>
      <w:r>
        <w:rPr>
          <w:rStyle w:val="CommentReference"/>
        </w:rPr>
        <w:annotationRef/>
      </w:r>
      <w:r>
        <w:t>Incessant? Or unceasing?</w:t>
      </w:r>
    </w:p>
  </w:comment>
  <w:comment w:id="1174" w:author="Windows User" w:date="2015-10-30T08:56:00Z" w:initials="WU">
    <w:p w14:paraId="7BD20F77" w14:textId="77777777" w:rsidR="00837F89" w:rsidRDefault="00837F89">
      <w:pPr>
        <w:pStyle w:val="CommentText"/>
      </w:pPr>
      <w:r>
        <w:rPr>
          <w:rStyle w:val="CommentReference"/>
        </w:rPr>
        <w:annotationRef/>
      </w:r>
      <w:r>
        <w:t>Flames of fire or fervent as fire?</w:t>
      </w:r>
    </w:p>
  </w:comment>
  <w:comment w:id="1178" w:author="Windows User" w:date="2015-10-30T08:56:00Z" w:initials="WU">
    <w:p w14:paraId="44A84E5A" w14:textId="77777777" w:rsidR="00837F89" w:rsidRDefault="00837F89">
      <w:pPr>
        <w:pStyle w:val="CommentText"/>
      </w:pPr>
      <w:r>
        <w:rPr>
          <w:rStyle w:val="CommentReference"/>
        </w:rPr>
        <w:annotationRef/>
      </w:r>
      <w:r>
        <w:t>Serving the Lord, or serving before the Lord?</w:t>
      </w:r>
    </w:p>
  </w:comment>
  <w:comment w:id="1190" w:author="Windows User" w:date="2015-10-30T08:56:00Z" w:initials="WU">
    <w:p w14:paraId="07D2B1EF" w14:textId="77777777" w:rsidR="00837F89" w:rsidRDefault="00837F89">
      <w:pPr>
        <w:pStyle w:val="CommentText"/>
      </w:pPr>
      <w:r>
        <w:rPr>
          <w:rStyle w:val="CommentReference"/>
        </w:rPr>
        <w:annotationRef/>
      </w:r>
      <w:r>
        <w:t>Or voice of God?</w:t>
      </w:r>
    </w:p>
  </w:comment>
  <w:comment w:id="1191" w:author="Windows User" w:date="2015-10-30T08:56:00Z" w:initials="WU">
    <w:p w14:paraId="3900CC21" w14:textId="77777777" w:rsidR="00837F89" w:rsidRDefault="00837F89">
      <w:pPr>
        <w:pStyle w:val="CommentText"/>
      </w:pPr>
      <w:r>
        <w:rPr>
          <w:rStyle w:val="CommentReference"/>
        </w:rPr>
        <w:annotationRef/>
      </w:r>
      <w:r>
        <w:t>Received or accepted?</w:t>
      </w:r>
    </w:p>
  </w:comment>
  <w:comment w:id="1196" w:author="Windows User" w:date="2015-11-06T08:39:00Z" w:initials="WU">
    <w:p w14:paraId="6EA3F191" w14:textId="77777777" w:rsidR="00837F89" w:rsidRDefault="00837F89">
      <w:pPr>
        <w:pStyle w:val="CommentText"/>
      </w:pPr>
      <w:r>
        <w:rPr>
          <w:rStyle w:val="CommentReference"/>
        </w:rPr>
        <w:annotationRef/>
      </w:r>
      <w:r>
        <w:t>Is this the right St. Theodore?</w:t>
      </w:r>
    </w:p>
  </w:comment>
  <w:comment w:id="1201" w:author="Windows User" w:date="2015-10-30T08:56:00Z" w:initials="WU">
    <w:p w14:paraId="227730E1" w14:textId="77777777" w:rsidR="00837F89" w:rsidRDefault="00837F89">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837F89" w:rsidRDefault="00837F89">
      <w:pPr>
        <w:pStyle w:val="CommentText"/>
      </w:pPr>
      <w:r>
        <w:rPr>
          <w:rStyle w:val="CommentReference"/>
        </w:rPr>
        <w:annotationRef/>
      </w:r>
      <w:r>
        <w:t>Building them upon the Name?</w:t>
      </w:r>
    </w:p>
  </w:comment>
  <w:comment w:id="1212" w:author="Windows User" w:date="2015-10-30T08:56:00Z" w:initials="WU">
    <w:p w14:paraId="3CFB1D1A" w14:textId="77777777" w:rsidR="00837F89" w:rsidRDefault="00837F89">
      <w:pPr>
        <w:pStyle w:val="CommentText"/>
      </w:pPr>
      <w:r>
        <w:rPr>
          <w:rStyle w:val="CommentReference"/>
        </w:rPr>
        <w:annotationRef/>
      </w:r>
      <w:r>
        <w:t>Placed or established?</w:t>
      </w:r>
    </w:p>
  </w:comment>
  <w:comment w:id="1213" w:author="Windows User" w:date="2015-10-30T08:56:00Z" w:initials="WU">
    <w:p w14:paraId="08983CC0" w14:textId="77777777" w:rsidR="00837F89" w:rsidRDefault="00837F89">
      <w:pPr>
        <w:pStyle w:val="CommentText"/>
      </w:pPr>
      <w:r>
        <w:rPr>
          <w:rStyle w:val="CommentReference"/>
        </w:rPr>
        <w:annotationRef/>
      </w:r>
      <w:r>
        <w:t>Or refused?</w:t>
      </w:r>
    </w:p>
  </w:comment>
  <w:comment w:id="1219" w:author="Windows User" w:date="2015-10-30T08:56:00Z" w:initials="WU">
    <w:p w14:paraId="535F3E1B" w14:textId="77777777" w:rsidR="00837F89" w:rsidRDefault="00837F89">
      <w:pPr>
        <w:pStyle w:val="CommentText"/>
      </w:pPr>
      <w:r>
        <w:rPr>
          <w:rStyle w:val="CommentReference"/>
        </w:rPr>
        <w:annotationRef/>
      </w:r>
      <w:r>
        <w:t>Sprung forth? Came forth? Blossomed?</w:t>
      </w:r>
    </w:p>
  </w:comment>
  <w:comment w:id="1231" w:author="Windows User" w:date="2015-10-30T08:56:00Z" w:initials="BS">
    <w:p w14:paraId="07DE8008" w14:textId="77777777" w:rsidR="00837F89" w:rsidRDefault="00837F89">
      <w:pPr>
        <w:pStyle w:val="CommentText"/>
      </w:pPr>
      <w:r>
        <w:rPr>
          <w:rStyle w:val="CommentReference"/>
        </w:rPr>
        <w:annotationRef/>
      </w:r>
      <w:r>
        <w:t>what does this mean?</w:t>
      </w:r>
    </w:p>
  </w:comment>
  <w:comment w:id="1232" w:author="Windows User" w:date="2015-10-30T08:56:00Z" w:initials="BS">
    <w:p w14:paraId="7DE26DCC" w14:textId="77777777" w:rsidR="00837F89" w:rsidRDefault="00837F89">
      <w:pPr>
        <w:pStyle w:val="CommentText"/>
      </w:pPr>
      <w:r>
        <w:rPr>
          <w:rStyle w:val="CommentReference"/>
        </w:rPr>
        <w:annotationRef/>
      </w:r>
      <w:r>
        <w:t>announced or proclaimed?</w:t>
      </w:r>
    </w:p>
  </w:comment>
  <w:comment w:id="1236" w:author="Windows User" w:date="2015-10-30T08:56:00Z" w:initials="WU">
    <w:p w14:paraId="729B2278" w14:textId="77777777" w:rsidR="00837F89" w:rsidRDefault="00837F89">
      <w:pPr>
        <w:pStyle w:val="CommentText"/>
      </w:pPr>
      <w:r>
        <w:rPr>
          <w:rStyle w:val="CommentReference"/>
        </w:rPr>
        <w:annotationRef/>
      </w:r>
      <w:r>
        <w:t>?</w:t>
      </w:r>
    </w:p>
  </w:comment>
  <w:comment w:id="1237" w:author="Windows User" w:date="2015-10-30T08:56:00Z" w:initials="WU">
    <w:p w14:paraId="44863D12" w14:textId="77777777" w:rsidR="00837F89" w:rsidRDefault="00837F89">
      <w:pPr>
        <w:pStyle w:val="CommentText"/>
      </w:pPr>
      <w:r>
        <w:rPr>
          <w:rStyle w:val="CommentReference"/>
        </w:rPr>
        <w:annotationRef/>
      </w:r>
      <w:r>
        <w:t>Bride, no, not bridegroom?</w:t>
      </w:r>
    </w:p>
  </w:comment>
  <w:comment w:id="1240" w:author="Windows User" w:date="2015-10-30T08:56:00Z" w:initials="WU">
    <w:p w14:paraId="6CE1AF88" w14:textId="77777777" w:rsidR="00837F89" w:rsidRDefault="00837F89">
      <w:pPr>
        <w:pStyle w:val="CommentText"/>
      </w:pPr>
      <w:r>
        <w:rPr>
          <w:rStyle w:val="CommentReference"/>
        </w:rPr>
        <w:annotationRef/>
      </w:r>
      <w:r>
        <w:t>Return?</w:t>
      </w:r>
    </w:p>
  </w:comment>
  <w:comment w:id="1241" w:author="Windows User" w:date="2015-10-30T08:56:00Z" w:initials="WU">
    <w:p w14:paraId="2917E600" w14:textId="77777777" w:rsidR="00837F89" w:rsidRDefault="00837F89">
      <w:pPr>
        <w:pStyle w:val="CommentText"/>
      </w:pPr>
      <w:r>
        <w:rPr>
          <w:rStyle w:val="CommentReference"/>
        </w:rPr>
        <w:annotationRef/>
      </w:r>
      <w:r>
        <w:t>Establishment? Building up?</w:t>
      </w:r>
    </w:p>
  </w:comment>
  <w:comment w:id="1243" w:author="Windows User" w:date="2015-10-30T08:56:00Z" w:initials="WU">
    <w:p w14:paraId="14DF4F91" w14:textId="77777777" w:rsidR="00837F89" w:rsidRDefault="00837F89">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837F89" w:rsidRDefault="00837F89">
      <w:pPr>
        <w:pStyle w:val="CommentText"/>
      </w:pPr>
      <w:r>
        <w:rPr>
          <w:rStyle w:val="CommentReference"/>
        </w:rPr>
        <w:annotationRef/>
      </w:r>
      <w:r>
        <w:t>I don’t see “the Lord is with you” in the Coptic</w:t>
      </w:r>
    </w:p>
    <w:p w14:paraId="4431CB1C" w14:textId="77777777" w:rsidR="00837F89" w:rsidRDefault="00837F89">
      <w:pPr>
        <w:pStyle w:val="CommentText"/>
      </w:pPr>
    </w:p>
  </w:comment>
  <w:comment w:id="1245" w:author="Windows User" w:date="2015-10-30T08:56:00Z" w:initials="WU">
    <w:p w14:paraId="4549B91A" w14:textId="77777777" w:rsidR="00837F89" w:rsidRDefault="00837F89">
      <w:pPr>
        <w:pStyle w:val="CommentText"/>
      </w:pPr>
      <w:r>
        <w:rPr>
          <w:rStyle w:val="CommentReference"/>
        </w:rPr>
        <w:annotationRef/>
      </w:r>
      <w:r>
        <w:t>Heavenly herald of Good News?</w:t>
      </w:r>
    </w:p>
    <w:p w14:paraId="384F02AC" w14:textId="77777777" w:rsidR="00837F89" w:rsidRDefault="00837F89">
      <w:pPr>
        <w:pStyle w:val="CommentText"/>
      </w:pPr>
    </w:p>
  </w:comment>
  <w:comment w:id="1252" w:author="Windows User" w:date="2015-10-30T08:56:00Z" w:initials="WU">
    <w:p w14:paraId="4A264D5C" w14:textId="77777777" w:rsidR="00837F89" w:rsidRDefault="00837F89">
      <w:pPr>
        <w:pStyle w:val="CommentText"/>
      </w:pPr>
      <w:r>
        <w:rPr>
          <w:rStyle w:val="CommentReference"/>
        </w:rPr>
        <w:annotationRef/>
      </w:r>
      <w:r>
        <w:t>I think we’re doing holy for ethowab, but saint for agios… open to discussion though.</w:t>
      </w:r>
    </w:p>
  </w:comment>
  <w:comment w:id="1283" w:author="Windows User" w:date="2015-10-30T08:56:00Z" w:initials="WU">
    <w:p w14:paraId="3A72AA33" w14:textId="77777777" w:rsidR="00837F89" w:rsidRDefault="00837F89">
      <w:pPr>
        <w:pStyle w:val="CommentText"/>
      </w:pPr>
      <w:r>
        <w:rPr>
          <w:rStyle w:val="CommentReference"/>
        </w:rPr>
        <w:annotationRef/>
      </w:r>
      <w:r>
        <w:t>Redeemed?</w:t>
      </w:r>
    </w:p>
  </w:comment>
  <w:comment w:id="1284" w:author="Windows User" w:date="2015-10-30T08:56:00Z" w:initials="WU">
    <w:p w14:paraId="5BF82FF5" w14:textId="77777777" w:rsidR="00837F89" w:rsidRDefault="00837F89">
      <w:pPr>
        <w:pStyle w:val="CommentText"/>
      </w:pPr>
      <w:r>
        <w:rPr>
          <w:rStyle w:val="CommentReference"/>
        </w:rPr>
        <w:annotationRef/>
      </w:r>
      <w:r>
        <w:t>For? So?</w:t>
      </w:r>
    </w:p>
  </w:comment>
  <w:comment w:id="1289" w:author="Windows User" w:date="2015-10-30T08:56:00Z" w:initials="WU">
    <w:p w14:paraId="5B54A424" w14:textId="77777777" w:rsidR="00837F89" w:rsidRDefault="00837F89">
      <w:pPr>
        <w:pStyle w:val="CommentText"/>
      </w:pPr>
      <w:r>
        <w:rPr>
          <w:rStyle w:val="CommentReference"/>
        </w:rPr>
        <w:annotationRef/>
      </w:r>
      <w:r>
        <w:t>Or did shine and did illuminate</w:t>
      </w:r>
    </w:p>
  </w:comment>
  <w:comment w:id="1290" w:author="Windows User" w:date="2015-10-30T08:56:00Z" w:initials="WU">
    <w:p w14:paraId="5929E69F" w14:textId="77777777" w:rsidR="00837F89" w:rsidRDefault="00837F89">
      <w:pPr>
        <w:pStyle w:val="CommentText"/>
      </w:pPr>
      <w:r>
        <w:rPr>
          <w:rStyle w:val="CommentReference"/>
        </w:rPr>
        <w:annotationRef/>
      </w:r>
      <w:r>
        <w:t>What should this verse be?</w:t>
      </w:r>
    </w:p>
  </w:comment>
  <w:comment w:id="1291" w:author="Windows User" w:date="2015-10-30T08:56:00Z" w:initials="WU">
    <w:p w14:paraId="37815108" w14:textId="77777777" w:rsidR="00837F89" w:rsidRDefault="00837F89">
      <w:pPr>
        <w:pStyle w:val="CommentText"/>
      </w:pPr>
      <w:r>
        <w:rPr>
          <w:rStyle w:val="CommentReference"/>
        </w:rPr>
        <w:annotationRef/>
      </w:r>
      <w:r>
        <w:t>Uhm… does this mean something else, because saying the seal of the door Ezekiel saw was raised seems really bad …</w:t>
      </w:r>
    </w:p>
  </w:comment>
  <w:comment w:id="1292" w:author="Windows User" w:date="2015-10-30T08:56:00Z" w:initials="WU">
    <w:p w14:paraId="770E6FA0" w14:textId="77777777" w:rsidR="00837F89" w:rsidRDefault="00837F89">
      <w:pPr>
        <w:pStyle w:val="CommentText"/>
      </w:pPr>
      <w:r>
        <w:rPr>
          <w:rStyle w:val="CommentReference"/>
        </w:rPr>
        <w:annotationRef/>
      </w:r>
      <w:r>
        <w:t>Who?</w:t>
      </w:r>
    </w:p>
  </w:comment>
  <w:comment w:id="1293" w:author="Windows User" w:date="2015-10-30T08:56:00Z" w:initials="WU">
    <w:p w14:paraId="7FDD5784" w14:textId="77777777" w:rsidR="00837F89" w:rsidRDefault="00837F89">
      <w:pPr>
        <w:pStyle w:val="CommentText"/>
      </w:pPr>
      <w:r>
        <w:rPr>
          <w:rStyle w:val="CommentReference"/>
        </w:rPr>
        <w:annotationRef/>
      </w:r>
      <w:r>
        <w:t>Different adjective</w:t>
      </w:r>
    </w:p>
  </w:comment>
  <w:comment w:id="1294" w:author="Windows User" w:date="2015-10-30T08:56:00Z" w:initials="WU">
    <w:p w14:paraId="69734FAC" w14:textId="77777777" w:rsidR="00837F89" w:rsidRDefault="00837F89">
      <w:pPr>
        <w:pStyle w:val="CommentText"/>
      </w:pPr>
      <w:r>
        <w:rPr>
          <w:rStyle w:val="CommentReference"/>
        </w:rPr>
        <w:annotationRef/>
      </w:r>
      <w:r>
        <w:t>Sickness?</w:t>
      </w:r>
    </w:p>
  </w:comment>
  <w:comment w:id="1297" w:author="Windows User" w:date="2015-10-30T08:56:00Z" w:initials="BS">
    <w:p w14:paraId="07C468E8" w14:textId="77777777" w:rsidR="00837F89" w:rsidRDefault="00837F8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0" w:author="Windows User" w:date="2015-10-30T08:56:00Z" w:initials="WU">
    <w:p w14:paraId="14F94395" w14:textId="77777777" w:rsidR="00837F89" w:rsidRDefault="00837F89">
      <w:pPr>
        <w:pStyle w:val="CommentText"/>
      </w:pPr>
      <w:r>
        <w:rPr>
          <w:rStyle w:val="CommentReference"/>
        </w:rPr>
        <w:annotationRef/>
      </w:r>
      <w:r>
        <w:t>What?</w:t>
      </w:r>
    </w:p>
  </w:comment>
  <w:comment w:id="1309" w:author="Windows User" w:date="2015-10-30T08:56:00Z" w:initials="WU">
    <w:p w14:paraId="39A2608E" w14:textId="77777777" w:rsidR="00837F89" w:rsidRDefault="00837F89">
      <w:pPr>
        <w:pStyle w:val="CommentText"/>
      </w:pPr>
      <w:r>
        <w:rPr>
          <w:rStyle w:val="CommentReference"/>
        </w:rPr>
        <w:annotationRef/>
      </w:r>
    </w:p>
  </w:comment>
  <w:comment w:id="1320" w:author="Windows User" w:date="2015-10-30T08:56:00Z" w:initials="WU">
    <w:p w14:paraId="255EEE9F" w14:textId="77777777" w:rsidR="00837F89" w:rsidRDefault="00837F89">
      <w:pPr>
        <w:pStyle w:val="CommentText"/>
      </w:pPr>
      <w:r>
        <w:rPr>
          <w:rStyle w:val="CommentReference"/>
        </w:rPr>
        <w:annotationRef/>
      </w:r>
      <w:r>
        <w:t>Is abouna going by a different version of the Coptic?</w:t>
      </w:r>
    </w:p>
    <w:p w14:paraId="45F504BB" w14:textId="77777777" w:rsidR="00837F89" w:rsidRDefault="00837F89">
      <w:pPr>
        <w:pStyle w:val="CommentText"/>
      </w:pPr>
    </w:p>
  </w:comment>
  <w:comment w:id="1322" w:author="Windows User" w:date="2015-10-30T08:56:00Z" w:initials="WU">
    <w:p w14:paraId="63C351E6" w14:textId="77777777" w:rsidR="00837F89" w:rsidRDefault="00837F89">
      <w:pPr>
        <w:pStyle w:val="CommentText"/>
      </w:pPr>
      <w:r>
        <w:rPr>
          <w:rStyle w:val="CommentReference"/>
        </w:rPr>
        <w:annotationRef/>
      </w:r>
      <w:r>
        <w:t>Praise and victory doesn’t make sense.</w:t>
      </w:r>
    </w:p>
  </w:comment>
  <w:comment w:id="1324" w:author="Windows User" w:date="2015-10-30T08:56:00Z" w:initials="WU">
    <w:p w14:paraId="5729C7D5" w14:textId="77777777" w:rsidR="00837F89" w:rsidRDefault="00837F89">
      <w:pPr>
        <w:pStyle w:val="CommentText"/>
      </w:pPr>
      <w:r>
        <w:rPr>
          <w:rStyle w:val="CommentReference"/>
        </w:rPr>
        <w:annotationRef/>
      </w:r>
      <w:r>
        <w:t>Godhead?</w:t>
      </w:r>
    </w:p>
  </w:comment>
  <w:comment w:id="1333" w:author="Windows User" w:date="2015-10-30T08:56:00Z" w:initials="WU">
    <w:p w14:paraId="78E42A11" w14:textId="77777777" w:rsidR="00837F89" w:rsidRDefault="00837F89">
      <w:pPr>
        <w:pStyle w:val="CommentText"/>
      </w:pPr>
      <w:r>
        <w:rPr>
          <w:rStyle w:val="CommentReference"/>
        </w:rPr>
        <w:annotationRef/>
      </w:r>
      <w:r>
        <w:t>Establish?</w:t>
      </w:r>
    </w:p>
  </w:comment>
  <w:comment w:id="1334" w:author="Windows User" w:date="2015-10-30T08:56:00Z" w:initials="WU">
    <w:p w14:paraId="642EB965" w14:textId="77777777" w:rsidR="00837F89" w:rsidRDefault="00837F89">
      <w:pPr>
        <w:pStyle w:val="CommentText"/>
      </w:pPr>
      <w:r>
        <w:rPr>
          <w:rStyle w:val="CommentReference"/>
        </w:rPr>
        <w:annotationRef/>
      </w:r>
      <w:r>
        <w:t>Check another source… missing puncuation</w:t>
      </w:r>
    </w:p>
  </w:comment>
  <w:comment w:id="1335" w:author="Windows User" w:date="2015-10-30T08:56:00Z" w:initials="WU">
    <w:p w14:paraId="6F8B5532" w14:textId="77777777" w:rsidR="00837F89" w:rsidRDefault="00837F89">
      <w:pPr>
        <w:pStyle w:val="CommentText"/>
      </w:pPr>
      <w:r>
        <w:rPr>
          <w:rStyle w:val="CommentReference"/>
        </w:rPr>
        <w:annotationRef/>
      </w:r>
      <w:r>
        <w:t>Worked?</w:t>
      </w:r>
    </w:p>
  </w:comment>
  <w:comment w:id="1336" w:author="Windows User" w:date="2015-10-30T08:56:00Z" w:initials="WU">
    <w:p w14:paraId="4F504285" w14:textId="77777777" w:rsidR="00837F89" w:rsidRDefault="00837F89">
      <w:pPr>
        <w:pStyle w:val="CommentText"/>
      </w:pPr>
      <w:r>
        <w:rPr>
          <w:rStyle w:val="CommentReference"/>
        </w:rPr>
        <w:annotationRef/>
      </w:r>
      <w:r>
        <w:t>Thrice holy or Trisagion?</w:t>
      </w:r>
    </w:p>
  </w:comment>
  <w:comment w:id="1338" w:author="Windows User" w:date="2015-10-30T08:56:00Z" w:initials="WU">
    <w:p w14:paraId="5514BCC2" w14:textId="77777777" w:rsidR="00837F89" w:rsidRPr="00936DE7" w:rsidRDefault="00837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9" w:author="Windows User" w:date="2015-10-30T08:56:00Z" w:initials="WU">
    <w:p w14:paraId="179A5384" w14:textId="77777777" w:rsidR="00837F89" w:rsidRDefault="00837F89">
      <w:pPr>
        <w:pStyle w:val="CommentText"/>
      </w:pPr>
      <w:r>
        <w:rPr>
          <w:rStyle w:val="CommentReference"/>
        </w:rPr>
        <w:annotationRef/>
      </w:r>
      <w:r>
        <w:t>Right translation?</w:t>
      </w:r>
    </w:p>
  </w:comment>
  <w:comment w:id="1341" w:author="Windows User" w:date="2015-10-30T08:56:00Z" w:initials="WU">
    <w:p w14:paraId="1682BE28" w14:textId="77777777" w:rsidR="00837F89" w:rsidRDefault="00837F89">
      <w:pPr>
        <w:pStyle w:val="CommentText"/>
      </w:pPr>
      <w:r>
        <w:rPr>
          <w:rStyle w:val="CommentReference"/>
        </w:rPr>
        <w:annotationRef/>
      </w:r>
      <w:r>
        <w:t>What does this mean?</w:t>
      </w:r>
    </w:p>
  </w:comment>
  <w:comment w:id="1342" w:author="Windows User" w:date="2015-10-30T08:56:00Z" w:initials="WU">
    <w:p w14:paraId="30C5B7C9" w14:textId="77777777" w:rsidR="00837F89" w:rsidRDefault="00837F89">
      <w:pPr>
        <w:pStyle w:val="CommentText"/>
      </w:pPr>
      <w:r>
        <w:rPr>
          <w:rStyle w:val="CommentReference"/>
        </w:rPr>
        <w:annotationRef/>
      </w:r>
      <w:r>
        <w:t>To the end?</w:t>
      </w:r>
    </w:p>
  </w:comment>
  <w:comment w:id="1347" w:author="Windows User" w:date="2015-10-30T08:56:00Z" w:initials="WU">
    <w:p w14:paraId="2C2856CA" w14:textId="77777777" w:rsidR="00837F89" w:rsidRDefault="00837F89">
      <w:pPr>
        <w:pStyle w:val="CommentText"/>
      </w:pPr>
      <w:r>
        <w:rPr>
          <w:rStyle w:val="CommentReference"/>
        </w:rPr>
        <w:annotationRef/>
      </w:r>
      <w:r>
        <w:t>Or freedom?</w:t>
      </w:r>
    </w:p>
  </w:comment>
  <w:comment w:id="1348" w:author="Windows User" w:date="2015-10-30T08:56:00Z" w:initials="WU">
    <w:p w14:paraId="229642C6" w14:textId="77777777" w:rsidR="00837F89" w:rsidRDefault="00837F89">
      <w:pPr>
        <w:pStyle w:val="CommentText"/>
      </w:pPr>
      <w:r>
        <w:rPr>
          <w:rStyle w:val="CommentReference"/>
        </w:rPr>
        <w:annotationRef/>
      </w:r>
      <w:r>
        <w:t>Or establish?</w:t>
      </w:r>
    </w:p>
  </w:comment>
  <w:comment w:id="1356" w:author="Windows User" w:date="2015-10-30T08:56:00Z" w:initials="WU">
    <w:p w14:paraId="798C7307" w14:textId="77777777" w:rsidR="00837F89" w:rsidRDefault="00837F89">
      <w:pPr>
        <w:pStyle w:val="CommentText"/>
      </w:pPr>
      <w:r>
        <w:rPr>
          <w:rStyle w:val="CommentReference"/>
        </w:rPr>
        <w:annotationRef/>
      </w:r>
      <w:r>
        <w:t>Is this the correct date?</w:t>
      </w:r>
    </w:p>
  </w:comment>
  <w:comment w:id="1448" w:author="Windows User" w:date="2015-10-30T08:56:00Z" w:initials="WU">
    <w:p w14:paraId="1C25D03A" w14:textId="77777777" w:rsidR="00837F89" w:rsidRDefault="00837F89">
      <w:pPr>
        <w:pStyle w:val="CommentText"/>
      </w:pPr>
      <w:r>
        <w:rPr>
          <w:rStyle w:val="CommentReference"/>
        </w:rPr>
        <w:annotationRef/>
      </w:r>
      <w:r>
        <w:t>Can this be reworded?</w:t>
      </w:r>
    </w:p>
  </w:comment>
  <w:comment w:id="1450" w:author="Windows User" w:date="2015-10-30T08:56:00Z" w:initials="WU">
    <w:p w14:paraId="71B1FE22" w14:textId="77777777" w:rsidR="00837F89" w:rsidRDefault="00837F89">
      <w:pPr>
        <w:pStyle w:val="CommentText"/>
      </w:pPr>
      <w:r>
        <w:rPr>
          <w:rStyle w:val="CommentReference"/>
        </w:rPr>
        <w:annotationRef/>
      </w:r>
      <w:r>
        <w:t>Check other books for alternate word here.</w:t>
      </w:r>
    </w:p>
  </w:comment>
  <w:comment w:id="1451" w:author="Windows User" w:date="2015-10-30T08:56:00Z" w:initials="WU">
    <w:p w14:paraId="546F5FFA" w14:textId="77777777" w:rsidR="00837F89" w:rsidRDefault="00837F89">
      <w:pPr>
        <w:pStyle w:val="CommentText"/>
      </w:pPr>
      <w:r>
        <w:rPr>
          <w:rStyle w:val="CommentReference"/>
        </w:rPr>
        <w:annotationRef/>
      </w:r>
      <w:r>
        <w:t>Nations or peoples?</w:t>
      </w:r>
    </w:p>
  </w:comment>
  <w:comment w:id="1452" w:author="Windows User" w:date="2015-10-30T08:56:00Z" w:initials="WU">
    <w:p w14:paraId="4FC1DCF3" w14:textId="77777777" w:rsidR="00837F89" w:rsidRDefault="00837F89">
      <w:pPr>
        <w:pStyle w:val="CommentText"/>
      </w:pPr>
      <w:r>
        <w:rPr>
          <w:rStyle w:val="CommentReference"/>
        </w:rPr>
        <w:annotationRef/>
      </w:r>
      <w:r>
        <w:t>Burned or consumed?</w:t>
      </w:r>
    </w:p>
  </w:comment>
  <w:comment w:id="1453" w:author="Windows User" w:date="2015-10-30T08:56:00Z" w:initials="WU">
    <w:p w14:paraId="5B463C07" w14:textId="77777777" w:rsidR="00837F89" w:rsidRDefault="00837F89">
      <w:pPr>
        <w:pStyle w:val="CommentText"/>
      </w:pPr>
      <w:r>
        <w:rPr>
          <w:rStyle w:val="CommentReference"/>
        </w:rPr>
        <w:annotationRef/>
      </w:r>
      <w:r>
        <w:t>?</w:t>
      </w:r>
    </w:p>
  </w:comment>
  <w:comment w:id="1454" w:author="Windows User" w:date="2015-10-30T08:56:00Z" w:initials="WU">
    <w:p w14:paraId="3079CC02" w14:textId="77777777" w:rsidR="00837F89" w:rsidRPr="0098028B" w:rsidRDefault="00837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837F89" w:rsidRDefault="00837F89">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837F89" w:rsidRDefault="00837F89">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837F89" w:rsidRDefault="00837F89">
      <w:pPr>
        <w:pStyle w:val="CommentText"/>
      </w:pPr>
      <w:r>
        <w:rPr>
          <w:rStyle w:val="CommentReference"/>
        </w:rPr>
        <w:annotationRef/>
      </w:r>
      <w:r>
        <w:t>Approached? What does this vs mean?</w:t>
      </w:r>
    </w:p>
  </w:comment>
  <w:comment w:id="1510" w:author="Windows User" w:date="2015-10-30T08:56:00Z" w:initials="WU">
    <w:p w14:paraId="329416E7" w14:textId="77777777" w:rsidR="00837F89" w:rsidRPr="00035775" w:rsidRDefault="00837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837F89" w:rsidRDefault="00837F89">
      <w:pPr>
        <w:pStyle w:val="CommentText"/>
      </w:pPr>
      <w:r>
        <w:rPr>
          <w:rStyle w:val="CommentReference"/>
        </w:rPr>
        <w:annotationRef/>
      </w:r>
      <w:r>
        <w:t>Thoughts?</w:t>
      </w:r>
    </w:p>
  </w:comment>
  <w:comment w:id="1537" w:author="Windows User" w:date="2015-10-30T08:56:00Z" w:initials="WU">
    <w:p w14:paraId="7B47C8A3" w14:textId="77777777" w:rsidR="00837F89" w:rsidRDefault="00837F8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837F89" w:rsidRDefault="00837F89">
      <w:pPr>
        <w:pStyle w:val="CommentText"/>
      </w:pPr>
      <w:r>
        <w:rPr>
          <w:rStyle w:val="CommentReference"/>
        </w:rPr>
        <w:annotationRef/>
      </w:r>
      <w:r>
        <w:t>Completely different.</w:t>
      </w:r>
    </w:p>
  </w:comment>
  <w:comment w:id="1573" w:author="Windows User" w:date="2015-10-30T08:56:00Z" w:initials="WU">
    <w:p w14:paraId="074682DD" w14:textId="77777777" w:rsidR="00837F89" w:rsidRDefault="00837F89">
      <w:pPr>
        <w:pStyle w:val="CommentText"/>
      </w:pPr>
      <w:r>
        <w:rPr>
          <w:rStyle w:val="CommentReference"/>
        </w:rPr>
        <w:annotationRef/>
      </w:r>
      <w:r>
        <w:t>With or in?</w:t>
      </w:r>
    </w:p>
  </w:comment>
  <w:comment w:id="1574" w:author="Windows User" w:date="2015-10-30T08:56:00Z" w:initials="WU">
    <w:p w14:paraId="371712E1" w14:textId="77777777" w:rsidR="00837F89" w:rsidRDefault="00837F89">
      <w:pPr>
        <w:pStyle w:val="CommentText"/>
      </w:pPr>
      <w:r>
        <w:rPr>
          <w:rStyle w:val="CommentReference"/>
        </w:rPr>
        <w:annotationRef/>
      </w:r>
    </w:p>
  </w:comment>
  <w:comment w:id="1575" w:author="Windows User" w:date="2015-10-30T08:56:00Z" w:initials="WU">
    <w:p w14:paraId="0B3C1D3B" w14:textId="77777777" w:rsidR="00837F89" w:rsidRDefault="00837F89">
      <w:pPr>
        <w:pStyle w:val="CommentText"/>
      </w:pPr>
      <w:r>
        <w:rPr>
          <w:rStyle w:val="CommentReference"/>
        </w:rPr>
        <w:annotationRef/>
      </w:r>
      <w:r>
        <w:t>Sound or voice?</w:t>
      </w:r>
    </w:p>
  </w:comment>
  <w:comment w:id="1577" w:author="Windows User" w:date="2015-10-30T08:56:00Z" w:initials="WU">
    <w:p w14:paraId="1C3A0B98" w14:textId="77777777" w:rsidR="00837F89" w:rsidRDefault="00837F89">
      <w:pPr>
        <w:pStyle w:val="CommentText"/>
      </w:pPr>
      <w:r>
        <w:rPr>
          <w:rStyle w:val="CommentReference"/>
        </w:rPr>
        <w:annotationRef/>
      </w:r>
      <w:r>
        <w:t>Open to suggetions.</w:t>
      </w:r>
    </w:p>
  </w:comment>
  <w:comment w:id="1578" w:author="Windows User" w:date="2015-10-30T08:56:00Z" w:initials="WU">
    <w:p w14:paraId="79DB91AB" w14:textId="77777777" w:rsidR="00837F89" w:rsidRDefault="00837F89">
      <w:pPr>
        <w:pStyle w:val="CommentText"/>
      </w:pPr>
      <w:r>
        <w:rPr>
          <w:rStyle w:val="CommentReference"/>
        </w:rPr>
        <w:annotationRef/>
      </w:r>
      <w:r>
        <w:t>Before?</w:t>
      </w:r>
    </w:p>
  </w:comment>
  <w:comment w:id="1579" w:author="Windows User" w:date="2015-10-30T08:56:00Z" w:initials="WU">
    <w:p w14:paraId="777049F3" w14:textId="77777777" w:rsidR="00837F89" w:rsidRDefault="00837F89">
      <w:pPr>
        <w:pStyle w:val="CommentText"/>
      </w:pPr>
      <w:r>
        <w:rPr>
          <w:rStyle w:val="CommentReference"/>
        </w:rPr>
        <w:annotationRef/>
      </w:r>
      <w:r>
        <w:t>Nations?</w:t>
      </w:r>
    </w:p>
  </w:comment>
  <w:comment w:id="1580" w:author="Windows User" w:date="2015-10-30T08:56:00Z" w:initials="WU">
    <w:p w14:paraId="29D1E0CC" w14:textId="77777777" w:rsidR="00837F89" w:rsidRDefault="00837F89">
      <w:pPr>
        <w:pStyle w:val="CommentText"/>
      </w:pPr>
      <w:r>
        <w:rPr>
          <w:rStyle w:val="CommentReference"/>
        </w:rPr>
        <w:annotationRef/>
      </w:r>
      <w:r>
        <w:t>?</w:t>
      </w:r>
    </w:p>
  </w:comment>
  <w:comment w:id="1621" w:author="Windows User" w:date="2015-10-30T08:56:00Z" w:initials="WU">
    <w:p w14:paraId="73A9ACC7" w14:textId="77777777" w:rsidR="00837F89" w:rsidRDefault="00837F89">
      <w:pPr>
        <w:pStyle w:val="CommentText"/>
      </w:pPr>
      <w:r>
        <w:rPr>
          <w:rStyle w:val="CommentReference"/>
        </w:rPr>
        <w:annotationRef/>
      </w:r>
      <w:r>
        <w:t>?</w:t>
      </w:r>
    </w:p>
  </w:comment>
  <w:comment w:id="1628" w:author="Windows User" w:date="2015-10-30T08:56:00Z" w:initials="WU">
    <w:p w14:paraId="4F5630C0" w14:textId="77777777" w:rsidR="00837F89" w:rsidRDefault="00837F89">
      <w:pPr>
        <w:pStyle w:val="CommentText"/>
      </w:pPr>
      <w:r>
        <w:rPr>
          <w:rStyle w:val="CommentReference"/>
        </w:rPr>
        <w:annotationRef/>
      </w:r>
      <w:r>
        <w:t>Abba Noub, abanoub, Apa Noub, Apnoub?</w:t>
      </w:r>
    </w:p>
  </w:comment>
  <w:comment w:id="1629" w:author="Windows User" w:date="2015-10-30T08:56:00Z" w:initials="WU">
    <w:p w14:paraId="3899034D" w14:textId="77777777" w:rsidR="00837F89" w:rsidRDefault="00837F89">
      <w:pPr>
        <w:pStyle w:val="CommentText"/>
      </w:pPr>
      <w:r>
        <w:rPr>
          <w:rStyle w:val="CommentReference"/>
        </w:rPr>
        <w:annotationRef/>
      </w:r>
      <w:r>
        <w:t>Upright, or orthodox?</w:t>
      </w:r>
    </w:p>
  </w:comment>
  <w:comment w:id="1638" w:author="Windows User" w:date="2015-10-30T08:56:00Z" w:initials="WU">
    <w:p w14:paraId="61207ABC" w14:textId="77777777" w:rsidR="00837F89" w:rsidRDefault="00837F89">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837F89" w:rsidRDefault="00837F89">
      <w:pPr>
        <w:pStyle w:val="CommentText"/>
      </w:pPr>
      <w:r>
        <w:rPr>
          <w:rStyle w:val="CommentReference"/>
        </w:rPr>
        <w:annotationRef/>
      </w:r>
      <w:r>
        <w:t>Is this for Adam days? Or just Sundays?</w:t>
      </w:r>
    </w:p>
  </w:comment>
  <w:comment w:id="1661" w:author="Windows User" w:date="2015-11-18T20:38:00Z" w:initials="WU">
    <w:p w14:paraId="43F9C3B7" w14:textId="77777777" w:rsidR="00837F89" w:rsidRDefault="00837F89">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837F89" w:rsidRDefault="00837F89">
      <w:pPr>
        <w:pStyle w:val="CommentText"/>
      </w:pPr>
      <w:r>
        <w:rPr>
          <w:rStyle w:val="CommentReference"/>
        </w:rPr>
        <w:annotationRef/>
      </w:r>
      <w:r>
        <w:t>Theotokos forever, or ever-Theotokos?</w:t>
      </w:r>
    </w:p>
  </w:comment>
  <w:comment w:id="1664" w:author="Windows User" w:date="2015-11-19T22:12:00Z" w:initials="WU">
    <w:p w14:paraId="7E2C6DDB" w14:textId="77777777" w:rsidR="00837F89" w:rsidRDefault="00837F89">
      <w:pPr>
        <w:pStyle w:val="CommentText"/>
      </w:pPr>
      <w:r>
        <w:rPr>
          <w:rStyle w:val="CommentReference"/>
        </w:rPr>
        <w:annotationRef/>
      </w:r>
      <w:r>
        <w:t>What does this mean?</w:t>
      </w:r>
    </w:p>
  </w:comment>
  <w:comment w:id="1665" w:author="Windows User" w:date="2015-11-19T22:12:00Z" w:initials="WU">
    <w:p w14:paraId="71146019" w14:textId="77777777" w:rsidR="00837F89" w:rsidRDefault="00837F89">
      <w:pPr>
        <w:pStyle w:val="CommentText"/>
      </w:pPr>
      <w:r>
        <w:rPr>
          <w:rStyle w:val="CommentReference"/>
        </w:rPr>
        <w:annotationRef/>
      </w:r>
      <w:r>
        <w:t>What does this mean?</w:t>
      </w:r>
    </w:p>
  </w:comment>
  <w:comment w:id="1666" w:author="Windows User" w:date="2015-11-19T22:12:00Z" w:initials="WU">
    <w:p w14:paraId="24E4F57A" w14:textId="77777777" w:rsidR="00837F89" w:rsidRDefault="00837F89">
      <w:pPr>
        <w:pStyle w:val="CommentText"/>
      </w:pPr>
      <w:r>
        <w:rPr>
          <w:rStyle w:val="CommentReference"/>
        </w:rPr>
        <w:annotationRef/>
      </w:r>
      <w:r>
        <w:t>Praying or interceding?</w:t>
      </w:r>
    </w:p>
  </w:comment>
  <w:comment w:id="1684" w:author="Windows User" w:date="2015-10-30T08:56:00Z" w:initials="WU">
    <w:p w14:paraId="36116F5D" w14:textId="77777777" w:rsidR="00837F89" w:rsidRPr="00F905FE" w:rsidRDefault="00837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837F89" w:rsidRDefault="00837F89">
      <w:pPr>
        <w:pStyle w:val="CommentText"/>
      </w:pPr>
      <w:r>
        <w:rPr>
          <w:rStyle w:val="CommentReference"/>
        </w:rPr>
        <w:annotationRef/>
      </w:r>
      <w:r>
        <w:t>Typo?</w:t>
      </w:r>
    </w:p>
  </w:comment>
  <w:comment w:id="1706" w:author="Windows User" w:date="2015-10-30T08:56:00Z" w:initials="WU">
    <w:p w14:paraId="11E5D177" w14:textId="77777777" w:rsidR="00837F89" w:rsidRPr="00DD5DBC" w:rsidRDefault="00837F8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837F89" w:rsidRDefault="00837F89">
      <w:pPr>
        <w:pStyle w:val="CommentText"/>
      </w:pPr>
      <w:r>
        <w:rPr>
          <w:rStyle w:val="CommentReference"/>
        </w:rPr>
        <w:annotationRef/>
      </w:r>
      <w:r>
        <w:t>What does the Coptic say?</w:t>
      </w:r>
    </w:p>
  </w:comment>
  <w:comment w:id="1709" w:author="Windows User" w:date="2015-10-30T08:56:00Z" w:initials="WU">
    <w:p w14:paraId="239824AA" w14:textId="77777777" w:rsidR="00837F89" w:rsidRDefault="00837F89">
      <w:pPr>
        <w:pStyle w:val="CommentText"/>
      </w:pPr>
      <w:r>
        <w:rPr>
          <w:rStyle w:val="CommentReference"/>
        </w:rPr>
        <w:annotationRef/>
      </w:r>
      <w:r>
        <w:t>What is being quoted? 2Cor 5?</w:t>
      </w:r>
    </w:p>
  </w:comment>
  <w:comment w:id="1712" w:author="Windows User" w:date="2015-10-30T08:56:00Z" w:initials="WU">
    <w:p w14:paraId="1EC34668" w14:textId="77777777" w:rsidR="00837F89" w:rsidRDefault="00837F89">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837F89" w:rsidRDefault="00837F89">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837F89" w:rsidRDefault="00837F89">
      <w:pPr>
        <w:pStyle w:val="CommentText"/>
      </w:pPr>
      <w:r>
        <w:rPr>
          <w:rStyle w:val="CommentReference"/>
        </w:rPr>
        <w:annotationRef/>
      </w:r>
      <w:r>
        <w:t>Or athletes? Or athletic martyrs?</w:t>
      </w:r>
    </w:p>
  </w:comment>
  <w:comment w:id="1715" w:author="Windows User" w:date="2015-10-30T08:56:00Z" w:initials="WU">
    <w:p w14:paraId="72F9FFC3" w14:textId="77777777" w:rsidR="00837F89" w:rsidRDefault="00837F89">
      <w:pPr>
        <w:pStyle w:val="CommentText"/>
      </w:pPr>
      <w:r>
        <w:rPr>
          <w:rStyle w:val="CommentReference"/>
        </w:rPr>
        <w:annotationRef/>
      </w:r>
      <w:r>
        <w:t>Or of the martyrs?</w:t>
      </w:r>
    </w:p>
  </w:comment>
  <w:comment w:id="1716" w:author="Windows User" w:date="2015-10-30T08:56:00Z" w:initials="WU">
    <w:p w14:paraId="7BD5C124" w14:textId="77777777" w:rsidR="00837F89" w:rsidRDefault="00837F89">
      <w:pPr>
        <w:pStyle w:val="CommentText"/>
      </w:pPr>
      <w:r>
        <w:rPr>
          <w:rStyle w:val="CommentReference"/>
        </w:rPr>
        <w:annotationRef/>
      </w:r>
      <w:r>
        <w:t>Carries or lifts?</w:t>
      </w:r>
    </w:p>
  </w:comment>
  <w:comment w:id="1717" w:author="Windows User" w:date="2015-10-30T08:56:00Z" w:initials="WU">
    <w:p w14:paraId="525F7218" w14:textId="77777777" w:rsidR="00837F89" w:rsidRDefault="00837F89">
      <w:pPr>
        <w:pStyle w:val="CommentText"/>
      </w:pPr>
      <w:r>
        <w:rPr>
          <w:rStyle w:val="CommentReference"/>
        </w:rPr>
        <w:annotationRef/>
      </w:r>
      <w:r>
        <w:t>Churches?</w:t>
      </w:r>
    </w:p>
    <w:p w14:paraId="32A8F1D7" w14:textId="77777777" w:rsidR="00837F89" w:rsidRDefault="00837F89">
      <w:pPr>
        <w:pStyle w:val="CommentText"/>
      </w:pPr>
    </w:p>
  </w:comment>
  <w:comment w:id="1718" w:author="Windows User" w:date="2015-10-30T08:56:00Z" w:initials="WU">
    <w:p w14:paraId="165286E5" w14:textId="77777777" w:rsidR="00837F89" w:rsidRDefault="00837F89">
      <w:pPr>
        <w:pStyle w:val="CommentText"/>
      </w:pPr>
      <w:r>
        <w:rPr>
          <w:rStyle w:val="CommentReference"/>
        </w:rPr>
        <w:annotationRef/>
      </w:r>
      <w:r>
        <w:t>End?</w:t>
      </w:r>
    </w:p>
  </w:comment>
  <w:comment w:id="1727" w:author="Windows User" w:date="2015-10-30T08:56:00Z" w:initials="WU">
    <w:p w14:paraId="770DC519" w14:textId="77777777" w:rsidR="00837F89" w:rsidRDefault="00837F89">
      <w:pPr>
        <w:pStyle w:val="CommentText"/>
      </w:pPr>
      <w:r>
        <w:rPr>
          <w:rStyle w:val="CommentReference"/>
        </w:rPr>
        <w:annotationRef/>
      </w:r>
      <w:r>
        <w:t>Or full stop. You are worthy of the glory,</w:t>
      </w:r>
    </w:p>
  </w:comment>
  <w:comment w:id="1733" w:author="Windows User" w:date="2015-10-30T08:56:00Z" w:initials="WU">
    <w:p w14:paraId="664F3BFA" w14:textId="77777777" w:rsidR="00837F89" w:rsidRDefault="00837F89">
      <w:pPr>
        <w:pStyle w:val="CommentText"/>
      </w:pPr>
      <w:r>
        <w:rPr>
          <w:rStyle w:val="CommentReference"/>
        </w:rPr>
        <w:annotationRef/>
      </w:r>
      <w:r>
        <w:t>?</w:t>
      </w:r>
    </w:p>
  </w:comment>
  <w:comment w:id="1736" w:author="Windows User" w:date="2015-10-30T08:56:00Z" w:initials="WU">
    <w:p w14:paraId="08BCD53E" w14:textId="77777777" w:rsidR="00837F89" w:rsidRDefault="00837F89">
      <w:pPr>
        <w:pStyle w:val="CommentText"/>
      </w:pPr>
      <w:r>
        <w:rPr>
          <w:rStyle w:val="CommentReference"/>
        </w:rPr>
        <w:annotationRef/>
      </w:r>
      <w:r>
        <w:t>Is? Or will be? Exalted, or highly exalted?</w:t>
      </w:r>
    </w:p>
  </w:comment>
  <w:comment w:id="1738" w:author="Windows User" w:date="2015-10-30T08:56:00Z" w:initials="WU">
    <w:p w14:paraId="4F4D62D2" w14:textId="77777777" w:rsidR="00837F89" w:rsidRDefault="00837F89">
      <w:pPr>
        <w:pStyle w:val="CommentText"/>
      </w:pPr>
      <w:r>
        <w:rPr>
          <w:rStyle w:val="CommentReference"/>
        </w:rPr>
        <w:annotationRef/>
      </w:r>
      <w:r>
        <w:t>Bring or offer</w:t>
      </w:r>
    </w:p>
  </w:comment>
  <w:comment w:id="1739" w:author="Windows User" w:date="2015-10-30T08:56:00Z" w:initials="WU">
    <w:p w14:paraId="66D4EE13" w14:textId="77777777" w:rsidR="00837F89" w:rsidRDefault="00837F89">
      <w:pPr>
        <w:pStyle w:val="CommentText"/>
      </w:pPr>
      <w:r>
        <w:rPr>
          <w:rStyle w:val="CommentReference"/>
        </w:rPr>
        <w:annotationRef/>
      </w:r>
      <w:r>
        <w:t>Spelling?</w:t>
      </w:r>
    </w:p>
  </w:comment>
  <w:comment w:id="1745" w:author="Windows User" w:date="2015-11-17T22:12:00Z" w:initials="WU">
    <w:p w14:paraId="412F0631" w14:textId="77777777" w:rsidR="00837F89" w:rsidRDefault="00837F89">
      <w:pPr>
        <w:pStyle w:val="CommentText"/>
      </w:pPr>
      <w:r>
        <w:rPr>
          <w:rStyle w:val="CommentReference"/>
        </w:rPr>
        <w:annotationRef/>
      </w:r>
      <w:r>
        <w:t>Literally trampled, right? Or crushed?</w:t>
      </w:r>
    </w:p>
  </w:comment>
  <w:comment w:id="1746" w:author="Windows User" w:date="2015-11-17T22:12:00Z" w:initials="WU">
    <w:p w14:paraId="135DCC31" w14:textId="77777777" w:rsidR="00837F89" w:rsidRDefault="00837F89">
      <w:pPr>
        <w:pStyle w:val="CommentText"/>
      </w:pPr>
      <w:r>
        <w:rPr>
          <w:rStyle w:val="CommentReference"/>
        </w:rPr>
        <w:annotationRef/>
      </w:r>
      <w:r>
        <w:t>Authority? Might? Reign?</w:t>
      </w:r>
    </w:p>
  </w:comment>
  <w:comment w:id="1749" w:author="Windows User" w:date="2015-10-30T08:56:00Z" w:initials="WU">
    <w:p w14:paraId="11BE3C4D" w14:textId="77777777" w:rsidR="00837F89" w:rsidRDefault="00837F89">
      <w:pPr>
        <w:pStyle w:val="CommentText"/>
      </w:pPr>
      <w:r>
        <w:rPr>
          <w:rStyle w:val="CommentReference"/>
        </w:rPr>
        <w:annotationRef/>
      </w:r>
      <w:r>
        <w:t>Name or Holy Name?</w:t>
      </w:r>
    </w:p>
  </w:comment>
  <w:comment w:id="1759" w:author="Windows User" w:date="2015-10-30T08:56:00Z" w:initials="WU">
    <w:p w14:paraId="4A1C10F1" w14:textId="77777777" w:rsidR="00837F89" w:rsidRDefault="00837F89">
      <w:pPr>
        <w:pStyle w:val="CommentText"/>
      </w:pPr>
      <w:r>
        <w:rPr>
          <w:rStyle w:val="CommentReference"/>
        </w:rPr>
        <w:annotationRef/>
      </w:r>
      <w:r>
        <w:t>Christ or Jesus Christ?</w:t>
      </w:r>
    </w:p>
  </w:comment>
  <w:comment w:id="1765" w:author="Windows User" w:date="2015-10-30T08:56:00Z" w:initials="WU">
    <w:p w14:paraId="31C2C585" w14:textId="77777777" w:rsidR="00837F89" w:rsidRDefault="00837F89">
      <w:pPr>
        <w:pStyle w:val="CommentText"/>
      </w:pPr>
      <w:r>
        <w:rPr>
          <w:rStyle w:val="CommentReference"/>
        </w:rPr>
        <w:annotationRef/>
      </w:r>
      <w:r>
        <w:t>Name or Holy Name?</w:t>
      </w:r>
    </w:p>
  </w:comment>
  <w:comment w:id="1766" w:author="Windows User" w:date="2015-10-30T08:56:00Z" w:initials="WU">
    <w:p w14:paraId="18203C3C" w14:textId="77777777" w:rsidR="00837F89" w:rsidRDefault="00837F89">
      <w:pPr>
        <w:pStyle w:val="CommentText"/>
      </w:pPr>
      <w:r>
        <w:rPr>
          <w:rStyle w:val="CommentReference"/>
        </w:rPr>
        <w:annotationRef/>
      </w:r>
      <w:r>
        <w:t>To Him? Or by His might/power?</w:t>
      </w:r>
    </w:p>
  </w:comment>
  <w:comment w:id="1767" w:author="Windows User" w:date="2015-10-30T08:56:00Z" w:initials="WU">
    <w:p w14:paraId="27B39720" w14:textId="77777777" w:rsidR="00837F89" w:rsidRDefault="00837F89">
      <w:pPr>
        <w:pStyle w:val="CommentText"/>
      </w:pPr>
      <w:r>
        <w:rPr>
          <w:rStyle w:val="CommentReference"/>
        </w:rPr>
        <w:annotationRef/>
      </w:r>
      <w:r>
        <w:t>Might, or may?</w:t>
      </w:r>
    </w:p>
  </w:comment>
  <w:comment w:id="1768" w:author="Windows User" w:date="2015-10-30T08:56:00Z" w:initials="WU">
    <w:p w14:paraId="2FB96B7C" w14:textId="77777777" w:rsidR="00837F89" w:rsidRDefault="00837F89" w:rsidP="00F77A5B">
      <w:pPr>
        <w:pStyle w:val="CommentText"/>
      </w:pPr>
      <w:r>
        <w:rPr>
          <w:rStyle w:val="CommentReference"/>
        </w:rPr>
        <w:annotationRef/>
      </w:r>
      <w:r>
        <w:t>Christ or Jesus Christ?</w:t>
      </w:r>
    </w:p>
  </w:comment>
  <w:comment w:id="1771" w:author="Windows User" w:date="2015-10-30T08:56:00Z" w:initials="WU">
    <w:p w14:paraId="775D4B1C" w14:textId="77777777" w:rsidR="00837F89" w:rsidRDefault="00837F89">
      <w:pPr>
        <w:pStyle w:val="CommentText"/>
      </w:pPr>
      <w:r>
        <w:rPr>
          <w:rStyle w:val="CommentReference"/>
        </w:rPr>
        <w:annotationRef/>
      </w:r>
      <w:r>
        <w:t>Miracles?</w:t>
      </w:r>
    </w:p>
  </w:comment>
  <w:comment w:id="1777" w:author="Windows User" w:date="2015-10-30T08:56:00Z" w:initials="WU">
    <w:p w14:paraId="511773EC" w14:textId="77777777" w:rsidR="00837F89" w:rsidRDefault="00837F89">
      <w:pPr>
        <w:pStyle w:val="CommentText"/>
      </w:pPr>
      <w:r>
        <w:rPr>
          <w:rStyle w:val="CommentReference"/>
        </w:rPr>
        <w:annotationRef/>
      </w:r>
      <w:r>
        <w:t>Name or Holy Name?</w:t>
      </w:r>
    </w:p>
  </w:comment>
  <w:comment w:id="1778" w:author="Windows User" w:date="2015-10-30T08:56:00Z" w:initials="WU">
    <w:p w14:paraId="0BC6FD3A" w14:textId="77777777" w:rsidR="00837F89" w:rsidRDefault="00837F89">
      <w:pPr>
        <w:pStyle w:val="CommentText"/>
      </w:pPr>
      <w:r>
        <w:rPr>
          <w:rStyle w:val="CommentReference"/>
        </w:rPr>
        <w:annotationRef/>
      </w:r>
      <w:r>
        <w:t>To Him? Or by His might/power?</w:t>
      </w:r>
    </w:p>
  </w:comment>
  <w:comment w:id="1779" w:author="Windows User" w:date="2015-10-30T08:56:00Z" w:initials="WU">
    <w:p w14:paraId="6BED6166" w14:textId="77777777" w:rsidR="00837F89" w:rsidRDefault="00837F89">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05162" w14:textId="77777777" w:rsidR="00A54FA3" w:rsidRDefault="00A54FA3" w:rsidP="006D61CA">
      <w:pPr>
        <w:spacing w:after="0" w:line="240" w:lineRule="auto"/>
      </w:pPr>
      <w:r>
        <w:separator/>
      </w:r>
    </w:p>
  </w:endnote>
  <w:endnote w:type="continuationSeparator" w:id="0">
    <w:p w14:paraId="22299D61" w14:textId="77777777" w:rsidR="00A54FA3" w:rsidRDefault="00A54FA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837F89" w:rsidRPr="009654EE" w:rsidRDefault="00837F89"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837F89" w:rsidRPr="009654EE" w:rsidRDefault="00837F8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75BD4">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837F89" w:rsidRPr="006D61CA" w:rsidRDefault="00837F8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10113">
      <w:rPr>
        <w:noProof/>
        <w:lang w:val="en-US"/>
      </w:rPr>
      <w:t>765</w:t>
    </w:r>
    <w:r w:rsidRPr="006D61CA">
      <w:rPr>
        <w:lang w:val="en-US"/>
      </w:rPr>
      <w:fldChar w:fldCharType="end"/>
    </w:r>
  </w:p>
  <w:p w14:paraId="1546C8BA" w14:textId="77777777" w:rsidR="00837F89" w:rsidRDefault="00837F89"/>
  <w:p w14:paraId="578F45FC" w14:textId="77777777" w:rsidR="00837F89" w:rsidRDefault="00837F89"/>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6D9033" w14:textId="77777777" w:rsidR="00A54FA3" w:rsidRDefault="00A54FA3" w:rsidP="006D61CA">
      <w:pPr>
        <w:spacing w:after="0" w:line="240" w:lineRule="auto"/>
      </w:pPr>
      <w:r>
        <w:separator/>
      </w:r>
    </w:p>
  </w:footnote>
  <w:footnote w:type="continuationSeparator" w:id="0">
    <w:p w14:paraId="73769CC9" w14:textId="77777777" w:rsidR="00A54FA3" w:rsidRDefault="00A54FA3" w:rsidP="006D61CA">
      <w:pPr>
        <w:spacing w:after="0" w:line="240" w:lineRule="auto"/>
      </w:pPr>
      <w:r>
        <w:continuationSeparator/>
      </w:r>
    </w:p>
  </w:footnote>
  <w:footnote w:id="1">
    <w:p w14:paraId="0E848071" w14:textId="77777777" w:rsidR="00837F89" w:rsidRDefault="00837F89"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837F89" w:rsidRDefault="00837F8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37F89" w:rsidRPr="00260CA9" w:rsidRDefault="00837F89"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37F89" w:rsidRDefault="00837F89"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37F89" w:rsidRPr="00B021F8" w:rsidRDefault="00837F89"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37F89" w:rsidRDefault="00837F89"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37F89" w:rsidRDefault="00837F8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37F89" w:rsidRDefault="00837F89" w:rsidP="00323889">
      <w:pPr>
        <w:pStyle w:val="footnote"/>
      </w:pPr>
      <w:r>
        <w:rPr>
          <w:rStyle w:val="FootnoteReference"/>
        </w:rPr>
        <w:footnoteRef/>
      </w:r>
      <w:r>
        <w:t xml:space="preserve"> Or “The Lord’s Annointed”</w:t>
      </w:r>
    </w:p>
  </w:footnote>
  <w:footnote w:id="13">
    <w:p w14:paraId="3B76CFD3" w14:textId="77777777" w:rsidR="00837F89" w:rsidRDefault="00837F89"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837F89" w:rsidRDefault="00837F89" w:rsidP="00130E47">
      <w:pPr>
        <w:pStyle w:val="footnote"/>
      </w:pPr>
      <w:r>
        <w:rPr>
          <w:rStyle w:val="FootnoteReference"/>
        </w:rPr>
        <w:footnoteRef/>
      </w:r>
      <w:r>
        <w:t xml:space="preserve"> Or “The Lord’s Annointed”</w:t>
      </w:r>
    </w:p>
  </w:footnote>
  <w:footnote w:id="15">
    <w:p w14:paraId="6CB42CA0" w14:textId="77777777" w:rsidR="00837F89" w:rsidRDefault="00837F8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837F89" w:rsidRDefault="00837F8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37F89" w:rsidRDefault="00837F89"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837F89" w:rsidRDefault="00837F8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837F89" w:rsidRDefault="00837F8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837F89" w:rsidRDefault="00837F8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37F89" w:rsidRDefault="00837F8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37F89" w:rsidRDefault="00837F89" w:rsidP="006800D4">
      <w:pPr>
        <w:pStyle w:val="footnote"/>
      </w:pPr>
      <w:r>
        <w:rPr>
          <w:rStyle w:val="FootnoteReference"/>
        </w:rPr>
        <w:footnoteRef/>
      </w:r>
      <w:r>
        <w:t xml:space="preserve"> Or ‘Unique’</w:t>
      </w:r>
    </w:p>
  </w:footnote>
  <w:footnote w:id="28">
    <w:p w14:paraId="4D9AA31B" w14:textId="77777777" w:rsidR="00837F89" w:rsidRDefault="00837F89"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837F89" w:rsidRDefault="00837F8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837F89" w:rsidRDefault="00837F8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837F89" w:rsidRDefault="00837F8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837F89" w:rsidRDefault="00837F8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837F89" w:rsidRDefault="00837F89"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837F89" w:rsidRPr="004A3E27" w:rsidRDefault="00837F8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837F89" w:rsidRPr="004A3E27" w:rsidRDefault="00837F89"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837F89" w:rsidRPr="004A3E27" w:rsidRDefault="00837F8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837F89" w:rsidRPr="004A3E27" w:rsidRDefault="00837F8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837F89" w:rsidRPr="004A3E27" w:rsidRDefault="00837F8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837F89" w:rsidRPr="004A3E27" w:rsidRDefault="00837F89"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837F89" w:rsidRPr="004A3E27" w:rsidRDefault="00837F89"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837F89" w:rsidRPr="004A3E27" w:rsidRDefault="00837F89"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837F89" w:rsidRPr="004A3E27" w:rsidRDefault="00837F8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837F89" w:rsidRPr="004A3E27" w:rsidRDefault="00837F8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837F89" w:rsidRPr="004A3E27" w:rsidRDefault="00837F8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837F89" w:rsidRPr="004A3E27" w:rsidRDefault="00837F89"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837F89" w:rsidRPr="004A3E27" w:rsidRDefault="00837F8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837F89" w:rsidRDefault="00837F89" w:rsidP="00DC2AAA">
      <w:pPr>
        <w:pStyle w:val="footnote"/>
      </w:pPr>
      <w:r>
        <w:rPr>
          <w:rStyle w:val="FootnoteReference"/>
        </w:rPr>
        <w:footnoteRef/>
      </w:r>
      <w:r>
        <w:t xml:space="preserve"> [JS] or lawlessness</w:t>
      </w:r>
    </w:p>
  </w:footnote>
  <w:footnote w:id="48">
    <w:p w14:paraId="673FFF4D" w14:textId="77777777" w:rsidR="00837F89" w:rsidRPr="004A3E27" w:rsidRDefault="00837F89"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837F89" w:rsidRDefault="00837F8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837F89" w:rsidRPr="004A3E27" w:rsidRDefault="00837F89" w:rsidP="00C06875">
      <w:pPr>
        <w:pStyle w:val="footnote"/>
      </w:pPr>
      <w:r w:rsidRPr="004A3E27">
        <w:rPr>
          <w:rStyle w:val="FootnoteReference"/>
        </w:rPr>
        <w:footnoteRef/>
      </w:r>
      <w:r w:rsidRPr="004A3E27">
        <w:t xml:space="preserve"> cp. Psalm 37:2; Jeremiah 10:24.</w:t>
      </w:r>
    </w:p>
  </w:footnote>
  <w:footnote w:id="51">
    <w:p w14:paraId="27CB451E" w14:textId="3313D4AE" w:rsidR="00837F89" w:rsidRPr="004A3E27" w:rsidRDefault="00837F8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837F89" w:rsidRPr="004A3E27" w:rsidRDefault="00837F89" w:rsidP="00C06875">
      <w:pPr>
        <w:pStyle w:val="footnote"/>
      </w:pPr>
      <w:r w:rsidRPr="004A3E27">
        <w:rPr>
          <w:rStyle w:val="FootnoteReference"/>
        </w:rPr>
        <w:footnoteRef/>
      </w:r>
      <w:r w:rsidRPr="004A3E27">
        <w:t xml:space="preserve"> cp. Mt. 7:23.</w:t>
      </w:r>
    </w:p>
  </w:footnote>
  <w:footnote w:id="53">
    <w:p w14:paraId="4AC07AFE" w14:textId="77777777" w:rsidR="00837F89" w:rsidRPr="004A3E27" w:rsidRDefault="00837F89" w:rsidP="00C06875">
      <w:pPr>
        <w:pStyle w:val="footnote"/>
      </w:pPr>
      <w:r w:rsidRPr="004A3E27">
        <w:rPr>
          <w:rStyle w:val="FootnoteReference"/>
        </w:rPr>
        <w:footnoteRef/>
      </w:r>
      <w:r w:rsidRPr="004A3E27">
        <w:t xml:space="preserve"> cp. 1 Pet. 5:8.</w:t>
      </w:r>
    </w:p>
  </w:footnote>
  <w:footnote w:id="54">
    <w:p w14:paraId="553B4541" w14:textId="77777777" w:rsidR="00837F89" w:rsidRPr="004A3E27" w:rsidRDefault="00837F89" w:rsidP="00C06875">
      <w:pPr>
        <w:pStyle w:val="footnote"/>
      </w:pPr>
      <w:r w:rsidRPr="004A3E27">
        <w:rPr>
          <w:rStyle w:val="FootnoteReference"/>
        </w:rPr>
        <w:footnoteRef/>
      </w:r>
      <w:r w:rsidRPr="004A3E27">
        <w:t xml:space="preserve"> Empties fall (Ephes. 5:18).</w:t>
      </w:r>
    </w:p>
  </w:footnote>
  <w:footnote w:id="55">
    <w:p w14:paraId="5DDCA66E" w14:textId="77777777" w:rsidR="00837F89" w:rsidRPr="004A3E27" w:rsidRDefault="00837F8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837F89" w:rsidRPr="004A3E27" w:rsidRDefault="00837F8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837F89" w:rsidRPr="004A3E27" w:rsidRDefault="00837F89" w:rsidP="00C06875">
      <w:pPr>
        <w:pStyle w:val="footnote"/>
      </w:pPr>
      <w:r w:rsidRPr="004A3E27">
        <w:rPr>
          <w:rStyle w:val="FootnoteReference"/>
        </w:rPr>
        <w:footnoteRef/>
      </w:r>
      <w:r w:rsidRPr="004A3E27">
        <w:t xml:space="preserve"> Mt. 21:16.</w:t>
      </w:r>
    </w:p>
  </w:footnote>
  <w:footnote w:id="58">
    <w:p w14:paraId="7DA6B08A" w14:textId="77777777" w:rsidR="00837F89" w:rsidRPr="004A3E27" w:rsidRDefault="00837F89"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837F89" w:rsidRPr="004A3E27" w:rsidRDefault="00837F89"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837F89" w:rsidRDefault="00837F89" w:rsidP="005C7C41">
      <w:pPr>
        <w:pStyle w:val="footnote"/>
      </w:pPr>
      <w:r>
        <w:rPr>
          <w:rStyle w:val="FootnoteReference"/>
        </w:rPr>
        <w:footnoteRef/>
      </w:r>
      <w:r>
        <w:t xml:space="preserve"> [JS] Or, “I will confess You with thanksgiving”</w:t>
      </w:r>
    </w:p>
  </w:footnote>
  <w:footnote w:id="61">
    <w:p w14:paraId="7AF4DDD9" w14:textId="77777777" w:rsidR="00837F89" w:rsidRPr="004A3E27" w:rsidRDefault="00837F89"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837F89" w:rsidRPr="004A3E27" w:rsidRDefault="00837F89" w:rsidP="00435BD3">
      <w:pPr>
        <w:pStyle w:val="FootnoteText"/>
      </w:pPr>
    </w:p>
  </w:footnote>
  <w:footnote w:id="62">
    <w:p w14:paraId="722FF076" w14:textId="77777777" w:rsidR="00837F89" w:rsidRPr="004A3E27" w:rsidRDefault="00837F8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837F89" w:rsidRPr="004A3E27" w:rsidRDefault="00837F8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837F89" w:rsidRPr="004A3E27" w:rsidRDefault="00837F8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837F89" w:rsidRPr="004A3E27" w:rsidRDefault="00837F89" w:rsidP="00BD5BBE">
      <w:pPr>
        <w:pStyle w:val="footnote"/>
      </w:pPr>
      <w:r w:rsidRPr="004A3E27">
        <w:rPr>
          <w:rStyle w:val="FootnoteReference"/>
        </w:rPr>
        <w:footnoteRef/>
      </w:r>
      <w:r w:rsidRPr="004A3E27">
        <w:t xml:space="preserve"> cp. 2 Cor. 6:16; 1 Cor. 6:19.</w:t>
      </w:r>
    </w:p>
  </w:footnote>
  <w:footnote w:id="66">
    <w:p w14:paraId="06196E84" w14:textId="77777777" w:rsidR="00837F89" w:rsidRPr="004A3E27" w:rsidRDefault="00837F89" w:rsidP="00BD5BBE">
      <w:pPr>
        <w:pStyle w:val="footnote"/>
      </w:pPr>
      <w:r w:rsidRPr="004A3E27">
        <w:rPr>
          <w:rStyle w:val="FootnoteReference"/>
        </w:rPr>
        <w:footnoteRef/>
      </w:r>
      <w:r w:rsidRPr="004A3E27">
        <w:t xml:space="preserve"> cp. Mt. 10:19, 20; Luke 21:12-19.</w:t>
      </w:r>
    </w:p>
  </w:footnote>
  <w:footnote w:id="67">
    <w:p w14:paraId="18B16E36" w14:textId="77777777" w:rsidR="00837F89" w:rsidRPr="004A3E27" w:rsidRDefault="00837F89"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837F89" w:rsidRDefault="00837F89"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837F89" w:rsidRPr="004A3E27" w:rsidRDefault="00837F8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837F89" w:rsidRPr="004A3E27" w:rsidRDefault="00837F89"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837F89" w:rsidRPr="004A3E27" w:rsidRDefault="00837F8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837F89" w:rsidRPr="004A3E27" w:rsidRDefault="00837F89"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837F89" w:rsidRPr="004A3E27" w:rsidRDefault="00837F89"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837F89" w:rsidRPr="004A3E27" w:rsidRDefault="00837F89" w:rsidP="007C28F0">
      <w:pPr>
        <w:pStyle w:val="footnote"/>
      </w:pPr>
      <w:r w:rsidRPr="004A3E27">
        <w:rPr>
          <w:rStyle w:val="FootnoteReference"/>
        </w:rPr>
        <w:footnoteRef/>
      </w:r>
      <w:r w:rsidRPr="004A3E27">
        <w:t xml:space="preserve"> cp. 2 Tim. 2:3, 12.</w:t>
      </w:r>
    </w:p>
  </w:footnote>
  <w:footnote w:id="75">
    <w:p w14:paraId="5F29B1F0" w14:textId="77777777" w:rsidR="00837F89" w:rsidRPr="004A3E27" w:rsidRDefault="00837F8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837F89" w:rsidRPr="004A3E27" w:rsidRDefault="00837F89"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837F89" w:rsidRPr="004A3E27" w:rsidRDefault="00837F8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837F89" w:rsidRPr="004A3E27" w:rsidRDefault="00837F89" w:rsidP="00BD5BBE">
      <w:pPr>
        <w:pStyle w:val="footnote"/>
      </w:pPr>
      <w:r w:rsidRPr="004A3E27">
        <w:rPr>
          <w:rStyle w:val="FootnoteReference"/>
        </w:rPr>
        <w:footnoteRef/>
      </w:r>
      <w:r w:rsidRPr="004A3E27">
        <w:t xml:space="preserve"> Cp. Acts 2:24.</w:t>
      </w:r>
    </w:p>
  </w:footnote>
  <w:footnote w:id="79">
    <w:p w14:paraId="09C8C689" w14:textId="77777777" w:rsidR="00837F89" w:rsidRPr="004A3E27" w:rsidRDefault="00837F89" w:rsidP="00BD5BBE">
      <w:pPr>
        <w:pStyle w:val="footnote"/>
      </w:pPr>
      <w:r w:rsidRPr="004A3E27">
        <w:rPr>
          <w:rStyle w:val="FootnoteReference"/>
        </w:rPr>
        <w:footnoteRef/>
      </w:r>
      <w:r w:rsidRPr="004A3E27">
        <w:t xml:space="preserve"> cp. Exodus 9:23.</w:t>
      </w:r>
    </w:p>
  </w:footnote>
  <w:footnote w:id="80">
    <w:p w14:paraId="767519CF" w14:textId="77777777" w:rsidR="00837F89" w:rsidRPr="004A3E27" w:rsidRDefault="00837F89"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837F89" w:rsidRPr="004A3E27" w:rsidRDefault="00837F89"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837F89" w:rsidRPr="004A3E27" w:rsidRDefault="00837F89" w:rsidP="00BD5BBE">
      <w:pPr>
        <w:pStyle w:val="footnote"/>
      </w:pPr>
      <w:r w:rsidRPr="004A3E27">
        <w:rPr>
          <w:rStyle w:val="FootnoteReference"/>
        </w:rPr>
        <w:footnoteRef/>
      </w:r>
      <w:r w:rsidRPr="004A3E27">
        <w:t xml:space="preserve"> cp. Rev. 21:23.</w:t>
      </w:r>
    </w:p>
  </w:footnote>
  <w:footnote w:id="83">
    <w:p w14:paraId="7A34B80F" w14:textId="77777777" w:rsidR="00837F89" w:rsidRPr="004A3E27" w:rsidRDefault="00837F8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837F89" w:rsidRPr="004A3E27" w:rsidRDefault="00837F8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837F89" w:rsidRPr="004A3E27" w:rsidRDefault="00837F89"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837F89" w:rsidRPr="004A3E27" w:rsidRDefault="00837F8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837F89" w:rsidRDefault="00837F89" w:rsidP="00D019CA">
      <w:pPr>
        <w:pStyle w:val="footnote"/>
      </w:pPr>
      <w:r>
        <w:rPr>
          <w:rStyle w:val="FootnoteReference"/>
        </w:rPr>
        <w:footnoteRef/>
      </w:r>
      <w:r>
        <w:t xml:space="preserve"> [JS] lit. day to day</w:t>
      </w:r>
    </w:p>
  </w:footnote>
  <w:footnote w:id="88">
    <w:p w14:paraId="4D739E0B" w14:textId="0FB443F5" w:rsidR="00837F89" w:rsidRDefault="00837F89"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837F89" w:rsidRPr="004A3E27" w:rsidRDefault="00837F89" w:rsidP="00BD5BBE">
      <w:pPr>
        <w:pStyle w:val="footnote"/>
      </w:pPr>
      <w:r w:rsidRPr="004A3E27">
        <w:rPr>
          <w:rStyle w:val="FootnoteReference"/>
        </w:rPr>
        <w:footnoteRef/>
      </w:r>
      <w:r w:rsidRPr="004A3E27">
        <w:t xml:space="preserve"> Rom. 10:18.</w:t>
      </w:r>
    </w:p>
  </w:footnote>
  <w:footnote w:id="90">
    <w:p w14:paraId="774F183E" w14:textId="35452E5D" w:rsidR="00837F89" w:rsidRDefault="00837F89" w:rsidP="005E2409">
      <w:pPr>
        <w:pStyle w:val="footnote"/>
      </w:pPr>
      <w:r>
        <w:rPr>
          <w:rStyle w:val="FootnoteReference"/>
        </w:rPr>
        <w:footnoteRef/>
      </w:r>
      <w:r>
        <w:t xml:space="preserve"> [JS] Fr. Lazarus has “sanctuary”</w:t>
      </w:r>
    </w:p>
  </w:footnote>
  <w:footnote w:id="91">
    <w:p w14:paraId="28F942E6" w14:textId="77777777" w:rsidR="00837F89" w:rsidRPr="004A3E27" w:rsidRDefault="00837F89" w:rsidP="00BD5BBE">
      <w:pPr>
        <w:pStyle w:val="footnote"/>
      </w:pPr>
      <w:r w:rsidRPr="004A3E27">
        <w:rPr>
          <w:rStyle w:val="FootnoteReference"/>
        </w:rPr>
        <w:footnoteRef/>
      </w:r>
      <w:r w:rsidRPr="004A3E27">
        <w:t xml:space="preserve"> cp. Ps. 88:38.</w:t>
      </w:r>
    </w:p>
  </w:footnote>
  <w:footnote w:id="92">
    <w:p w14:paraId="2DBF8356" w14:textId="76DCF8DE" w:rsidR="00837F89" w:rsidRDefault="00837F89" w:rsidP="005E2409">
      <w:pPr>
        <w:pStyle w:val="footnote"/>
      </w:pPr>
      <w:r>
        <w:rPr>
          <w:rStyle w:val="FootnoteReference"/>
        </w:rPr>
        <w:footnoteRef/>
      </w:r>
      <w:r>
        <w:t xml:space="preserve"> [JS] literally “giant”</w:t>
      </w:r>
    </w:p>
  </w:footnote>
  <w:footnote w:id="93">
    <w:p w14:paraId="4D5F61F1" w14:textId="397EFA8A" w:rsidR="00837F89" w:rsidRDefault="00837F89" w:rsidP="005E2409">
      <w:pPr>
        <w:pStyle w:val="footnote"/>
      </w:pPr>
      <w:r>
        <w:rPr>
          <w:rStyle w:val="FootnoteReference"/>
        </w:rPr>
        <w:footnoteRef/>
      </w:r>
      <w:r>
        <w:t xml:space="preserve"> [JS] or “it”</w:t>
      </w:r>
    </w:p>
  </w:footnote>
  <w:footnote w:id="94">
    <w:p w14:paraId="7D882E05" w14:textId="77777777" w:rsidR="00837F89" w:rsidRPr="004A3E27" w:rsidRDefault="00837F89" w:rsidP="00BD5BBE">
      <w:pPr>
        <w:pStyle w:val="footnote"/>
      </w:pPr>
      <w:r w:rsidRPr="004A3E27">
        <w:rPr>
          <w:rStyle w:val="FootnoteReference"/>
        </w:rPr>
        <w:footnoteRef/>
      </w:r>
      <w:r w:rsidRPr="004A3E27">
        <w:t xml:space="preserve"> cp. Ps. 118:72.</w:t>
      </w:r>
    </w:p>
  </w:footnote>
  <w:footnote w:id="95">
    <w:p w14:paraId="6C5A660E" w14:textId="77777777" w:rsidR="00837F89" w:rsidRPr="004A3E27" w:rsidRDefault="00837F8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837F89" w:rsidRPr="004A3E27" w:rsidRDefault="00837F8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837F89" w:rsidRDefault="00837F89" w:rsidP="00223CB5">
      <w:pPr>
        <w:pStyle w:val="footnote"/>
      </w:pPr>
      <w:r>
        <w:rPr>
          <w:rStyle w:val="FootnoteReference"/>
        </w:rPr>
        <w:footnoteRef/>
      </w:r>
      <w:r>
        <w:t xml:space="preserve"> [JS] literally “holy place”.</w:t>
      </w:r>
    </w:p>
  </w:footnote>
  <w:footnote w:id="98">
    <w:p w14:paraId="383B4369" w14:textId="77777777" w:rsidR="00837F89" w:rsidRDefault="00837F89" w:rsidP="005A7201">
      <w:pPr>
        <w:pStyle w:val="footnote"/>
      </w:pPr>
      <w:r>
        <w:rPr>
          <w:rStyle w:val="FootnoteReference"/>
        </w:rPr>
        <w:footnoteRef/>
      </w:r>
      <w:r>
        <w:t xml:space="preserve"> Fr. Athanasius has “We will confess to Thee, O Lord in Thy salvation, and in the Name of our God we shall grow: </w:t>
      </w:r>
      <w:proofErr w:type="gramStart"/>
      <w:r>
        <w:t>the</w:t>
      </w:r>
      <w:proofErr w:type="gramEnd"/>
      <w:r>
        <w:t xml:space="preserve"> Lord will fulfil all your petitions.</w:t>
      </w:r>
    </w:p>
  </w:footnote>
  <w:footnote w:id="99">
    <w:p w14:paraId="18278CE8" w14:textId="77777777" w:rsidR="00837F89" w:rsidRPr="004A3E27" w:rsidRDefault="00837F8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837F89" w:rsidRDefault="00837F89" w:rsidP="00A10A86">
      <w:pPr>
        <w:pStyle w:val="footnote"/>
      </w:pPr>
      <w:r>
        <w:rPr>
          <w:rStyle w:val="FootnoteReference"/>
        </w:rPr>
        <w:footnoteRef/>
      </w:r>
      <w:r>
        <w:t xml:space="preserve"> [JS] or “his glory is great by your salvation/deliverance”</w:t>
      </w:r>
    </w:p>
  </w:footnote>
  <w:footnote w:id="101">
    <w:p w14:paraId="40556A29" w14:textId="77777777" w:rsidR="00837F89" w:rsidRPr="004A3E27" w:rsidRDefault="00837F8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837F89" w:rsidRPr="004A3E27" w:rsidRDefault="00837F89"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837F89" w:rsidRPr="004A3E27" w:rsidRDefault="00837F89"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837F89" w:rsidRPr="004A3E27" w:rsidRDefault="00837F89"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837F89" w:rsidRDefault="00837F89" w:rsidP="00614947">
      <w:pPr>
        <w:pStyle w:val="footnote"/>
      </w:pPr>
      <w:r>
        <w:rPr>
          <w:rStyle w:val="FootnoteReference"/>
        </w:rPr>
        <w:footnoteRef/>
      </w:r>
      <w:r>
        <w:t xml:space="preserve"> [JS] OSB has “among the saints”.</w:t>
      </w:r>
    </w:p>
  </w:footnote>
  <w:footnote w:id="106">
    <w:p w14:paraId="41CC497C" w14:textId="77777777" w:rsidR="00837F89" w:rsidRPr="004A3E27" w:rsidRDefault="00837F89" w:rsidP="00BD5BBE">
      <w:pPr>
        <w:pStyle w:val="footnote"/>
      </w:pPr>
      <w:r w:rsidRPr="004A3E27">
        <w:rPr>
          <w:rStyle w:val="FootnoteReference"/>
        </w:rPr>
        <w:footnoteRef/>
      </w:r>
      <w:r w:rsidRPr="004A3E27">
        <w:t xml:space="preserve"> Mt. 27:39,43; Wis. 2:12-20.</w:t>
      </w:r>
    </w:p>
  </w:footnote>
  <w:footnote w:id="107">
    <w:p w14:paraId="552BFC80" w14:textId="77777777" w:rsidR="00837F89" w:rsidRPr="004A3E27" w:rsidRDefault="00837F89" w:rsidP="00BD5BBE">
      <w:pPr>
        <w:pStyle w:val="footnote"/>
      </w:pPr>
      <w:r w:rsidRPr="004A3E27">
        <w:rPr>
          <w:rStyle w:val="FootnoteReference"/>
        </w:rPr>
        <w:footnoteRef/>
      </w:r>
      <w:r w:rsidRPr="004A3E27">
        <w:t xml:space="preserve"> Lam. 2:16; 3:46.</w:t>
      </w:r>
    </w:p>
  </w:footnote>
  <w:footnote w:id="108">
    <w:p w14:paraId="1382AE44" w14:textId="77777777" w:rsidR="00837F89" w:rsidRPr="004A3E27" w:rsidRDefault="00837F89" w:rsidP="00BD5BBE">
      <w:pPr>
        <w:pStyle w:val="footnote"/>
      </w:pPr>
      <w:r w:rsidRPr="004A3E27">
        <w:rPr>
          <w:rStyle w:val="FootnoteReference"/>
        </w:rPr>
        <w:footnoteRef/>
      </w:r>
      <w:r w:rsidRPr="004A3E27">
        <w:t xml:space="preserve"> Jn. 19:37.</w:t>
      </w:r>
    </w:p>
  </w:footnote>
  <w:footnote w:id="109">
    <w:p w14:paraId="17643289" w14:textId="77777777" w:rsidR="00837F89" w:rsidRPr="004A3E27" w:rsidRDefault="00837F89" w:rsidP="00BD5BBE">
      <w:pPr>
        <w:pStyle w:val="footnote"/>
      </w:pPr>
      <w:r w:rsidRPr="004A3E27">
        <w:rPr>
          <w:rStyle w:val="FootnoteReference"/>
        </w:rPr>
        <w:footnoteRef/>
      </w:r>
      <w:r w:rsidRPr="004A3E27">
        <w:t xml:space="preserve"> Jn. 19:24.</w:t>
      </w:r>
    </w:p>
  </w:footnote>
  <w:footnote w:id="110">
    <w:p w14:paraId="79F35E59" w14:textId="77777777" w:rsidR="00837F89" w:rsidRPr="004A3E27" w:rsidRDefault="00837F89"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837F89" w:rsidRDefault="00837F89" w:rsidP="00ED0D70">
      <w:pPr>
        <w:pStyle w:val="footnote"/>
      </w:pPr>
      <w:r>
        <w:rPr>
          <w:rStyle w:val="FootnoteReference"/>
        </w:rPr>
        <w:footnoteRef/>
      </w:r>
      <w:r>
        <w:t xml:space="preserve"> [JS]Others have “and my only-begotten from the hand of the dog.”</w:t>
      </w:r>
    </w:p>
  </w:footnote>
  <w:footnote w:id="112">
    <w:p w14:paraId="18C385E9" w14:textId="2415B4A3" w:rsidR="00837F89" w:rsidRDefault="00837F89" w:rsidP="00ED0D70">
      <w:pPr>
        <w:pStyle w:val="footnote"/>
      </w:pPr>
      <w:r>
        <w:rPr>
          <w:rStyle w:val="FootnoteReference"/>
        </w:rPr>
        <w:footnoteRef/>
      </w:r>
      <w:r>
        <w:t xml:space="preserve"> [JS] Fr. Lazarus has “the rhinoceros.”</w:t>
      </w:r>
    </w:p>
  </w:footnote>
  <w:footnote w:id="113">
    <w:p w14:paraId="08777F76" w14:textId="77777777" w:rsidR="00837F89" w:rsidRPr="004A3E27" w:rsidRDefault="00837F89" w:rsidP="00BD5BBE">
      <w:pPr>
        <w:pStyle w:val="footnote"/>
      </w:pPr>
      <w:r w:rsidRPr="004A3E27">
        <w:rPr>
          <w:rStyle w:val="FootnoteReference"/>
        </w:rPr>
        <w:footnoteRef/>
      </w:r>
      <w:r w:rsidRPr="004A3E27">
        <w:t xml:space="preserve"> Hebrews 2:12.</w:t>
      </w:r>
    </w:p>
  </w:footnote>
  <w:footnote w:id="114">
    <w:p w14:paraId="077193E5" w14:textId="6727B2C9" w:rsidR="00837F89" w:rsidRDefault="00837F89" w:rsidP="007A2D16">
      <w:pPr>
        <w:pStyle w:val="footnote"/>
      </w:pPr>
      <w:r>
        <w:rPr>
          <w:rStyle w:val="FootnoteReference"/>
        </w:rPr>
        <w:footnoteRef/>
      </w:r>
      <w:r>
        <w:t xml:space="preserve"> [JS] Congregation or assembly, not building.</w:t>
      </w:r>
    </w:p>
  </w:footnote>
  <w:footnote w:id="115">
    <w:p w14:paraId="332BD906" w14:textId="38FB3FF8" w:rsidR="00837F89" w:rsidRDefault="00837F89" w:rsidP="007A2D16">
      <w:pPr>
        <w:pStyle w:val="footnote"/>
      </w:pPr>
      <w:r>
        <w:rPr>
          <w:rStyle w:val="FootnoteReference"/>
        </w:rPr>
        <w:footnoteRef/>
      </w:r>
      <w:r>
        <w:t xml:space="preserve"> [JS] or “give thanks to”</w:t>
      </w:r>
    </w:p>
  </w:footnote>
  <w:footnote w:id="116">
    <w:p w14:paraId="6B61808C" w14:textId="77777777" w:rsidR="00837F89" w:rsidRPr="004A3E27" w:rsidRDefault="00837F8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837F89" w:rsidRPr="004A3E27" w:rsidRDefault="00837F89" w:rsidP="00BD5BBE">
      <w:pPr>
        <w:pStyle w:val="footnote"/>
      </w:pPr>
      <w:r w:rsidRPr="004A3E27">
        <w:rPr>
          <w:rStyle w:val="FootnoteReference"/>
        </w:rPr>
        <w:footnoteRef/>
      </w:r>
      <w:r w:rsidRPr="004A3E27">
        <w:t xml:space="preserve"> Romans 3:24-26; John 17:4; 19:30.</w:t>
      </w:r>
    </w:p>
  </w:footnote>
  <w:footnote w:id="118">
    <w:p w14:paraId="47E5BE1D" w14:textId="77777777" w:rsidR="00837F89" w:rsidRPr="004A3E27" w:rsidRDefault="00837F8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837F89" w:rsidRPr="004A3E27" w:rsidRDefault="00837F89" w:rsidP="00BD5BBE">
      <w:pPr>
        <w:pStyle w:val="footnote"/>
      </w:pPr>
      <w:r w:rsidRPr="004A3E27">
        <w:rPr>
          <w:rStyle w:val="FootnoteReference"/>
        </w:rPr>
        <w:footnoteRef/>
      </w:r>
      <w:r w:rsidRPr="004A3E27">
        <w:t xml:space="preserve"> cp. Ephes. 5:18.</w:t>
      </w:r>
    </w:p>
  </w:footnote>
  <w:footnote w:id="120">
    <w:p w14:paraId="52EF8FB5" w14:textId="77777777" w:rsidR="00837F89" w:rsidRPr="004A3E27" w:rsidRDefault="00837F89" w:rsidP="00BD5BBE">
      <w:pPr>
        <w:pStyle w:val="footnote"/>
      </w:pPr>
      <w:r w:rsidRPr="004A3E27">
        <w:rPr>
          <w:rStyle w:val="FootnoteReference"/>
        </w:rPr>
        <w:footnoteRef/>
      </w:r>
      <w:r w:rsidRPr="004A3E27">
        <w:t xml:space="preserve"> cp. Ps. 26:4.</w:t>
      </w:r>
    </w:p>
  </w:footnote>
  <w:footnote w:id="121">
    <w:p w14:paraId="4B68EDDE" w14:textId="77777777" w:rsidR="00837F89" w:rsidRPr="004A3E27" w:rsidRDefault="00837F89" w:rsidP="00BD5BBE">
      <w:pPr>
        <w:pStyle w:val="footnote"/>
      </w:pPr>
      <w:r w:rsidRPr="004A3E27">
        <w:rPr>
          <w:rStyle w:val="FootnoteReference"/>
        </w:rPr>
        <w:footnoteRef/>
      </w:r>
      <w:r w:rsidRPr="004A3E27">
        <w:t xml:space="preserve"> 1 Cor. 10:26-28; cp. Psalm 49:12.</w:t>
      </w:r>
    </w:p>
  </w:footnote>
  <w:footnote w:id="122">
    <w:p w14:paraId="137A32B2" w14:textId="77777777" w:rsidR="00837F89" w:rsidRPr="004A3E27" w:rsidRDefault="00837F89" w:rsidP="00BD5BBE">
      <w:pPr>
        <w:pStyle w:val="footnote"/>
      </w:pPr>
      <w:r w:rsidRPr="004A3E27">
        <w:rPr>
          <w:rStyle w:val="FootnoteReference"/>
        </w:rPr>
        <w:footnoteRef/>
      </w:r>
      <w:r w:rsidRPr="004A3E27">
        <w:t xml:space="preserve"> Is. 2:2; Dan. 2:35; 1 Cor. 10:4.</w:t>
      </w:r>
    </w:p>
  </w:footnote>
  <w:footnote w:id="123">
    <w:p w14:paraId="51F7905C" w14:textId="77777777" w:rsidR="00837F89" w:rsidRPr="004A3E27" w:rsidRDefault="00837F89"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837F89" w:rsidRDefault="00837F89" w:rsidP="005A5E13">
      <w:pPr>
        <w:pStyle w:val="footnote"/>
      </w:pPr>
      <w:r>
        <w:rPr>
          <w:rStyle w:val="FootnoteReference"/>
        </w:rPr>
        <w:footnoteRef/>
      </w:r>
      <w:r>
        <w:t xml:space="preserve"> [JS] literally: “because they are from of old”.</w:t>
      </w:r>
    </w:p>
  </w:footnote>
  <w:footnote w:id="125">
    <w:p w14:paraId="78816607" w14:textId="60AD0FEA" w:rsidR="00837F89" w:rsidRDefault="00837F89" w:rsidP="00055722">
      <w:pPr>
        <w:pStyle w:val="footnote"/>
      </w:pPr>
      <w:r>
        <w:rPr>
          <w:rStyle w:val="FootnoteReference"/>
        </w:rPr>
        <w:footnoteRef/>
      </w:r>
      <w:r>
        <w:t xml:space="preserve"> [JS] literally, “so He sets a law for those who sin in the way.”</w:t>
      </w:r>
    </w:p>
  </w:footnote>
  <w:footnote w:id="126">
    <w:p w14:paraId="2169EE05" w14:textId="77777777" w:rsidR="00837F89" w:rsidRPr="004A3E27" w:rsidRDefault="00837F89"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837F89" w:rsidRPr="004A3E27" w:rsidRDefault="00837F8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837F89" w:rsidRDefault="00837F89" w:rsidP="00055722">
      <w:pPr>
        <w:pStyle w:val="footnote"/>
      </w:pPr>
      <w:r>
        <w:rPr>
          <w:rStyle w:val="FootnoteReference"/>
        </w:rPr>
        <w:footnoteRef/>
      </w:r>
      <w:r>
        <w:t xml:space="preserve"> [JS] NETS and Fr. Athanasius have “You will”</w:t>
      </w:r>
    </w:p>
  </w:footnote>
  <w:footnote w:id="129">
    <w:p w14:paraId="71590F21" w14:textId="77777777" w:rsidR="00837F89" w:rsidRPr="004A3E27" w:rsidRDefault="00837F8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837F89" w:rsidRDefault="00837F89" w:rsidP="003B7D97">
      <w:pPr>
        <w:pStyle w:val="footnote"/>
      </w:pPr>
      <w:r>
        <w:rPr>
          <w:rStyle w:val="FootnoteReference"/>
        </w:rPr>
        <w:footnoteRef/>
      </w:r>
      <w:r>
        <w:t xml:space="preserve"> Present in Fr. Athanasius and OSB.</w:t>
      </w:r>
    </w:p>
  </w:footnote>
  <w:footnote w:id="131">
    <w:p w14:paraId="00A665CB" w14:textId="77777777" w:rsidR="00837F89" w:rsidRPr="004A3E27" w:rsidRDefault="00837F8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837F89" w:rsidRDefault="00837F89"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837F89" w:rsidRPr="004A3E27" w:rsidRDefault="00837F8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837F89" w:rsidRPr="004A3E27" w:rsidRDefault="00837F8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837F89" w:rsidRPr="004A3E27" w:rsidRDefault="00837F8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837F89" w:rsidRPr="004A3E27" w:rsidRDefault="00837F89"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837F89" w:rsidRPr="004A3E27" w:rsidRDefault="00837F8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837F89" w:rsidRPr="004A3E27" w:rsidRDefault="00837F8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37F89" w:rsidRPr="004A3E27" w:rsidRDefault="00837F89" w:rsidP="00BD5BBE">
      <w:pPr>
        <w:pStyle w:val="footnote"/>
      </w:pPr>
      <w:r w:rsidRPr="004A3E27">
        <w:tab/>
        <w:t>‘No sweeter fragrance than to follow Christ,</w:t>
      </w:r>
    </w:p>
    <w:p w14:paraId="506149C0" w14:textId="77777777" w:rsidR="00837F89" w:rsidRPr="004A3E27" w:rsidRDefault="00837F89" w:rsidP="00BD5BBE">
      <w:pPr>
        <w:pStyle w:val="footnote"/>
      </w:pPr>
      <w:r w:rsidRPr="004A3E27">
        <w:tab/>
        <w:t>when man makes offerings of a holy life,</w:t>
      </w:r>
    </w:p>
    <w:p w14:paraId="3F57220B" w14:textId="77777777" w:rsidR="00837F89" w:rsidRPr="004A3E27" w:rsidRDefault="00837F89" w:rsidP="00BD5BBE">
      <w:pPr>
        <w:pStyle w:val="footnote"/>
      </w:pPr>
      <w:r w:rsidRPr="004A3E27">
        <w:tab/>
        <w:t>and offers golden deeds in sacrifice’ (St. Prosper).</w:t>
      </w:r>
    </w:p>
  </w:footnote>
  <w:footnote w:id="139">
    <w:p w14:paraId="0CC1CAEE" w14:textId="77777777" w:rsidR="00837F89" w:rsidRPr="004A3E27" w:rsidRDefault="00837F89" w:rsidP="00BD5BBE">
      <w:pPr>
        <w:pStyle w:val="footnote"/>
      </w:pPr>
      <w:r w:rsidRPr="004A3E27">
        <w:rPr>
          <w:rStyle w:val="FootnoteReference"/>
        </w:rPr>
        <w:footnoteRef/>
      </w:r>
      <w:r w:rsidRPr="004A3E27">
        <w:t xml:space="preserve"> cp. Psalm 21:11.</w:t>
      </w:r>
    </w:p>
  </w:footnote>
  <w:footnote w:id="140">
    <w:p w14:paraId="0192B227" w14:textId="77777777" w:rsidR="00837F89" w:rsidRPr="004A3E27" w:rsidRDefault="00837F89" w:rsidP="00BD5BBE">
      <w:pPr>
        <w:pStyle w:val="footnote"/>
      </w:pPr>
      <w:r w:rsidRPr="004A3E27">
        <w:rPr>
          <w:rStyle w:val="FootnoteReference"/>
        </w:rPr>
        <w:footnoteRef/>
      </w:r>
      <w:r w:rsidRPr="004A3E27">
        <w:t xml:space="preserve"> cp. Isaiah 5:12.</w:t>
      </w:r>
    </w:p>
  </w:footnote>
  <w:footnote w:id="141">
    <w:p w14:paraId="20F0DD6B" w14:textId="4B10F54B" w:rsidR="00837F89" w:rsidRDefault="00837F89" w:rsidP="005922FD">
      <w:pPr>
        <w:pStyle w:val="footnote"/>
      </w:pPr>
      <w:r>
        <w:rPr>
          <w:rStyle w:val="FootnoteReference"/>
        </w:rPr>
        <w:footnoteRef/>
      </w:r>
      <w:r>
        <w:t xml:space="preserve"> [JS] confess: or “give thanks to”, or “thankfully confess”</w:t>
      </w:r>
    </w:p>
  </w:footnote>
  <w:footnote w:id="142">
    <w:p w14:paraId="73C943A7" w14:textId="77777777" w:rsidR="00837F89" w:rsidRPr="004A3E27" w:rsidRDefault="00837F89" w:rsidP="00BD5BBE">
      <w:pPr>
        <w:pStyle w:val="footnote"/>
      </w:pPr>
      <w:r w:rsidRPr="004A3E27">
        <w:rPr>
          <w:rStyle w:val="FootnoteReference"/>
        </w:rPr>
        <w:footnoteRef/>
      </w:r>
      <w:r w:rsidRPr="004A3E27">
        <w:t xml:space="preserve"> Cp. Isaiah 40:11; John 10:11.</w:t>
      </w:r>
    </w:p>
  </w:footnote>
  <w:footnote w:id="143">
    <w:p w14:paraId="0B35546F" w14:textId="77777777" w:rsidR="00837F89" w:rsidRPr="004A3E27" w:rsidRDefault="00837F89"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837F89" w:rsidRPr="004A3E27" w:rsidRDefault="00837F8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837F89" w:rsidRPr="004A3E27" w:rsidRDefault="00837F8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837F89" w:rsidRPr="004A3E27" w:rsidRDefault="00837F8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837F89" w:rsidRPr="004A3E27" w:rsidRDefault="00837F89" w:rsidP="00BD5BBE">
      <w:pPr>
        <w:pStyle w:val="footnote"/>
      </w:pPr>
      <w:r w:rsidRPr="004A3E27">
        <w:rPr>
          <w:rStyle w:val="FootnoteReference"/>
        </w:rPr>
        <w:footnoteRef/>
      </w:r>
      <w:r w:rsidRPr="004A3E27">
        <w:t xml:space="preserve"> Blood signifies death (cp. Lev. 17:14).</w:t>
      </w:r>
    </w:p>
  </w:footnote>
  <w:footnote w:id="148">
    <w:p w14:paraId="3C531870" w14:textId="77777777" w:rsidR="00837F89" w:rsidRPr="004A3E27" w:rsidRDefault="00837F8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837F89" w:rsidRPr="004A3E27" w:rsidRDefault="00837F8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837F89" w:rsidRPr="004A3E27" w:rsidRDefault="00837F89" w:rsidP="00BD5BBE">
      <w:pPr>
        <w:pStyle w:val="footnote"/>
      </w:pPr>
      <w:r w:rsidRPr="004A3E27">
        <w:rPr>
          <w:rStyle w:val="FootnoteReference"/>
        </w:rPr>
        <w:footnoteRef/>
      </w:r>
      <w:r w:rsidRPr="004A3E27">
        <w:t xml:space="preserve"> Luke 23:46.</w:t>
      </w:r>
    </w:p>
  </w:footnote>
  <w:footnote w:id="151">
    <w:p w14:paraId="1A1A8E3A" w14:textId="717C517F" w:rsidR="00837F89" w:rsidRPr="004A3E27" w:rsidRDefault="00837F8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837F89" w:rsidRPr="004A3E27" w:rsidRDefault="00837F8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837F89" w:rsidRDefault="00837F89"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54">
    <w:p w14:paraId="2DD87738" w14:textId="77777777" w:rsidR="00837F89" w:rsidRPr="004A3E27" w:rsidRDefault="00837F89"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837F89" w:rsidRPr="004A3E27" w:rsidRDefault="00837F8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837F89" w:rsidRPr="004A3E27" w:rsidRDefault="00837F89"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837F89" w:rsidRPr="004A3E27" w:rsidRDefault="00837F8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837F89" w:rsidRPr="004A3E27" w:rsidRDefault="00837F89"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837F89" w:rsidRDefault="00837F89" w:rsidP="00643986">
      <w:pPr>
        <w:pStyle w:val="footnote"/>
      </w:pPr>
      <w:r>
        <w:rPr>
          <w:rStyle w:val="FootnoteReference"/>
        </w:rPr>
        <w:footnoteRef/>
      </w:r>
      <w:r>
        <w:t xml:space="preserve"> [JS] or “Confess the Lord with the harp.</w:t>
      </w:r>
    </w:p>
  </w:footnote>
  <w:footnote w:id="160">
    <w:p w14:paraId="7DFB6EDE" w14:textId="77777777" w:rsidR="00837F89" w:rsidRPr="004A3E27" w:rsidRDefault="00837F89"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837F89" w:rsidRPr="004A3E27" w:rsidRDefault="00837F89"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837F89" w:rsidRPr="004A3E27" w:rsidRDefault="00837F89" w:rsidP="00BD5BBE">
      <w:pPr>
        <w:pStyle w:val="footnote"/>
      </w:pPr>
      <w:r w:rsidRPr="004A3E27">
        <w:rPr>
          <w:rStyle w:val="FootnoteReference"/>
        </w:rPr>
        <w:footnoteRef/>
      </w:r>
      <w:r w:rsidRPr="004A3E27">
        <w:t xml:space="preserve"> Naturally and spiritually (Jn. 3:3-6).</w:t>
      </w:r>
    </w:p>
  </w:footnote>
  <w:footnote w:id="163">
    <w:p w14:paraId="21961A60" w14:textId="0C801544" w:rsidR="00837F89" w:rsidRDefault="00837F89" w:rsidP="002C27B3">
      <w:pPr>
        <w:pStyle w:val="footnote"/>
      </w:pPr>
      <w:r>
        <w:rPr>
          <w:rStyle w:val="FootnoteReference"/>
        </w:rPr>
        <w:footnoteRef/>
      </w:r>
      <w:r>
        <w:t xml:space="preserve"> [JS] Fr. Lazarus has “plans”</w:t>
      </w:r>
    </w:p>
  </w:footnote>
  <w:footnote w:id="164">
    <w:p w14:paraId="1CA3C8B8" w14:textId="7384D6BF" w:rsidR="00837F89" w:rsidRDefault="00837F89" w:rsidP="00366380">
      <w:pPr>
        <w:pStyle w:val="footnote"/>
      </w:pPr>
      <w:r>
        <w:rPr>
          <w:rStyle w:val="FootnoteReference"/>
        </w:rPr>
        <w:footnoteRef/>
      </w:r>
      <w:r>
        <w:t xml:space="preserve"> Fr. Athanasius has “My soul shall make her boast in the Lord”</w:t>
      </w:r>
    </w:p>
  </w:footnote>
  <w:footnote w:id="165">
    <w:p w14:paraId="50F89B8F" w14:textId="77777777" w:rsidR="00837F89" w:rsidRPr="004A3E27" w:rsidRDefault="00837F8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837F89" w:rsidRPr="004A3E27" w:rsidRDefault="00837F89"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837F89" w:rsidRDefault="00837F89" w:rsidP="00E42174">
      <w:pPr>
        <w:pStyle w:val="footnote"/>
      </w:pPr>
      <w:r>
        <w:rPr>
          <w:rStyle w:val="FootnoteReference"/>
        </w:rPr>
        <w:footnoteRef/>
      </w:r>
      <w:r>
        <w:t xml:space="preserve"> [JS] or “contrite in heart”</w:t>
      </w:r>
    </w:p>
  </w:footnote>
  <w:footnote w:id="168">
    <w:p w14:paraId="7E58A13C" w14:textId="1AC06A85" w:rsidR="00837F89" w:rsidRDefault="00837F89" w:rsidP="00F803AB">
      <w:pPr>
        <w:pStyle w:val="footnote"/>
      </w:pPr>
      <w:r>
        <w:rPr>
          <w:rStyle w:val="FootnoteReference"/>
        </w:rPr>
        <w:footnoteRef/>
      </w:r>
      <w:r>
        <w:t xml:space="preserve"> [JS] Coptic has “eat their hearts”, which Fr. Athanasius renders, “regret”</w:t>
      </w:r>
    </w:p>
  </w:footnote>
  <w:footnote w:id="169">
    <w:p w14:paraId="54D93979" w14:textId="34E7EB30" w:rsidR="00837F89" w:rsidRDefault="00837F89" w:rsidP="00F803AB">
      <w:pPr>
        <w:pStyle w:val="footnote"/>
      </w:pPr>
      <w:r>
        <w:rPr>
          <w:rStyle w:val="FootnoteReference"/>
        </w:rPr>
        <w:footnoteRef/>
      </w:r>
      <w:r>
        <w:t xml:space="preserve"> [JS] or regret.</w:t>
      </w:r>
    </w:p>
  </w:footnote>
  <w:footnote w:id="170">
    <w:p w14:paraId="51CEFDC6" w14:textId="77777777" w:rsidR="00837F89" w:rsidRPr="004A3E27" w:rsidRDefault="00837F8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837F89" w:rsidRDefault="00837F89" w:rsidP="00442FE7">
      <w:pPr>
        <w:pStyle w:val="footnote"/>
      </w:pPr>
      <w:r>
        <w:rPr>
          <w:rStyle w:val="FootnoteReference"/>
        </w:rPr>
        <w:footnoteRef/>
      </w:r>
      <w:r>
        <w:t xml:space="preserve"> [JS] literally “and my soul with barrenness/childlessness.”</w:t>
      </w:r>
    </w:p>
  </w:footnote>
  <w:footnote w:id="172">
    <w:p w14:paraId="0CEA87F3" w14:textId="77777777" w:rsidR="00837F89" w:rsidRPr="004A3E27" w:rsidRDefault="00837F89" w:rsidP="00BD5BBE">
      <w:pPr>
        <w:pStyle w:val="footnote"/>
      </w:pPr>
      <w:r w:rsidRPr="004A3E27">
        <w:rPr>
          <w:rStyle w:val="FootnoteReference"/>
        </w:rPr>
        <w:footnoteRef/>
      </w:r>
      <w:r w:rsidRPr="004A3E27">
        <w:t xml:space="preserve"> John 19:1; Mt. 27:26.</w:t>
      </w:r>
    </w:p>
  </w:footnote>
  <w:footnote w:id="173">
    <w:p w14:paraId="1C6E21CA" w14:textId="77777777" w:rsidR="00837F89" w:rsidRPr="004A3E27" w:rsidRDefault="00837F89" w:rsidP="00BD5BBE">
      <w:pPr>
        <w:pStyle w:val="footnote"/>
      </w:pPr>
      <w:r w:rsidRPr="004A3E27">
        <w:rPr>
          <w:rStyle w:val="FootnoteReference"/>
        </w:rPr>
        <w:footnoteRef/>
      </w:r>
      <w:r w:rsidRPr="004A3E27">
        <w:t xml:space="preserve"> cp. Psalm 21:21.</w:t>
      </w:r>
    </w:p>
  </w:footnote>
  <w:footnote w:id="174">
    <w:p w14:paraId="4812F1D0" w14:textId="77777777" w:rsidR="00837F89" w:rsidRPr="004A3E27" w:rsidRDefault="00837F89" w:rsidP="00BD5BBE">
      <w:pPr>
        <w:pStyle w:val="footnote"/>
      </w:pPr>
      <w:r w:rsidRPr="004A3E27">
        <w:rPr>
          <w:rStyle w:val="FootnoteReference"/>
        </w:rPr>
        <w:footnoteRef/>
      </w:r>
      <w:r w:rsidRPr="004A3E27">
        <w:t xml:space="preserve"> cp. John 15:25.</w:t>
      </w:r>
    </w:p>
  </w:footnote>
  <w:footnote w:id="175">
    <w:p w14:paraId="55852630" w14:textId="7161891F" w:rsidR="00837F89" w:rsidRDefault="00837F89" w:rsidP="004D4897">
      <w:pPr>
        <w:pStyle w:val="footnote"/>
      </w:pPr>
      <w:r>
        <w:rPr>
          <w:rStyle w:val="FootnoteReference"/>
        </w:rPr>
        <w:footnoteRef/>
      </w:r>
      <w:r>
        <w:t xml:space="preserve"> [JS] others have “righteousness”. NETS has “vindication”.</w:t>
      </w:r>
    </w:p>
  </w:footnote>
  <w:footnote w:id="176">
    <w:p w14:paraId="19D39194" w14:textId="77777777" w:rsidR="00837F89" w:rsidRPr="004A3E27" w:rsidRDefault="00837F89" w:rsidP="00BD5BBE">
      <w:pPr>
        <w:pStyle w:val="footnote"/>
      </w:pPr>
      <w:r w:rsidRPr="004A3E27">
        <w:rPr>
          <w:rStyle w:val="FootnoteReference"/>
        </w:rPr>
        <w:footnoteRef/>
      </w:r>
      <w:r w:rsidRPr="004A3E27">
        <w:t xml:space="preserve"> cp. Psalm 36:30.</w:t>
      </w:r>
    </w:p>
  </w:footnote>
  <w:footnote w:id="177">
    <w:p w14:paraId="6484AC83" w14:textId="77777777" w:rsidR="00837F89" w:rsidRPr="004A3E27" w:rsidRDefault="00837F89" w:rsidP="00BD5BBE">
      <w:pPr>
        <w:pStyle w:val="footnote"/>
      </w:pPr>
      <w:r w:rsidRPr="004A3E27">
        <w:rPr>
          <w:rStyle w:val="FootnoteReference"/>
        </w:rPr>
        <w:footnoteRef/>
      </w:r>
      <w:r w:rsidRPr="004A3E27">
        <w:t xml:space="preserve"> cp. Psalm 109:7.</w:t>
      </w:r>
    </w:p>
  </w:footnote>
  <w:footnote w:id="178">
    <w:p w14:paraId="50DAFDF2" w14:textId="77777777" w:rsidR="00837F89" w:rsidRPr="004A3E27" w:rsidRDefault="00837F8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837F89" w:rsidRPr="004A3E27" w:rsidRDefault="00837F89"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837F89" w:rsidRPr="004A3E27" w:rsidRDefault="00837F89" w:rsidP="00BD5BBE">
      <w:pPr>
        <w:pStyle w:val="footnote"/>
      </w:pPr>
      <w:r w:rsidRPr="004A3E27">
        <w:rPr>
          <w:rStyle w:val="FootnoteReference"/>
        </w:rPr>
        <w:footnoteRef/>
      </w:r>
      <w:r w:rsidRPr="004A3E27">
        <w:t xml:space="preserve"> Prov. 24:19.</w:t>
      </w:r>
    </w:p>
  </w:footnote>
  <w:footnote w:id="181">
    <w:p w14:paraId="325B4264" w14:textId="77777777" w:rsidR="00837F89" w:rsidRPr="004A3E27" w:rsidRDefault="00837F8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837F89" w:rsidRPr="004A3E27" w:rsidRDefault="00837F89"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837F89" w:rsidRPr="004A3E27" w:rsidRDefault="00837F8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837F89" w:rsidRDefault="00837F89" w:rsidP="00402CB0">
      <w:pPr>
        <w:pStyle w:val="footnote"/>
      </w:pPr>
      <w:r>
        <w:rPr>
          <w:rStyle w:val="FootnoteReference"/>
        </w:rPr>
        <w:footnoteRef/>
      </w:r>
      <w:r>
        <w:t xml:space="preserve"> [JS] or “judgment”</w:t>
      </w:r>
    </w:p>
  </w:footnote>
  <w:footnote w:id="185">
    <w:p w14:paraId="0271DF81" w14:textId="77777777" w:rsidR="00837F89" w:rsidRPr="004A3E27" w:rsidRDefault="00837F89"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837F89" w:rsidRDefault="00837F89" w:rsidP="00402CB0">
      <w:pPr>
        <w:pStyle w:val="footnote"/>
      </w:pPr>
      <w:r>
        <w:rPr>
          <w:rStyle w:val="FootnoteReference"/>
        </w:rPr>
        <w:footnoteRef/>
      </w:r>
      <w:r>
        <w:t xml:space="preserve"> [JS] or “fret”</w:t>
      </w:r>
    </w:p>
  </w:footnote>
  <w:footnote w:id="187">
    <w:p w14:paraId="0F35B29D" w14:textId="57DF774F" w:rsidR="00837F89" w:rsidRDefault="00837F89" w:rsidP="00414006">
      <w:pPr>
        <w:pStyle w:val="footnote"/>
      </w:pPr>
      <w:r>
        <w:rPr>
          <w:rStyle w:val="FootnoteReference"/>
        </w:rPr>
        <w:footnoteRef/>
      </w:r>
      <w:r>
        <w:t xml:space="preserve"> [JS] or “land”</w:t>
      </w:r>
    </w:p>
  </w:footnote>
  <w:footnote w:id="188">
    <w:p w14:paraId="65980F9C" w14:textId="12C20DB8" w:rsidR="00837F89" w:rsidRPr="004A3E27" w:rsidRDefault="00837F89"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837F89" w:rsidRPr="004A3E27" w:rsidRDefault="00837F8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837F89" w:rsidRPr="004A3E27" w:rsidRDefault="00837F89"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837F89" w:rsidRPr="004A3E27" w:rsidRDefault="00837F89"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837F89" w:rsidRPr="004A3E27" w:rsidRDefault="00837F89"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837F89" w:rsidRDefault="00837F89" w:rsidP="003F50A7">
      <w:pPr>
        <w:pStyle w:val="footnote"/>
      </w:pPr>
      <w:r>
        <w:rPr>
          <w:rStyle w:val="FootnoteReference"/>
        </w:rPr>
        <w:footnoteRef/>
      </w:r>
      <w:r>
        <w:t xml:space="preserve"> [JS] literally “with a sad face”</w:t>
      </w:r>
    </w:p>
  </w:footnote>
  <w:footnote w:id="194">
    <w:p w14:paraId="18445857" w14:textId="0B799012" w:rsidR="00837F89" w:rsidRDefault="00837F89" w:rsidP="003F50A7">
      <w:pPr>
        <w:pStyle w:val="footnote"/>
      </w:pPr>
      <w:r>
        <w:rPr>
          <w:rStyle w:val="FootnoteReference"/>
        </w:rPr>
        <w:footnoteRef/>
      </w:r>
      <w:r>
        <w:t xml:space="preserve"> [JS] literally “loins”</w:t>
      </w:r>
    </w:p>
  </w:footnote>
  <w:footnote w:id="195">
    <w:p w14:paraId="72DD6C76" w14:textId="77777777" w:rsidR="00837F89" w:rsidRPr="004A3E27" w:rsidRDefault="00837F89"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837F89" w:rsidRPr="004A3E27" w:rsidRDefault="00837F8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837F89" w:rsidRPr="004A3E27" w:rsidRDefault="00837F8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837F89" w:rsidRPr="004A3E27" w:rsidRDefault="00837F89"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837F89" w:rsidRPr="004A3E27" w:rsidRDefault="00837F8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837F89" w:rsidRPr="004A3E27" w:rsidRDefault="00837F89"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837F89" w:rsidRPr="004A3E27" w:rsidRDefault="00837F89" w:rsidP="00BD5BBE">
      <w:pPr>
        <w:pStyle w:val="footnote"/>
      </w:pPr>
      <w:r w:rsidRPr="004A3E27">
        <w:rPr>
          <w:rStyle w:val="FootnoteReference"/>
        </w:rPr>
        <w:footnoteRef/>
      </w:r>
      <w:r w:rsidRPr="004A3E27">
        <w:t xml:space="preserve"> John 13:30.</w:t>
      </w:r>
    </w:p>
  </w:footnote>
  <w:footnote w:id="202">
    <w:p w14:paraId="32644EEC" w14:textId="77777777" w:rsidR="00837F89" w:rsidRPr="004A3E27" w:rsidRDefault="00837F8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837F89" w:rsidRPr="004A3E27" w:rsidRDefault="00837F8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837F89" w:rsidRPr="004A3E27" w:rsidRDefault="00837F89"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837F89" w:rsidRDefault="00837F89" w:rsidP="008612F3">
      <w:pPr>
        <w:pStyle w:val="footnote"/>
      </w:pPr>
      <w:r>
        <w:rPr>
          <w:rStyle w:val="FootnoteReference"/>
        </w:rPr>
        <w:footnoteRef/>
      </w:r>
      <w:r>
        <w:t xml:space="preserve"> [JS] or “from age to age. So be it! So be it!”</w:t>
      </w:r>
    </w:p>
  </w:footnote>
  <w:footnote w:id="206">
    <w:p w14:paraId="2B9F5A56" w14:textId="77777777" w:rsidR="00837F89" w:rsidRPr="004A3E27" w:rsidRDefault="00837F8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837F89" w:rsidRDefault="00837F8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03275919" w14:textId="77777777" w:rsidR="00837F89" w:rsidRPr="004A3E27" w:rsidRDefault="00837F8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9">
    <w:p w14:paraId="1791CAEF" w14:textId="77777777" w:rsidR="00837F89" w:rsidRPr="004A3E27" w:rsidRDefault="00837F89"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0">
    <w:p w14:paraId="4F22E4CE" w14:textId="77777777" w:rsidR="00837F89" w:rsidRPr="004A3E27" w:rsidRDefault="00837F8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1">
    <w:p w14:paraId="08B0833D" w14:textId="77777777" w:rsidR="00837F89" w:rsidRPr="004A3E27" w:rsidRDefault="00837F8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2">
    <w:p w14:paraId="76A76AD0" w14:textId="77777777" w:rsidR="00837F89" w:rsidRPr="004A3E27" w:rsidRDefault="00837F8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3">
    <w:p w14:paraId="0FB99B7C" w14:textId="77777777" w:rsidR="00837F89" w:rsidRPr="004A3E27" w:rsidRDefault="00837F89" w:rsidP="00BD5BBE">
      <w:pPr>
        <w:pStyle w:val="footnote"/>
      </w:pPr>
      <w:r w:rsidRPr="004A3E27">
        <w:rPr>
          <w:rStyle w:val="FootnoteReference"/>
        </w:rPr>
        <w:footnoteRef/>
      </w:r>
      <w:r w:rsidRPr="004A3E27">
        <w:t xml:space="preserve"> cp. Rev. 19:11-16.</w:t>
      </w:r>
    </w:p>
  </w:footnote>
  <w:footnote w:id="214">
    <w:p w14:paraId="5E8EA981" w14:textId="77777777" w:rsidR="00837F89" w:rsidRPr="004A3E27" w:rsidRDefault="00837F8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5">
    <w:p w14:paraId="2209A251" w14:textId="77777777" w:rsidR="00837F89" w:rsidRPr="004A3E27" w:rsidRDefault="00837F8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6">
    <w:p w14:paraId="66A4B8D8" w14:textId="77777777" w:rsidR="00837F89" w:rsidRPr="004A3E27" w:rsidRDefault="00837F89"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7">
    <w:p w14:paraId="585411E1" w14:textId="77777777" w:rsidR="00837F89" w:rsidRPr="004A3E27" w:rsidRDefault="00837F89" w:rsidP="00BD5BBE">
      <w:pPr>
        <w:pStyle w:val="footnote"/>
      </w:pPr>
      <w:r w:rsidRPr="004A3E27">
        <w:rPr>
          <w:rStyle w:val="FootnoteReference"/>
        </w:rPr>
        <w:footnoteRef/>
      </w:r>
      <w:r w:rsidRPr="004A3E27">
        <w:t xml:space="preserve"> Rev. 22:1.</w:t>
      </w:r>
    </w:p>
  </w:footnote>
  <w:footnote w:id="218">
    <w:p w14:paraId="2C3ED5A8" w14:textId="77777777" w:rsidR="00837F89" w:rsidRPr="004A3E27" w:rsidRDefault="00837F89" w:rsidP="00BD5BBE">
      <w:pPr>
        <w:pStyle w:val="footnote"/>
      </w:pPr>
      <w:r w:rsidRPr="004A3E27">
        <w:rPr>
          <w:rStyle w:val="FootnoteReference"/>
        </w:rPr>
        <w:footnoteRef/>
      </w:r>
      <w:r w:rsidRPr="004A3E27">
        <w:t xml:space="preserve"> Security of citizens of the Holy City. Break of Dawn is Christ’s death. (cp. Is. 30:26).</w:t>
      </w:r>
    </w:p>
  </w:footnote>
  <w:footnote w:id="219">
    <w:p w14:paraId="01975D9C" w14:textId="77777777" w:rsidR="00837F89" w:rsidRPr="004A3E27" w:rsidRDefault="00837F89" w:rsidP="00BD5BBE">
      <w:pPr>
        <w:pStyle w:val="footnote"/>
      </w:pPr>
      <w:r w:rsidRPr="004A3E27">
        <w:rPr>
          <w:rStyle w:val="FootnoteReference"/>
        </w:rPr>
        <w:footnoteRef/>
      </w:r>
      <w:r w:rsidRPr="004A3E27">
        <w:t xml:space="preserve"> cp. 75:4; Is. 2:4; 11:9; 65:25; Hos. 2:18; Zac. 9:10.</w:t>
      </w:r>
    </w:p>
  </w:footnote>
  <w:footnote w:id="220">
    <w:p w14:paraId="26EED967" w14:textId="77777777" w:rsidR="00837F89" w:rsidRPr="004A3E27" w:rsidRDefault="00837F89"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1">
    <w:p w14:paraId="341712F2" w14:textId="77777777" w:rsidR="00837F89" w:rsidRPr="004A3E27" w:rsidRDefault="00837F89" w:rsidP="00BD5BBE">
      <w:pPr>
        <w:pStyle w:val="footnote"/>
      </w:pPr>
      <w:r w:rsidRPr="004A3E27">
        <w:rPr>
          <w:rStyle w:val="FootnoteReference"/>
        </w:rPr>
        <w:footnoteRef/>
      </w:r>
      <w:r w:rsidRPr="004A3E27">
        <w:t xml:space="preserve"> ‘The calling of the Gentiles is to be understood, as in 71:9’ (St. Athanasius).</w:t>
      </w:r>
    </w:p>
  </w:footnote>
  <w:footnote w:id="222">
    <w:p w14:paraId="743E9AAD" w14:textId="77777777" w:rsidR="00837F89" w:rsidRPr="004A3E27" w:rsidRDefault="00837F89" w:rsidP="00BD5BBE">
      <w:pPr>
        <w:pStyle w:val="footnote"/>
      </w:pPr>
      <w:r w:rsidRPr="004A3E27">
        <w:rPr>
          <w:rStyle w:val="FootnoteReference"/>
        </w:rPr>
        <w:footnoteRef/>
      </w:r>
      <w:r w:rsidRPr="004A3E27">
        <w:t xml:space="preserve"> Cp. Heb. 12:28,29; Deut. 4:24; 9:3; 10:17-21; Neh. 1:5; Zeph. 2:11.</w:t>
      </w:r>
    </w:p>
  </w:footnote>
  <w:footnote w:id="223">
    <w:p w14:paraId="20C0CF5B" w14:textId="77777777" w:rsidR="00837F89" w:rsidRPr="004A3E27" w:rsidRDefault="00837F89" w:rsidP="00BD5BBE">
      <w:pPr>
        <w:pStyle w:val="footnote"/>
      </w:pPr>
      <w:r w:rsidRPr="004A3E27">
        <w:rPr>
          <w:rStyle w:val="FootnoteReference"/>
        </w:rPr>
        <w:footnoteRef/>
      </w:r>
      <w:r w:rsidRPr="004A3E27">
        <w:t xml:space="preserve"> Cp. Ex. 15:17; Is. 58:14: I Pet. 1:4.</w:t>
      </w:r>
    </w:p>
  </w:footnote>
  <w:footnote w:id="224">
    <w:p w14:paraId="1FDF9287" w14:textId="77777777" w:rsidR="00837F89" w:rsidRPr="004A3E27" w:rsidRDefault="00837F8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5">
    <w:p w14:paraId="5F050EEC" w14:textId="77777777" w:rsidR="00837F89" w:rsidRPr="004A3E27" w:rsidRDefault="00837F89" w:rsidP="00BD5BBE">
      <w:pPr>
        <w:pStyle w:val="footnote"/>
      </w:pPr>
      <w:r w:rsidRPr="004A3E27">
        <w:rPr>
          <w:rStyle w:val="FootnoteReference"/>
        </w:rPr>
        <w:footnoteRef/>
      </w:r>
      <w:r w:rsidRPr="004A3E27">
        <w:t xml:space="preserve"> ‘Jerusalem is the city of the great King’ (Mt. 5:35). cp. Lam. 2:15.</w:t>
      </w:r>
    </w:p>
  </w:footnote>
  <w:footnote w:id="226">
    <w:p w14:paraId="601A5151" w14:textId="77777777" w:rsidR="00837F89" w:rsidRPr="004A3E27" w:rsidRDefault="00837F89"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7">
    <w:p w14:paraId="6CAE8B9B" w14:textId="77777777" w:rsidR="00837F89" w:rsidRPr="004A3E27" w:rsidRDefault="00837F89"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8">
    <w:p w14:paraId="7F2EAAD2" w14:textId="77777777" w:rsidR="00837F89" w:rsidRPr="004A3E27" w:rsidRDefault="00837F8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9">
    <w:p w14:paraId="3C5C41AF" w14:textId="77777777" w:rsidR="00837F89" w:rsidRPr="004A3E27" w:rsidRDefault="00837F8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0">
    <w:p w14:paraId="3A50B91B" w14:textId="77777777" w:rsidR="00837F89" w:rsidRPr="004A3E27" w:rsidRDefault="00837F8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1">
    <w:p w14:paraId="45DA152E" w14:textId="77777777" w:rsidR="00837F89" w:rsidRPr="004A3E27" w:rsidRDefault="00837F8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2">
    <w:p w14:paraId="5A6B4D6B" w14:textId="77777777" w:rsidR="00837F89" w:rsidRPr="004A3E27" w:rsidRDefault="00837F8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3">
    <w:p w14:paraId="6185D531" w14:textId="77777777" w:rsidR="00837F89" w:rsidRPr="004A3E27" w:rsidRDefault="00837F89" w:rsidP="00BD5BBE">
      <w:pPr>
        <w:pStyle w:val="footnote"/>
      </w:pPr>
      <w:r w:rsidRPr="004A3E27">
        <w:rPr>
          <w:rStyle w:val="FootnoteReference"/>
        </w:rPr>
        <w:footnoteRef/>
      </w:r>
      <w:r w:rsidRPr="004A3E27">
        <w:t xml:space="preserve"> Exodus 12:22; John 19:29; Hebrews 9:19.</w:t>
      </w:r>
    </w:p>
  </w:footnote>
  <w:footnote w:id="234">
    <w:p w14:paraId="6650920A" w14:textId="77777777" w:rsidR="00837F89" w:rsidRPr="004A3E27" w:rsidRDefault="00837F8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235">
    <w:p w14:paraId="3BFF7049" w14:textId="77777777" w:rsidR="00837F89" w:rsidRPr="004A3E27" w:rsidRDefault="00837F8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6">
    <w:p w14:paraId="51837483" w14:textId="77777777" w:rsidR="00837F89" w:rsidRPr="004A3E27" w:rsidRDefault="00837F8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7">
    <w:p w14:paraId="3B19B72F" w14:textId="77777777" w:rsidR="00837F89" w:rsidRPr="004A3E27" w:rsidRDefault="00837F89" w:rsidP="00BD5BBE">
      <w:pPr>
        <w:pStyle w:val="footnote"/>
      </w:pPr>
      <w:r w:rsidRPr="004A3E27">
        <w:rPr>
          <w:rStyle w:val="FootnoteReference"/>
        </w:rPr>
        <w:footnoteRef/>
      </w:r>
      <w:r w:rsidRPr="004A3E27">
        <w:t xml:space="preserve"> Lk. 10:18; 2 Thess. 1:6.</w:t>
      </w:r>
    </w:p>
  </w:footnote>
  <w:footnote w:id="238">
    <w:p w14:paraId="649547A2" w14:textId="77777777" w:rsidR="00837F89" w:rsidRPr="004A3E27" w:rsidRDefault="00837F8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9">
    <w:p w14:paraId="4DEA0F95" w14:textId="77777777" w:rsidR="00837F89" w:rsidRPr="004A3E27" w:rsidRDefault="00837F89" w:rsidP="00BD5BBE">
      <w:pPr>
        <w:pStyle w:val="footnote"/>
      </w:pPr>
      <w:r w:rsidRPr="004A3E27">
        <w:rPr>
          <w:rStyle w:val="FootnoteReference"/>
        </w:rPr>
        <w:footnoteRef/>
      </w:r>
      <w:r w:rsidRPr="004A3E27">
        <w:t xml:space="preserve"> cp. 1 Peter 5:7.</w:t>
      </w:r>
    </w:p>
  </w:footnote>
  <w:footnote w:id="240">
    <w:p w14:paraId="27649907" w14:textId="77777777" w:rsidR="00837F89" w:rsidRPr="004A3E27" w:rsidRDefault="00837F89" w:rsidP="00BD5BBE">
      <w:pPr>
        <w:pStyle w:val="footnote"/>
      </w:pPr>
      <w:r w:rsidRPr="004A3E27">
        <w:rPr>
          <w:rStyle w:val="FootnoteReference"/>
        </w:rPr>
        <w:footnoteRef/>
      </w:r>
      <w:r w:rsidRPr="004A3E27">
        <w:t xml:space="preserve"> cp. Ephes 6:12; 1 Tim 4:1; Rev. 16:14.</w:t>
      </w:r>
    </w:p>
  </w:footnote>
  <w:footnote w:id="241">
    <w:p w14:paraId="594F6979" w14:textId="77777777" w:rsidR="00837F89" w:rsidRPr="004A3E27" w:rsidRDefault="00837F8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2">
    <w:p w14:paraId="568E2F2E" w14:textId="77777777" w:rsidR="00837F89" w:rsidRPr="004A3E27" w:rsidRDefault="00837F8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3">
    <w:p w14:paraId="27B4EAF4" w14:textId="77777777" w:rsidR="00837F89" w:rsidRPr="004A3E27" w:rsidRDefault="00837F89"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4">
    <w:p w14:paraId="62A6540D" w14:textId="77777777" w:rsidR="00837F89" w:rsidRPr="004A3E27" w:rsidRDefault="00837F89" w:rsidP="00BD5BBE">
      <w:pPr>
        <w:pStyle w:val="footnote"/>
      </w:pPr>
      <w:r w:rsidRPr="004A3E27">
        <w:rPr>
          <w:rStyle w:val="FootnoteReference"/>
        </w:rPr>
        <w:footnoteRef/>
      </w:r>
      <w:r w:rsidRPr="004A3E27">
        <w:t xml:space="preserve"> Verses 8-12 are repeated almost verbatim in Ps. 107:2-6.</w:t>
      </w:r>
    </w:p>
  </w:footnote>
  <w:footnote w:id="245">
    <w:p w14:paraId="21F36685" w14:textId="77777777" w:rsidR="00837F89" w:rsidRPr="004A3E27" w:rsidRDefault="00837F89" w:rsidP="00BD5BBE">
      <w:pPr>
        <w:pStyle w:val="footnote"/>
      </w:pPr>
      <w:r w:rsidRPr="004A3E27">
        <w:rPr>
          <w:rStyle w:val="FootnoteReference"/>
        </w:rPr>
        <w:footnoteRef/>
      </w:r>
      <w:r w:rsidRPr="004A3E27">
        <w:t xml:space="preserve"> Mercy: love (Luke 10:37).</w:t>
      </w:r>
    </w:p>
  </w:footnote>
  <w:footnote w:id="246">
    <w:p w14:paraId="11B0B018" w14:textId="77777777" w:rsidR="00837F89" w:rsidRPr="004A3E27" w:rsidRDefault="00837F89" w:rsidP="00BD5BBE">
      <w:pPr>
        <w:pStyle w:val="footnote"/>
      </w:pPr>
      <w:r w:rsidRPr="004A3E27">
        <w:rPr>
          <w:rStyle w:val="FootnoteReference"/>
        </w:rPr>
        <w:footnoteRef/>
      </w:r>
      <w:r w:rsidRPr="004A3E27">
        <w:t xml:space="preserve"> cp. Lk. 21:20-24. Warning signals were lit on mountain tops in times of danger.</w:t>
      </w:r>
    </w:p>
  </w:footnote>
  <w:footnote w:id="247">
    <w:p w14:paraId="42604FE7" w14:textId="77777777" w:rsidR="00837F89" w:rsidRPr="004A3E27" w:rsidRDefault="00837F89" w:rsidP="00BD5BBE">
      <w:pPr>
        <w:pStyle w:val="footnote"/>
      </w:pPr>
      <w:r w:rsidRPr="004A3E27">
        <w:rPr>
          <w:rStyle w:val="FootnoteReference"/>
        </w:rPr>
        <w:footnoteRef/>
      </w:r>
      <w:r w:rsidRPr="004A3E27">
        <w:t xml:space="preserve"> Washbowl: i.e. reduced to the most menial servitude.</w:t>
      </w:r>
    </w:p>
  </w:footnote>
  <w:footnote w:id="248">
    <w:p w14:paraId="03E619D4" w14:textId="77777777" w:rsidR="00837F89" w:rsidRPr="004A3E27" w:rsidRDefault="00837F89"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9">
    <w:p w14:paraId="2D798361" w14:textId="77777777" w:rsidR="00837F89" w:rsidRPr="004A3E27" w:rsidRDefault="00837F8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50">
    <w:p w14:paraId="29B1DDE8" w14:textId="77777777" w:rsidR="00837F89" w:rsidRPr="004A3E27" w:rsidRDefault="00837F89" w:rsidP="00BD5BBE">
      <w:pPr>
        <w:pStyle w:val="footnote"/>
      </w:pPr>
      <w:r w:rsidRPr="004A3E27">
        <w:rPr>
          <w:rStyle w:val="FootnoteReference"/>
        </w:rPr>
        <w:footnoteRef/>
      </w:r>
      <w:r w:rsidRPr="004A3E27">
        <w:t xml:space="preserve"> Cp. Lev. 19:35-37; Deut. 25:13-16; Ezek.45:10; Mic. 6:10,11; Prov. 11:1.</w:t>
      </w:r>
    </w:p>
  </w:footnote>
  <w:footnote w:id="251">
    <w:p w14:paraId="279AD391" w14:textId="77777777" w:rsidR="00837F89" w:rsidRPr="004A3E27" w:rsidRDefault="00837F89" w:rsidP="00BD5BBE">
      <w:pPr>
        <w:pStyle w:val="footnote"/>
      </w:pPr>
      <w:r w:rsidRPr="004A3E27">
        <w:rPr>
          <w:rStyle w:val="FootnoteReference"/>
        </w:rPr>
        <w:footnoteRef/>
      </w:r>
      <w:r w:rsidRPr="004A3E27">
        <w:t xml:space="preserve"> Cp. ‘brood of vipers’ (Matt. 12:34; 23:33).</w:t>
      </w:r>
    </w:p>
  </w:footnote>
  <w:footnote w:id="252">
    <w:p w14:paraId="79B323AF" w14:textId="77777777" w:rsidR="00837F89" w:rsidRPr="004A3E27" w:rsidRDefault="00837F89" w:rsidP="00BD5BBE">
      <w:pPr>
        <w:pStyle w:val="footnote"/>
      </w:pPr>
      <w:r w:rsidRPr="004A3E27">
        <w:rPr>
          <w:rStyle w:val="FootnoteReference"/>
        </w:rPr>
        <w:footnoteRef/>
      </w:r>
      <w:r w:rsidRPr="004A3E27">
        <w:t xml:space="preserve"> Job. 33:14.</w:t>
      </w:r>
    </w:p>
  </w:footnote>
  <w:footnote w:id="253">
    <w:p w14:paraId="686CF1C0" w14:textId="77777777" w:rsidR="00837F89" w:rsidRPr="004A3E27" w:rsidRDefault="00837F89" w:rsidP="00BD5BBE">
      <w:pPr>
        <w:pStyle w:val="footnote"/>
      </w:pPr>
      <w:r w:rsidRPr="004A3E27">
        <w:rPr>
          <w:rStyle w:val="FootnoteReference"/>
        </w:rPr>
        <w:footnoteRef/>
      </w:r>
      <w:r w:rsidRPr="004A3E27">
        <w:t xml:space="preserve"> ‘What is this glue? It is love.’ says St. Augustine.</w:t>
      </w:r>
    </w:p>
  </w:footnote>
  <w:footnote w:id="254">
    <w:p w14:paraId="36833249" w14:textId="77777777" w:rsidR="00837F89" w:rsidRPr="004A3E27" w:rsidRDefault="00837F89"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5">
    <w:p w14:paraId="622CE4B2" w14:textId="77777777" w:rsidR="00837F89" w:rsidRPr="004A3E27" w:rsidRDefault="00837F89" w:rsidP="00BD5BBE">
      <w:pPr>
        <w:pStyle w:val="footnote"/>
      </w:pPr>
      <w:r w:rsidRPr="004A3E27">
        <w:rPr>
          <w:rStyle w:val="FootnoteReference"/>
        </w:rPr>
        <w:footnoteRef/>
      </w:r>
      <w:r w:rsidRPr="004A3E27">
        <w:t xml:space="preserve"> So the Slavonic (Greek often omits ‘stillest’).</w:t>
      </w:r>
    </w:p>
  </w:footnote>
  <w:footnote w:id="256">
    <w:p w14:paraId="6F4E7A1F" w14:textId="77777777" w:rsidR="00837F89" w:rsidRPr="004A3E27" w:rsidRDefault="00837F89"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7">
    <w:p w14:paraId="30AFE1F6" w14:textId="77777777" w:rsidR="00837F89" w:rsidRPr="004A3E27" w:rsidRDefault="00837F8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8">
    <w:p w14:paraId="667C6704" w14:textId="77777777" w:rsidR="00837F89" w:rsidRPr="004A3E27" w:rsidRDefault="00837F8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9">
    <w:p w14:paraId="4D88FDB0" w14:textId="77777777" w:rsidR="00837F89" w:rsidRPr="004A3E27" w:rsidRDefault="00837F89" w:rsidP="00BD5BBE">
      <w:pPr>
        <w:pStyle w:val="footnote"/>
      </w:pPr>
      <w:r w:rsidRPr="004A3E27">
        <w:rPr>
          <w:rStyle w:val="FootnoteReference"/>
        </w:rPr>
        <w:footnoteRef/>
      </w:r>
      <w:r w:rsidRPr="004A3E27">
        <w:t xml:space="preserve"> See footnote 62. &lt;2 previously&gt;</w:t>
      </w:r>
    </w:p>
  </w:footnote>
  <w:footnote w:id="260">
    <w:p w14:paraId="1B791EBC" w14:textId="77777777" w:rsidR="00837F89" w:rsidRPr="004A3E27" w:rsidRDefault="00837F8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61">
    <w:p w14:paraId="109CC4F4" w14:textId="77777777" w:rsidR="00837F89" w:rsidRPr="004A3E27" w:rsidRDefault="00837F89" w:rsidP="00BD5BBE">
      <w:pPr>
        <w:pStyle w:val="footnote"/>
      </w:pPr>
      <w:r w:rsidRPr="004A3E27">
        <w:rPr>
          <w:rStyle w:val="FootnoteReference"/>
        </w:rPr>
        <w:footnoteRef/>
      </w:r>
      <w:r w:rsidRPr="004A3E27">
        <w:t xml:space="preserve"> ‘What God has planned for His lovers’ (1 Cor. 2:9).</w:t>
      </w:r>
    </w:p>
  </w:footnote>
  <w:footnote w:id="262">
    <w:p w14:paraId="693C7006" w14:textId="4BAA4AB8" w:rsidR="00837F89" w:rsidRPr="004A3E27" w:rsidRDefault="00837F8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3">
    <w:p w14:paraId="4EA27689" w14:textId="77777777" w:rsidR="00837F89" w:rsidRPr="004A3E27" w:rsidRDefault="00837F89"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4">
    <w:p w14:paraId="49AA563D" w14:textId="77777777" w:rsidR="00837F89" w:rsidRPr="004A3E27" w:rsidRDefault="00837F8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5">
    <w:p w14:paraId="26BB2E4A" w14:textId="77777777" w:rsidR="00837F89" w:rsidRPr="004A3E27" w:rsidRDefault="00837F89"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6">
    <w:p w14:paraId="75EB9556" w14:textId="77777777" w:rsidR="00837F89" w:rsidRPr="004A3E27" w:rsidRDefault="00837F8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7">
    <w:p w14:paraId="69CCF6E1" w14:textId="77777777" w:rsidR="00837F89" w:rsidRPr="004A3E27" w:rsidRDefault="00837F89" w:rsidP="00BD5BBE">
      <w:pPr>
        <w:pStyle w:val="footnote"/>
      </w:pPr>
      <w:r w:rsidRPr="004A3E27">
        <w:rPr>
          <w:rStyle w:val="FootnoteReference"/>
        </w:rPr>
        <w:footnoteRef/>
      </w:r>
      <w:r w:rsidRPr="004A3E27">
        <w:t xml:space="preserve"> Numbers 10:35. Cp. Exodus 14.</w:t>
      </w:r>
    </w:p>
  </w:footnote>
  <w:footnote w:id="268">
    <w:p w14:paraId="772812A4" w14:textId="77777777" w:rsidR="00837F89" w:rsidRPr="004A3E27" w:rsidRDefault="00837F8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9">
    <w:p w14:paraId="576015E9" w14:textId="77777777" w:rsidR="00837F89" w:rsidRPr="004A3E27" w:rsidRDefault="00837F89" w:rsidP="00BD5BBE">
      <w:pPr>
        <w:pStyle w:val="footnote"/>
      </w:pPr>
      <w:r w:rsidRPr="004A3E27">
        <w:rPr>
          <w:rStyle w:val="FootnoteReference"/>
        </w:rPr>
        <w:footnoteRef/>
      </w:r>
      <w:r w:rsidRPr="004A3E27">
        <w:t xml:space="preserve"> Luke 4:32.</w:t>
      </w:r>
    </w:p>
  </w:footnote>
  <w:footnote w:id="270">
    <w:p w14:paraId="1C35810F" w14:textId="77777777" w:rsidR="00837F89" w:rsidRPr="004A3E27" w:rsidRDefault="00837F8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71">
    <w:p w14:paraId="4BA4E820" w14:textId="77777777" w:rsidR="00837F89" w:rsidRPr="004A3E27" w:rsidRDefault="00837F89" w:rsidP="00BD5BBE">
      <w:pPr>
        <w:pStyle w:val="footnote"/>
      </w:pPr>
      <w:r w:rsidRPr="004A3E27">
        <w:rPr>
          <w:rStyle w:val="FootnoteReference"/>
        </w:rPr>
        <w:footnoteRef/>
      </w:r>
      <w:r w:rsidRPr="004A3E27">
        <w:t xml:space="preserve"> Cp. Ephes. 4:8.</w:t>
      </w:r>
    </w:p>
  </w:footnote>
  <w:footnote w:id="272">
    <w:p w14:paraId="1069FF00" w14:textId="77777777" w:rsidR="00837F89" w:rsidRPr="004A3E27" w:rsidRDefault="00837F8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3">
    <w:p w14:paraId="4D6861A4" w14:textId="77777777" w:rsidR="00837F89" w:rsidRPr="004A3E27" w:rsidRDefault="00837F8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4">
    <w:p w14:paraId="3876A4B9" w14:textId="77777777" w:rsidR="00837F89" w:rsidRPr="004A3E27" w:rsidRDefault="00837F8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5">
    <w:p w14:paraId="3A9A265F" w14:textId="622FDAFA" w:rsidR="00837F89" w:rsidRPr="004A3E27" w:rsidRDefault="00837F8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6">
    <w:p w14:paraId="46BEEA32" w14:textId="77777777" w:rsidR="00837F89" w:rsidRPr="004A3E27" w:rsidRDefault="00837F89" w:rsidP="00BD5BBE">
      <w:pPr>
        <w:pStyle w:val="footnote"/>
      </w:pPr>
      <w:r w:rsidRPr="004A3E27">
        <w:rPr>
          <w:rStyle w:val="FootnoteReference"/>
        </w:rPr>
        <w:footnoteRef/>
      </w:r>
      <w:r w:rsidRPr="004A3E27">
        <w:t xml:space="preserve"> Mk. 15:29; Jn. 2:17; Rom. 15:3.</w:t>
      </w:r>
    </w:p>
  </w:footnote>
  <w:footnote w:id="277">
    <w:p w14:paraId="252B5848" w14:textId="77777777" w:rsidR="00837F89" w:rsidRPr="004A3E27" w:rsidRDefault="00837F89" w:rsidP="00BD5BBE">
      <w:pPr>
        <w:pStyle w:val="footnote"/>
      </w:pPr>
      <w:r w:rsidRPr="004A3E27">
        <w:rPr>
          <w:rStyle w:val="FootnoteReference"/>
        </w:rPr>
        <w:footnoteRef/>
      </w:r>
      <w:r w:rsidRPr="004A3E27">
        <w:t xml:space="preserve"> The elders and chief priests.</w:t>
      </w:r>
    </w:p>
  </w:footnote>
  <w:footnote w:id="278">
    <w:p w14:paraId="0AE68D03" w14:textId="77777777" w:rsidR="00837F89" w:rsidRPr="004A3E27" w:rsidRDefault="00837F8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9">
    <w:p w14:paraId="49BC712C" w14:textId="77777777" w:rsidR="00837F89" w:rsidRPr="004A3E27" w:rsidRDefault="00837F89" w:rsidP="00BD5BBE">
      <w:pPr>
        <w:pStyle w:val="footnote"/>
      </w:pPr>
      <w:r w:rsidRPr="004A3E27">
        <w:rPr>
          <w:rStyle w:val="FootnoteReference"/>
        </w:rPr>
        <w:footnoteRef/>
      </w:r>
      <w:r w:rsidRPr="004A3E27">
        <w:t xml:space="preserve"> Mt. 16:21; Mk. 8:31.</w:t>
      </w:r>
    </w:p>
  </w:footnote>
  <w:footnote w:id="280">
    <w:p w14:paraId="5D4E90F4" w14:textId="77777777" w:rsidR="00837F89" w:rsidRPr="004A3E27" w:rsidRDefault="00837F89" w:rsidP="00BD5BBE">
      <w:pPr>
        <w:pStyle w:val="footnote"/>
      </w:pPr>
      <w:r w:rsidRPr="004A3E27">
        <w:rPr>
          <w:rStyle w:val="FootnoteReference"/>
        </w:rPr>
        <w:footnoteRef/>
      </w:r>
      <w:r w:rsidRPr="004A3E27">
        <w:t xml:space="preserve"> Mt. 27:34.</w:t>
      </w:r>
    </w:p>
  </w:footnote>
  <w:footnote w:id="281">
    <w:p w14:paraId="2A1BD707" w14:textId="77777777" w:rsidR="00837F89" w:rsidRPr="004A3E27" w:rsidRDefault="00837F89" w:rsidP="00BD5BBE">
      <w:pPr>
        <w:pStyle w:val="footnote"/>
      </w:pPr>
      <w:r w:rsidRPr="004A3E27">
        <w:rPr>
          <w:rStyle w:val="FootnoteReference"/>
        </w:rPr>
        <w:footnoteRef/>
      </w:r>
      <w:r w:rsidRPr="004A3E27">
        <w:t xml:space="preserve"> Cp. Rom. 11:9,10.</w:t>
      </w:r>
    </w:p>
  </w:footnote>
  <w:footnote w:id="282">
    <w:p w14:paraId="09150116" w14:textId="77777777" w:rsidR="00837F89" w:rsidRPr="004A3E27" w:rsidRDefault="00837F89"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3">
    <w:p w14:paraId="05D75ECB" w14:textId="77777777" w:rsidR="00837F89" w:rsidRPr="004A3E27" w:rsidRDefault="00837F89" w:rsidP="00BD5BBE">
      <w:pPr>
        <w:pStyle w:val="footnote"/>
      </w:pPr>
      <w:r w:rsidRPr="004A3E27">
        <w:rPr>
          <w:rStyle w:val="FootnoteReference"/>
        </w:rPr>
        <w:footnoteRef/>
      </w:r>
      <w:r w:rsidRPr="004A3E27">
        <w:t xml:space="preserve"> Ps. 69:3-7 differs only slightly from Ps. 39:15-18.</w:t>
      </w:r>
    </w:p>
  </w:footnote>
  <w:footnote w:id="284">
    <w:p w14:paraId="325C5542" w14:textId="77777777" w:rsidR="00837F89" w:rsidRPr="004A3E27" w:rsidRDefault="00837F89" w:rsidP="00BD5BBE">
      <w:pPr>
        <w:pStyle w:val="footnote"/>
      </w:pPr>
      <w:r w:rsidRPr="004A3E27">
        <w:rPr>
          <w:rStyle w:val="FootnoteReference"/>
        </w:rPr>
        <w:footnoteRef/>
      </w:r>
      <w:r w:rsidRPr="004A3E27">
        <w:t xml:space="preserve"> The first three lines of Psalms 70 and 30 are identical. See footnote there.</w:t>
      </w:r>
    </w:p>
  </w:footnote>
  <w:footnote w:id="285">
    <w:p w14:paraId="1B3F91B5" w14:textId="77777777" w:rsidR="00837F89" w:rsidRPr="004A3E27" w:rsidRDefault="00837F8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6">
    <w:p w14:paraId="70C5803A" w14:textId="77777777" w:rsidR="00837F89" w:rsidRPr="004A3E27" w:rsidRDefault="00837F89" w:rsidP="00BD5BBE">
      <w:pPr>
        <w:pStyle w:val="footnote"/>
      </w:pPr>
      <w:r w:rsidRPr="004A3E27">
        <w:rPr>
          <w:rStyle w:val="FootnoteReference"/>
        </w:rPr>
        <w:footnoteRef/>
      </w:r>
      <w:r w:rsidRPr="004A3E27">
        <w:t xml:space="preserve"> Ephes. 3:10; 4:8.</w:t>
      </w:r>
    </w:p>
  </w:footnote>
  <w:footnote w:id="287">
    <w:p w14:paraId="63D5291B" w14:textId="77777777" w:rsidR="00837F89" w:rsidRPr="004A3E27" w:rsidRDefault="00837F89"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8">
    <w:p w14:paraId="0396CA5A" w14:textId="77777777" w:rsidR="00837F89" w:rsidRPr="004A3E27" w:rsidRDefault="00837F89"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9">
    <w:p w14:paraId="4ADD947E" w14:textId="77777777" w:rsidR="00837F89" w:rsidRPr="004A3E27" w:rsidRDefault="00837F89"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90">
    <w:p w14:paraId="31968FA6" w14:textId="77777777" w:rsidR="00837F89" w:rsidRPr="004A3E27" w:rsidRDefault="00837F89" w:rsidP="00BD5BBE">
      <w:pPr>
        <w:pStyle w:val="footnote"/>
      </w:pPr>
      <w:r w:rsidRPr="004A3E27">
        <w:rPr>
          <w:rStyle w:val="FootnoteReference"/>
        </w:rPr>
        <w:footnoteRef/>
      </w:r>
      <w:r w:rsidRPr="004A3E27">
        <w:t xml:space="preserve"> Rivers: Tigris and Euphrates.</w:t>
      </w:r>
    </w:p>
  </w:footnote>
  <w:footnote w:id="291">
    <w:p w14:paraId="7811A007" w14:textId="77777777" w:rsidR="00837F89" w:rsidRPr="004A3E27" w:rsidRDefault="00837F89" w:rsidP="00BD5BBE">
      <w:pPr>
        <w:pStyle w:val="footnote"/>
      </w:pPr>
      <w:r w:rsidRPr="004A3E27">
        <w:rPr>
          <w:rStyle w:val="FootnoteReference"/>
        </w:rPr>
        <w:footnoteRef/>
      </w:r>
      <w:r w:rsidRPr="004A3E27">
        <w:t xml:space="preserve"> Cp. Ps. 47:8.</w:t>
      </w:r>
    </w:p>
  </w:footnote>
  <w:footnote w:id="292">
    <w:p w14:paraId="57352CBF" w14:textId="77777777" w:rsidR="00837F89" w:rsidRPr="004A3E27" w:rsidRDefault="00837F89" w:rsidP="00BD5BBE">
      <w:pPr>
        <w:pStyle w:val="footnote"/>
      </w:pPr>
      <w:r w:rsidRPr="004A3E27">
        <w:rPr>
          <w:rStyle w:val="FootnoteReference"/>
        </w:rPr>
        <w:footnoteRef/>
      </w:r>
      <w:r w:rsidRPr="004A3E27">
        <w:t xml:space="preserve"> Cp. Rev. 1:18; Heb. 7:25; Num. 14:28.</w:t>
      </w:r>
    </w:p>
  </w:footnote>
  <w:footnote w:id="293">
    <w:p w14:paraId="2E026D23" w14:textId="77777777" w:rsidR="00837F89" w:rsidRPr="004A3E27" w:rsidRDefault="00837F8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4">
    <w:p w14:paraId="2E2191B6" w14:textId="77777777" w:rsidR="00837F89" w:rsidRPr="004A3E27" w:rsidRDefault="00837F8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5">
    <w:p w14:paraId="58DFBD38" w14:textId="77777777" w:rsidR="00837F89" w:rsidRPr="004A3E27" w:rsidRDefault="00837F8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37F89" w:rsidRPr="004A3E27" w:rsidRDefault="00837F89" w:rsidP="00BD5BBE">
      <w:pPr>
        <w:pStyle w:val="footnote"/>
      </w:pPr>
      <w:r w:rsidRPr="004A3E27">
        <w:tab/>
        <w:t>For them there are no pains;</w:t>
      </w:r>
    </w:p>
    <w:p w14:paraId="15E57D33" w14:textId="77777777" w:rsidR="00837F89" w:rsidRPr="004A3E27" w:rsidRDefault="00837F89" w:rsidP="00BD5BBE">
      <w:pPr>
        <w:pStyle w:val="footnote"/>
      </w:pPr>
      <w:r w:rsidRPr="004A3E27">
        <w:tab/>
        <w:t>fit and strong are their bodies.</w:t>
      </w:r>
    </w:p>
  </w:footnote>
  <w:footnote w:id="296">
    <w:p w14:paraId="2000D9CE" w14:textId="77777777" w:rsidR="00837F89" w:rsidRPr="004A3E27" w:rsidRDefault="00837F89" w:rsidP="00BD5BBE">
      <w:pPr>
        <w:pStyle w:val="footnote"/>
      </w:pPr>
      <w:r w:rsidRPr="004A3E27">
        <w:rPr>
          <w:rStyle w:val="FootnoteReference"/>
        </w:rPr>
        <w:footnoteRef/>
      </w:r>
      <w:r w:rsidRPr="004A3E27">
        <w:t xml:space="preserve"> The apparent success and prosperity of the godless is transitory and short-lived.</w:t>
      </w:r>
    </w:p>
  </w:footnote>
  <w:footnote w:id="297">
    <w:p w14:paraId="5BB08A3A" w14:textId="77777777" w:rsidR="00837F89" w:rsidRPr="004A3E27" w:rsidRDefault="00837F8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8">
    <w:p w14:paraId="1EB3BD79" w14:textId="77777777" w:rsidR="00837F89" w:rsidRPr="004A3E27" w:rsidRDefault="00837F8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9">
    <w:p w14:paraId="70787BBC" w14:textId="77777777" w:rsidR="00837F89" w:rsidRPr="004A3E27" w:rsidRDefault="00837F89" w:rsidP="00BD5BBE">
      <w:pPr>
        <w:pStyle w:val="footnote"/>
      </w:pPr>
      <w:r w:rsidRPr="004A3E27">
        <w:rPr>
          <w:rStyle w:val="FootnoteReference"/>
        </w:rPr>
        <w:footnoteRef/>
      </w:r>
      <w:r w:rsidRPr="004A3E27">
        <w:t xml:space="preserve"> Hebrew: ‘The nearness of God is my good.’ Cp. Wisdom 3:9; Ecclesiasticus 2:3.</w:t>
      </w:r>
    </w:p>
  </w:footnote>
  <w:footnote w:id="300">
    <w:p w14:paraId="592FBEA7" w14:textId="77777777" w:rsidR="00837F89" w:rsidRPr="004A3E27" w:rsidRDefault="00837F8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01">
    <w:p w14:paraId="17B1E11D" w14:textId="77777777" w:rsidR="00837F89" w:rsidRPr="004A3E27" w:rsidRDefault="00837F8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2">
    <w:p w14:paraId="1E15E436" w14:textId="77777777" w:rsidR="00837F89" w:rsidRPr="004A3E27" w:rsidRDefault="00837F8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3">
    <w:p w14:paraId="48E0BAD1" w14:textId="77777777" w:rsidR="00837F89" w:rsidRPr="004A3E27" w:rsidRDefault="00837F89" w:rsidP="00BD5BBE">
      <w:pPr>
        <w:pStyle w:val="footnote"/>
      </w:pPr>
      <w:r w:rsidRPr="004A3E27">
        <w:rPr>
          <w:rStyle w:val="FootnoteReference"/>
        </w:rPr>
        <w:footnoteRef/>
      </w:r>
      <w:r w:rsidRPr="004A3E27">
        <w:t xml:space="preserve"> Signs and miracles of God’s presence, protection and deliverance.</w:t>
      </w:r>
    </w:p>
  </w:footnote>
  <w:footnote w:id="304">
    <w:p w14:paraId="706BBD8A" w14:textId="77777777" w:rsidR="00837F89" w:rsidRPr="004A3E27" w:rsidRDefault="00837F8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5">
    <w:p w14:paraId="70533A43" w14:textId="77777777" w:rsidR="00837F89" w:rsidRPr="004A3E27" w:rsidRDefault="00837F8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6">
    <w:p w14:paraId="43EF022B" w14:textId="77777777" w:rsidR="00837F89" w:rsidRPr="004A3E27" w:rsidRDefault="00837F89"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7">
    <w:p w14:paraId="4332FFC4" w14:textId="77777777" w:rsidR="00837F89" w:rsidRPr="004A3E27" w:rsidRDefault="00837F89" w:rsidP="00BD5BBE">
      <w:pPr>
        <w:pStyle w:val="footnote"/>
      </w:pPr>
      <w:r w:rsidRPr="004A3E27">
        <w:rPr>
          <w:rStyle w:val="FootnoteReference"/>
        </w:rPr>
        <w:footnoteRef/>
      </w:r>
      <w:r w:rsidRPr="004A3E27">
        <w:t xml:space="preserve"> Cp. Ps. 45:10; Is. 2:4; 11:9; 65:25; Hos. 2:18; Zac. 9:10.</w:t>
      </w:r>
    </w:p>
  </w:footnote>
  <w:footnote w:id="308">
    <w:p w14:paraId="168ADB5F" w14:textId="77777777" w:rsidR="00837F89" w:rsidRPr="004A3E27" w:rsidRDefault="00837F89" w:rsidP="00BD5BBE">
      <w:pPr>
        <w:pStyle w:val="footnote"/>
      </w:pPr>
      <w:r w:rsidRPr="004A3E27">
        <w:rPr>
          <w:rStyle w:val="FootnoteReference"/>
        </w:rPr>
        <w:footnoteRef/>
      </w:r>
      <w:r w:rsidRPr="004A3E27">
        <w:t xml:space="preserve"> Sinai and Zion, Moses and Christ, the Law and the Gospel enlighten the earth.</w:t>
      </w:r>
    </w:p>
  </w:footnote>
  <w:footnote w:id="309">
    <w:p w14:paraId="680E84D4" w14:textId="77777777" w:rsidR="00837F89" w:rsidRPr="004A3E27" w:rsidRDefault="00837F8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10">
    <w:p w14:paraId="100AB77F" w14:textId="77777777" w:rsidR="00837F89" w:rsidRPr="004A3E27" w:rsidRDefault="00837F8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11">
    <w:p w14:paraId="062E4DFE" w14:textId="77777777" w:rsidR="00837F89" w:rsidRDefault="00837F8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37F89" w:rsidRDefault="00837F89" w:rsidP="00BD5BBE">
      <w:pPr>
        <w:pStyle w:val="footnote"/>
      </w:pPr>
      <w:r>
        <w:tab/>
        <w:t>‘I will speak My mind in parables,</w:t>
      </w:r>
    </w:p>
    <w:p w14:paraId="04636509" w14:textId="77777777" w:rsidR="00837F89" w:rsidRDefault="00837F89" w:rsidP="00BD5BBE">
      <w:pPr>
        <w:pStyle w:val="footnote"/>
      </w:pPr>
      <w:r>
        <w:tab/>
        <w:t>divulge secrets hidden since creation’ (cp. Rev. 3:14).</w:t>
      </w:r>
    </w:p>
  </w:footnote>
  <w:footnote w:id="312">
    <w:p w14:paraId="7427B3ED" w14:textId="77777777" w:rsidR="00837F89" w:rsidRDefault="00837F8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3">
    <w:p w14:paraId="322E8B00" w14:textId="77777777" w:rsidR="00837F89" w:rsidRDefault="00837F89" w:rsidP="00BD5BBE">
      <w:pPr>
        <w:pStyle w:val="footnote"/>
      </w:pPr>
      <w:r>
        <w:rPr>
          <w:rStyle w:val="FootnoteReference"/>
        </w:rPr>
        <w:footnoteRef/>
      </w:r>
      <w:r>
        <w:t xml:space="preserve"> Ephraim = Israel (cp. Hos. 7; Num. 14; 1 Sam. 4).</w:t>
      </w:r>
    </w:p>
  </w:footnote>
  <w:footnote w:id="314">
    <w:p w14:paraId="3E975B3D" w14:textId="77777777" w:rsidR="00837F89" w:rsidRDefault="00837F89" w:rsidP="00BD5BBE">
      <w:pPr>
        <w:pStyle w:val="footnote"/>
      </w:pPr>
      <w:r>
        <w:rPr>
          <w:rStyle w:val="FootnoteReference"/>
        </w:rPr>
        <w:footnoteRef/>
      </w:r>
      <w:r>
        <w:t xml:space="preserve"> He deferred giving them the promised food and the Promised Land.</w:t>
      </w:r>
    </w:p>
  </w:footnote>
  <w:footnote w:id="315">
    <w:p w14:paraId="4F93FDA3" w14:textId="77777777" w:rsidR="00837F89" w:rsidRDefault="00837F89"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6">
    <w:p w14:paraId="7B76452E" w14:textId="77777777" w:rsidR="00837F89" w:rsidRDefault="00837F89" w:rsidP="00BD5BBE">
      <w:pPr>
        <w:pStyle w:val="footnote"/>
      </w:pPr>
      <w:r>
        <w:rPr>
          <w:rStyle w:val="FootnoteReference"/>
        </w:rPr>
        <w:footnoteRef/>
      </w:r>
      <w:r>
        <w:t xml:space="preserve"> sanctuary: </w:t>
      </w:r>
      <w:r w:rsidRPr="00636EF6">
        <w:rPr>
          <w:i/>
        </w:rPr>
        <w:t>lit</w:t>
      </w:r>
      <w:r>
        <w:t>. place. Cp. Psalm 131:5 and footnote there.</w:t>
      </w:r>
    </w:p>
  </w:footnote>
  <w:footnote w:id="317">
    <w:p w14:paraId="0348F64B" w14:textId="77777777" w:rsidR="00837F89" w:rsidRDefault="00837F89" w:rsidP="00BD5BBE">
      <w:pPr>
        <w:pStyle w:val="footnote"/>
      </w:pPr>
      <w:r>
        <w:rPr>
          <w:rStyle w:val="FootnoteReference"/>
        </w:rPr>
        <w:footnoteRef/>
      </w:r>
      <w:r>
        <w:t xml:space="preserve"> John 15.</w:t>
      </w:r>
    </w:p>
  </w:footnote>
  <w:footnote w:id="318">
    <w:p w14:paraId="211D4309" w14:textId="77777777" w:rsidR="00837F89" w:rsidRDefault="00837F89" w:rsidP="00BD5BBE">
      <w:pPr>
        <w:pStyle w:val="footnote"/>
      </w:pPr>
      <w:r>
        <w:rPr>
          <w:rStyle w:val="FootnoteReference"/>
        </w:rPr>
        <w:footnoteRef/>
      </w:r>
      <w:r>
        <w:t xml:space="preserve"> Joseph = Israel (Gen. 40:23; 48:15; Amos 6:6).</w:t>
      </w:r>
    </w:p>
  </w:footnote>
  <w:footnote w:id="319">
    <w:p w14:paraId="7AA1750E" w14:textId="77777777" w:rsidR="00837F89" w:rsidRDefault="00837F89" w:rsidP="00BD5BBE">
      <w:pPr>
        <w:pStyle w:val="footnote"/>
      </w:pPr>
      <w:r>
        <w:rPr>
          <w:rStyle w:val="FootnoteReference"/>
        </w:rPr>
        <w:footnoteRef/>
      </w:r>
      <w:r>
        <w:t xml:space="preserve"> 2 Sam. 6:2 (LXX).</w:t>
      </w:r>
    </w:p>
  </w:footnote>
  <w:footnote w:id="320">
    <w:p w14:paraId="1F148131" w14:textId="77777777" w:rsidR="00837F89" w:rsidRDefault="00837F89"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321">
    <w:p w14:paraId="70ACE5E0" w14:textId="77777777" w:rsidR="00837F89" w:rsidRDefault="00837F89" w:rsidP="00BD5BBE">
      <w:pPr>
        <w:pStyle w:val="footnote"/>
      </w:pPr>
      <w:r>
        <w:rPr>
          <w:rStyle w:val="FootnoteReference"/>
        </w:rPr>
        <w:footnoteRef/>
      </w:r>
      <w:r>
        <w:t xml:space="preserve"> ‘What tongue? The voice of God’ (St Athanasius).</w:t>
      </w:r>
    </w:p>
  </w:footnote>
  <w:footnote w:id="322">
    <w:p w14:paraId="33FBC19B" w14:textId="77777777" w:rsidR="00837F89" w:rsidRDefault="00837F89" w:rsidP="00BD5BBE">
      <w:pPr>
        <w:pStyle w:val="footnote"/>
      </w:pPr>
      <w:r>
        <w:rPr>
          <w:rStyle w:val="FootnoteReference"/>
        </w:rPr>
        <w:footnoteRef/>
      </w:r>
      <w:r>
        <w:t xml:space="preserve"> Exodus 9:23; 19:16.</w:t>
      </w:r>
    </w:p>
  </w:footnote>
  <w:footnote w:id="323">
    <w:p w14:paraId="5C3F1B44" w14:textId="77777777" w:rsidR="00837F89" w:rsidRDefault="00837F89" w:rsidP="00BD5BBE">
      <w:pPr>
        <w:pStyle w:val="footnote"/>
      </w:pPr>
      <w:r>
        <w:rPr>
          <w:rStyle w:val="FootnoteReference"/>
        </w:rPr>
        <w:footnoteRef/>
      </w:r>
      <w:r>
        <w:t xml:space="preserve"> ‘You have always been deaf to His voice, blind to the vision of Him’ (Jn. 5:37; cp. Deut. 18:16; Isaiah 48:18).</w:t>
      </w:r>
    </w:p>
  </w:footnote>
  <w:footnote w:id="324">
    <w:p w14:paraId="7C05F63D" w14:textId="77777777" w:rsidR="00837F89" w:rsidRDefault="00837F8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5">
    <w:p w14:paraId="0BC469A4" w14:textId="77777777" w:rsidR="00837F89" w:rsidRDefault="00837F89" w:rsidP="00BD5BBE">
      <w:pPr>
        <w:pStyle w:val="footnote"/>
      </w:pPr>
      <w:r>
        <w:rPr>
          <w:rStyle w:val="FootnoteReference"/>
        </w:rPr>
        <w:footnoteRef/>
      </w:r>
      <w:r>
        <w:t xml:space="preserve"> </w:t>
      </w:r>
      <w:r>
        <w:rPr>
          <w:i/>
        </w:rPr>
        <w:t>See the previous footnote</w:t>
      </w:r>
      <w:r>
        <w:t>.</w:t>
      </w:r>
    </w:p>
  </w:footnote>
  <w:footnote w:id="326">
    <w:p w14:paraId="09156637" w14:textId="77777777" w:rsidR="00837F89" w:rsidRDefault="00837F89" w:rsidP="00BD5BBE">
      <w:pPr>
        <w:pStyle w:val="footnote"/>
      </w:pPr>
      <w:r>
        <w:rPr>
          <w:rStyle w:val="FootnoteReference"/>
        </w:rPr>
        <w:footnoteRef/>
      </w:r>
      <w:r>
        <w:t xml:space="preserve"> Cp. Isaiah 36:6; 2 Chron. 32:8; 1 Tim. 6:17; Ps. 74:4; Gal. 2:9; 1 Sam. 2:8.</w:t>
      </w:r>
    </w:p>
  </w:footnote>
  <w:footnote w:id="327">
    <w:p w14:paraId="14FEF0D9" w14:textId="77777777" w:rsidR="00837F89" w:rsidRDefault="00837F89" w:rsidP="00BD5BBE">
      <w:pPr>
        <w:pStyle w:val="footnote"/>
      </w:pPr>
      <w:r>
        <w:rPr>
          <w:rStyle w:val="FootnoteReference"/>
        </w:rPr>
        <w:footnoteRef/>
      </w:r>
      <w:r>
        <w:t xml:space="preserve"> John 10:34-36.</w:t>
      </w:r>
    </w:p>
  </w:footnote>
  <w:footnote w:id="328">
    <w:p w14:paraId="136A7666" w14:textId="77777777" w:rsidR="00837F89" w:rsidRDefault="00837F89" w:rsidP="00BD5BBE">
      <w:pPr>
        <w:pStyle w:val="footnote"/>
      </w:pPr>
      <w:r>
        <w:rPr>
          <w:rStyle w:val="FootnoteReference"/>
        </w:rPr>
        <w:footnoteRef/>
      </w:r>
      <w:r>
        <w:t xml:space="preserve"> This prayer is already answered (John 3:18; 9:39; 12:31; Acts 17:31).</w:t>
      </w:r>
    </w:p>
  </w:footnote>
  <w:footnote w:id="329">
    <w:p w14:paraId="764CD80E" w14:textId="77777777" w:rsidR="00837F89" w:rsidRDefault="00837F89" w:rsidP="00BD5BBE">
      <w:pPr>
        <w:pStyle w:val="footnote"/>
      </w:pPr>
      <w:r>
        <w:rPr>
          <w:rStyle w:val="FootnoteReference"/>
        </w:rPr>
        <w:footnoteRef/>
      </w:r>
      <w:r>
        <w:t xml:space="preserve"> </w:t>
      </w:r>
      <w:r w:rsidRPr="003111C9">
        <w:rPr>
          <w:i/>
        </w:rPr>
        <w:t>Lit</w:t>
      </w:r>
      <w:r>
        <w:t>. ‘How beloved are Your dwellings.’</w:t>
      </w:r>
    </w:p>
  </w:footnote>
  <w:footnote w:id="330">
    <w:p w14:paraId="7D098958" w14:textId="77777777" w:rsidR="00837F89" w:rsidRDefault="00837F89" w:rsidP="00BD5BBE">
      <w:pPr>
        <w:pStyle w:val="footnote"/>
      </w:pPr>
      <w:r>
        <w:rPr>
          <w:rStyle w:val="FootnoteReference"/>
        </w:rPr>
        <w:footnoteRef/>
      </w:r>
      <w:r>
        <w:t xml:space="preserve"> Man has made a mess of the earth (Gen. 3; Isaiah 24:4-6 etc.)</w:t>
      </w:r>
    </w:p>
  </w:footnote>
  <w:footnote w:id="331">
    <w:p w14:paraId="71E6E356" w14:textId="77777777" w:rsidR="00837F89" w:rsidRDefault="00837F89" w:rsidP="00BD5BBE">
      <w:pPr>
        <w:pStyle w:val="footnote"/>
      </w:pPr>
      <w:r>
        <w:rPr>
          <w:rStyle w:val="FootnoteReference"/>
        </w:rPr>
        <w:footnoteRef/>
      </w:r>
      <w:r>
        <w:t xml:space="preserve"> Cp. Lk. 13:25; Mk. 4:11; Col. 4:5; Rev. 22:15.</w:t>
      </w:r>
    </w:p>
  </w:footnote>
  <w:footnote w:id="332">
    <w:p w14:paraId="41AC4983" w14:textId="77777777" w:rsidR="00837F89" w:rsidRDefault="00837F89" w:rsidP="00BD5BBE">
      <w:pPr>
        <w:pStyle w:val="footnote"/>
      </w:pPr>
      <w:r>
        <w:rPr>
          <w:rStyle w:val="FootnoteReference"/>
        </w:rPr>
        <w:footnoteRef/>
      </w:r>
      <w:r>
        <w:t xml:space="preserve"> God is love. Love covers all sins (see 1 Jn. 4:16; 1 Pet. 4:8; Prov. 10:12; Jas. 5:20; Lk. 7:47).</w:t>
      </w:r>
    </w:p>
  </w:footnote>
  <w:footnote w:id="333">
    <w:p w14:paraId="098CF664" w14:textId="77777777" w:rsidR="00837F89" w:rsidRDefault="00837F89" w:rsidP="00BD5BBE">
      <w:pPr>
        <w:pStyle w:val="footnote"/>
      </w:pPr>
      <w:r>
        <w:rPr>
          <w:rStyle w:val="FootnoteReference"/>
        </w:rPr>
        <w:footnoteRef/>
      </w:r>
      <w:r>
        <w:t xml:space="preserve"> holy: cp. 1 Cor. 3:16,17; 6:15-19; Heb. 3:1; 12:10; 1 Pet. 1:15,16; 2 Pet. 1-4.</w:t>
      </w:r>
    </w:p>
  </w:footnote>
  <w:footnote w:id="334">
    <w:p w14:paraId="7FD51EF5" w14:textId="77777777" w:rsidR="00837F89" w:rsidRDefault="00837F89" w:rsidP="00BD5BBE">
      <w:pPr>
        <w:pStyle w:val="footnote"/>
      </w:pPr>
      <w:r>
        <w:rPr>
          <w:rStyle w:val="FootnoteReference"/>
        </w:rPr>
        <w:footnoteRef/>
      </w:r>
      <w:r>
        <w:t xml:space="preserve"> Powers of the soul are will, desire, intellect, understanding, memory, imagination.</w:t>
      </w:r>
    </w:p>
  </w:footnote>
  <w:footnote w:id="335">
    <w:p w14:paraId="2E11ABE5" w14:textId="77777777" w:rsidR="00837F89" w:rsidRDefault="00837F89" w:rsidP="00BD5BBE">
      <w:pPr>
        <w:pStyle w:val="footnote"/>
      </w:pPr>
      <w:r>
        <w:rPr>
          <w:rStyle w:val="FootnoteReference"/>
        </w:rPr>
        <w:footnoteRef/>
      </w:r>
      <w:r>
        <w:t xml:space="preserve"> ‘The song of the Lamb.’ (Rev. 15:3-5; John 12:32).</w:t>
      </w:r>
    </w:p>
  </w:footnote>
  <w:footnote w:id="336">
    <w:p w14:paraId="76FC32A6" w14:textId="77777777" w:rsidR="00837F89" w:rsidRDefault="00837F89"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7">
    <w:p w14:paraId="44300EEE" w14:textId="77777777" w:rsidR="00837F89" w:rsidRDefault="00837F8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8">
    <w:p w14:paraId="02B9876C" w14:textId="77777777" w:rsidR="00837F89" w:rsidRDefault="00837F8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9">
    <w:p w14:paraId="228CEE3D" w14:textId="77777777" w:rsidR="00837F89" w:rsidRDefault="00837F8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40">
    <w:p w14:paraId="139C4FE4" w14:textId="05D71ED0" w:rsidR="00837F89" w:rsidRDefault="00837F89"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41">
    <w:p w14:paraId="6EB18B02" w14:textId="77777777" w:rsidR="00837F89" w:rsidRDefault="00837F89" w:rsidP="00BD5BBE">
      <w:pPr>
        <w:pStyle w:val="footnote"/>
      </w:pPr>
      <w:r>
        <w:rPr>
          <w:rStyle w:val="FootnoteReference"/>
        </w:rPr>
        <w:footnoteRef/>
      </w:r>
      <w:r>
        <w:t xml:space="preserve"> ‘God’s mercy is the salvation and grace granted by Christ’ (St. Athanasius).</w:t>
      </w:r>
    </w:p>
  </w:footnote>
  <w:footnote w:id="342">
    <w:p w14:paraId="2C2EB9DF" w14:textId="77777777" w:rsidR="00837F89" w:rsidRDefault="00837F8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3">
    <w:p w14:paraId="179D7A74" w14:textId="04A38D47" w:rsidR="00837F89" w:rsidRDefault="00837F89"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44">
    <w:p w14:paraId="0F6F70D6" w14:textId="77777777" w:rsidR="00837F89" w:rsidRDefault="00837F89" w:rsidP="00BD5BBE">
      <w:pPr>
        <w:pStyle w:val="footnote"/>
      </w:pPr>
      <w:r>
        <w:rPr>
          <w:rStyle w:val="FootnoteReference"/>
        </w:rPr>
        <w:footnoteRef/>
      </w:r>
      <w:r>
        <w:t xml:space="preserve"> Cp. 2 Samuel 7:4-17; 1 Chron. 17:3-14.</w:t>
      </w:r>
    </w:p>
  </w:footnote>
  <w:footnote w:id="345">
    <w:p w14:paraId="41487A2A" w14:textId="77777777" w:rsidR="00837F89" w:rsidRDefault="00837F89"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6">
    <w:p w14:paraId="14836E7C" w14:textId="77777777" w:rsidR="00837F89" w:rsidRDefault="00837F89" w:rsidP="00C544D6">
      <w:pPr>
        <w:pStyle w:val="footnote"/>
      </w:pPr>
      <w:r>
        <w:rPr>
          <w:rStyle w:val="FootnoteReference"/>
        </w:rPr>
        <w:footnoteRef/>
      </w:r>
      <w:r>
        <w:t xml:space="preserve"> dynasty: </w:t>
      </w:r>
      <w:r w:rsidRPr="0090411D">
        <w:rPr>
          <w:i/>
        </w:rPr>
        <w:t>lit</w:t>
      </w:r>
      <w:r>
        <w:t>. seed (Gal. 3:16; Is. 9:7).</w:t>
      </w:r>
    </w:p>
  </w:footnote>
  <w:footnote w:id="347">
    <w:p w14:paraId="11323AA1" w14:textId="77777777" w:rsidR="00837F89" w:rsidRDefault="00837F8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8">
    <w:p w14:paraId="4EFFF313" w14:textId="77777777" w:rsidR="00837F89" w:rsidRDefault="00837F89" w:rsidP="00C544D6">
      <w:pPr>
        <w:pStyle w:val="footnote"/>
      </w:pPr>
      <w:r>
        <w:rPr>
          <w:rStyle w:val="FootnoteReference"/>
        </w:rPr>
        <w:footnoteRef/>
      </w:r>
      <w:r>
        <w:t xml:space="preserve"> dynasty: </w:t>
      </w:r>
      <w:r w:rsidRPr="0090411D">
        <w:rPr>
          <w:i/>
        </w:rPr>
        <w:t>lit</w:t>
      </w:r>
      <w:r>
        <w:t>. seed.</w:t>
      </w:r>
    </w:p>
  </w:footnote>
  <w:footnote w:id="349">
    <w:p w14:paraId="4C1D0FC5" w14:textId="77777777" w:rsidR="00837F89" w:rsidRDefault="00837F89" w:rsidP="00C544D6">
      <w:pPr>
        <w:pStyle w:val="footnote"/>
      </w:pPr>
      <w:r>
        <w:rPr>
          <w:rStyle w:val="FootnoteReference"/>
        </w:rPr>
        <w:footnoteRef/>
      </w:r>
      <w:r>
        <w:t xml:space="preserve"> Rev. 1:5; 3:14.</w:t>
      </w:r>
    </w:p>
  </w:footnote>
  <w:footnote w:id="350">
    <w:p w14:paraId="11F2D9AD" w14:textId="77777777" w:rsidR="00837F89" w:rsidRDefault="00837F8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51">
    <w:p w14:paraId="2C9584E9" w14:textId="77777777" w:rsidR="00837F89" w:rsidRDefault="00837F89"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2">
    <w:p w14:paraId="7F18A7EC" w14:textId="77777777" w:rsidR="00837F89" w:rsidRDefault="00837F89" w:rsidP="00C544D6">
      <w:pPr>
        <w:pStyle w:val="footnote"/>
      </w:pPr>
      <w:r>
        <w:rPr>
          <w:rStyle w:val="FootnoteReference"/>
        </w:rPr>
        <w:footnoteRef/>
      </w:r>
      <w:r>
        <w:t xml:space="preserve"> That is, in the Kingdom (1 Cor. 4:20).</w:t>
      </w:r>
    </w:p>
  </w:footnote>
  <w:footnote w:id="353">
    <w:p w14:paraId="6FEEFB4C" w14:textId="77777777" w:rsidR="00837F89" w:rsidRDefault="00837F89" w:rsidP="00C544D6">
      <w:pPr>
        <w:pStyle w:val="footnote"/>
      </w:pPr>
      <w:r>
        <w:rPr>
          <w:rStyle w:val="FootnoteReference"/>
        </w:rPr>
        <w:footnoteRef/>
      </w:r>
      <w:r>
        <w:t xml:space="preserve"> Verses 11 and 12 were quoted by Satan to tempt Christ (Matt. 4:6; Lk. 4:10).</w:t>
      </w:r>
    </w:p>
  </w:footnote>
  <w:footnote w:id="354">
    <w:p w14:paraId="3E2B8879" w14:textId="77777777" w:rsidR="00837F89" w:rsidRDefault="00837F89" w:rsidP="00C544D6">
      <w:pPr>
        <w:pStyle w:val="footnote"/>
      </w:pPr>
      <w:r>
        <w:rPr>
          <w:rStyle w:val="FootnoteReference"/>
        </w:rPr>
        <w:footnoteRef/>
      </w:r>
      <w:r>
        <w:t xml:space="preserve"> dragon: </w:t>
      </w:r>
      <w:r w:rsidRPr="0090411D">
        <w:rPr>
          <w:i/>
        </w:rPr>
        <w:t>or</w:t>
      </w:r>
      <w:r>
        <w:t xml:space="preserve"> serpent.</w:t>
      </w:r>
    </w:p>
  </w:footnote>
  <w:footnote w:id="355">
    <w:p w14:paraId="271F5928" w14:textId="77777777" w:rsidR="00837F89" w:rsidRDefault="00837F89"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56">
    <w:p w14:paraId="78AC2D24" w14:textId="77777777" w:rsidR="00837F89" w:rsidRDefault="00837F89" w:rsidP="00C544D6">
      <w:pPr>
        <w:pStyle w:val="footnote"/>
      </w:pPr>
      <w:r>
        <w:rPr>
          <w:rStyle w:val="FootnoteReference"/>
        </w:rPr>
        <w:footnoteRef/>
      </w:r>
      <w:r>
        <w:t xml:space="preserve"> John 7:38.</w:t>
      </w:r>
    </w:p>
  </w:footnote>
  <w:footnote w:id="357">
    <w:p w14:paraId="004CC793" w14:textId="77777777" w:rsidR="00837F89" w:rsidRDefault="00837F89"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8">
    <w:p w14:paraId="1C9111DE" w14:textId="77777777" w:rsidR="00837F89" w:rsidRDefault="00837F89" w:rsidP="00C544D6">
      <w:pPr>
        <w:pStyle w:val="footnote"/>
      </w:pPr>
      <w:r>
        <w:rPr>
          <w:rStyle w:val="FootnoteReference"/>
        </w:rPr>
        <w:footnoteRef/>
      </w:r>
      <w:r>
        <w:t xml:space="preserve"> Cp. 1 Cor. 3:20, ‘The Lord knows the thoughts of the wise…’</w:t>
      </w:r>
    </w:p>
  </w:footnote>
  <w:footnote w:id="359">
    <w:p w14:paraId="046745B9" w14:textId="77777777" w:rsidR="00837F89" w:rsidRDefault="00837F89" w:rsidP="00C544D6">
      <w:pPr>
        <w:pStyle w:val="footnote"/>
      </w:pPr>
      <w:r>
        <w:rPr>
          <w:rStyle w:val="FootnoteReference"/>
        </w:rPr>
        <w:footnoteRef/>
      </w:r>
      <w:r>
        <w:t xml:space="preserve"> Ex. 17:1-7.</w:t>
      </w:r>
    </w:p>
  </w:footnote>
  <w:footnote w:id="360">
    <w:p w14:paraId="08EA846E" w14:textId="77777777" w:rsidR="00837F89" w:rsidRDefault="00837F89" w:rsidP="00C544D6">
      <w:pPr>
        <w:pStyle w:val="footnote"/>
      </w:pPr>
      <w:r>
        <w:rPr>
          <w:rStyle w:val="FootnoteReference"/>
        </w:rPr>
        <w:footnoteRef/>
      </w:r>
      <w:r>
        <w:t xml:space="preserve"> Num. 14:32-34.</w:t>
      </w:r>
    </w:p>
  </w:footnote>
  <w:footnote w:id="361">
    <w:p w14:paraId="27E7289C" w14:textId="77777777" w:rsidR="00837F89" w:rsidRDefault="00837F89" w:rsidP="00C544D6">
      <w:pPr>
        <w:pStyle w:val="footnote"/>
      </w:pPr>
      <w:r>
        <w:rPr>
          <w:rStyle w:val="FootnoteReference"/>
        </w:rPr>
        <w:footnoteRef/>
      </w:r>
      <w:r>
        <w:t xml:space="preserve"> Cp. Heb.3:7-11; 4:10.</w:t>
      </w:r>
    </w:p>
  </w:footnote>
  <w:footnote w:id="362">
    <w:p w14:paraId="6A0DA86F" w14:textId="77777777" w:rsidR="00837F89" w:rsidRDefault="00837F89" w:rsidP="00C544D6">
      <w:pPr>
        <w:pStyle w:val="footnote"/>
      </w:pPr>
      <w:r>
        <w:rPr>
          <w:rStyle w:val="FootnoteReference"/>
        </w:rPr>
        <w:footnoteRef/>
      </w:r>
      <w:r>
        <w:t xml:space="preserve"> Cp. Deut. 32:17; 1 Cor. 10:20; Psalm 105:36-38; 1 Chron. 16:26.</w:t>
      </w:r>
    </w:p>
  </w:footnote>
  <w:footnote w:id="363">
    <w:p w14:paraId="29039A45" w14:textId="77777777" w:rsidR="00837F89" w:rsidRDefault="00837F89" w:rsidP="00C544D6">
      <w:pPr>
        <w:pStyle w:val="footnote"/>
      </w:pPr>
      <w:r>
        <w:rPr>
          <w:rStyle w:val="FootnoteReference"/>
        </w:rPr>
        <w:footnoteRef/>
      </w:r>
      <w:r>
        <w:t xml:space="preserve"> i.e. Let the sea dance and roar in thunderous applause as the King of Glory appears. (This line is identical with 97:7a).</w:t>
      </w:r>
    </w:p>
  </w:footnote>
  <w:footnote w:id="364">
    <w:p w14:paraId="0A420AC8" w14:textId="77777777" w:rsidR="00837F89" w:rsidRDefault="00837F89" w:rsidP="00C544D6">
      <w:pPr>
        <w:pStyle w:val="footnote"/>
      </w:pPr>
      <w:r>
        <w:rPr>
          <w:rStyle w:val="FootnoteReference"/>
        </w:rPr>
        <w:footnoteRef/>
      </w:r>
      <w:r>
        <w:t xml:space="preserve"> Cp. Pss. 32:5b; 84:10b. Rom. 1:19-21; 2 Cor. 4:6; Jn. 1:14; 6:40; 17:22-24.</w:t>
      </w:r>
    </w:p>
  </w:footnote>
  <w:footnote w:id="365">
    <w:p w14:paraId="22A45999" w14:textId="77777777" w:rsidR="00837F89" w:rsidRDefault="00837F89"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66">
    <w:p w14:paraId="160E0C3D" w14:textId="77777777" w:rsidR="00837F89" w:rsidRDefault="00837F89" w:rsidP="00C544D6">
      <w:pPr>
        <w:pStyle w:val="footnote"/>
      </w:pPr>
      <w:r>
        <w:rPr>
          <w:rStyle w:val="FootnoteReference"/>
        </w:rPr>
        <w:footnoteRef/>
      </w:r>
      <w:r>
        <w:t xml:space="preserve"> Rev. 4:6, Ezek. 1:5-10.</w:t>
      </w:r>
    </w:p>
  </w:footnote>
  <w:footnote w:id="367">
    <w:p w14:paraId="33F848D7" w14:textId="77777777" w:rsidR="00837F89" w:rsidRDefault="00837F89" w:rsidP="00C544D6">
      <w:pPr>
        <w:pStyle w:val="footnote"/>
      </w:pPr>
      <w:r>
        <w:rPr>
          <w:rStyle w:val="FootnoteReference"/>
        </w:rPr>
        <w:footnoteRef/>
      </w:r>
      <w:r>
        <w:t xml:space="preserve"> Daily I pray for the lost. Sinners are slain by conversion into believers, saints, friends and lovers.</w:t>
      </w:r>
    </w:p>
  </w:footnote>
  <w:footnote w:id="368">
    <w:p w14:paraId="570F4149" w14:textId="77777777" w:rsidR="00837F89" w:rsidRDefault="00837F89" w:rsidP="00C544D6">
      <w:pPr>
        <w:pStyle w:val="footnote"/>
      </w:pPr>
      <w:r>
        <w:rPr>
          <w:rStyle w:val="FootnoteReference"/>
        </w:rPr>
        <w:footnoteRef/>
      </w:r>
      <w:r>
        <w:t xml:space="preserve"> Peter praised and confessed Christ, yet later he swore he did not know Him (Mt. 26:74; Mk. 14:71).</w:t>
      </w:r>
    </w:p>
  </w:footnote>
  <w:footnote w:id="369">
    <w:p w14:paraId="7F487DE9" w14:textId="77777777" w:rsidR="00837F89" w:rsidRDefault="00837F89" w:rsidP="00C544D6">
      <w:pPr>
        <w:pStyle w:val="footnote"/>
      </w:pPr>
      <w:r>
        <w:rPr>
          <w:rStyle w:val="FootnoteReference"/>
        </w:rPr>
        <w:footnoteRef/>
      </w:r>
      <w:r>
        <w:t xml:space="preserve"> Cp. Ps. 38:7a.</w:t>
      </w:r>
    </w:p>
  </w:footnote>
  <w:footnote w:id="370">
    <w:p w14:paraId="1B133F2B" w14:textId="77777777" w:rsidR="00837F89" w:rsidRDefault="00837F8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71">
    <w:p w14:paraId="4C6B2146" w14:textId="77777777" w:rsidR="00837F89" w:rsidRDefault="00837F89" w:rsidP="00C544D6">
      <w:pPr>
        <w:pStyle w:val="footnote"/>
      </w:pPr>
      <w:r>
        <w:rPr>
          <w:rStyle w:val="FootnoteReference"/>
        </w:rPr>
        <w:footnoteRef/>
      </w:r>
      <w:r>
        <w:t xml:space="preserve"> descendants: </w:t>
      </w:r>
      <w:r w:rsidRPr="00A80C80">
        <w:rPr>
          <w:i/>
        </w:rPr>
        <w:t>lit</w:t>
      </w:r>
      <w:r>
        <w:t>. seed. Verses 26-28 are quoted at Heb. 1:10-12; 13:8.</w:t>
      </w:r>
    </w:p>
  </w:footnote>
  <w:footnote w:id="372">
    <w:p w14:paraId="44E84D4D" w14:textId="77777777" w:rsidR="00837F89" w:rsidRDefault="00837F89" w:rsidP="00C544D6">
      <w:pPr>
        <w:pStyle w:val="footnote"/>
      </w:pPr>
      <w:r>
        <w:rPr>
          <w:rStyle w:val="FootnoteReference"/>
        </w:rPr>
        <w:footnoteRef/>
      </w:r>
      <w:r>
        <w:t xml:space="preserve"> ‘God is love’ (1 John 4:8,16).</w:t>
      </w:r>
    </w:p>
  </w:footnote>
  <w:footnote w:id="373">
    <w:p w14:paraId="1EEA58C5" w14:textId="77777777" w:rsidR="00837F89" w:rsidRDefault="00837F89" w:rsidP="00C544D6">
      <w:pPr>
        <w:pStyle w:val="footnote"/>
      </w:pPr>
      <w:r>
        <w:rPr>
          <w:rStyle w:val="FootnoteReference"/>
        </w:rPr>
        <w:footnoteRef/>
      </w:r>
      <w:r>
        <w:t xml:space="preserve"> Cp. Ps. 147:8.</w:t>
      </w:r>
    </w:p>
  </w:footnote>
  <w:footnote w:id="374">
    <w:p w14:paraId="1F5C3038" w14:textId="77777777" w:rsidR="00837F89" w:rsidRDefault="00837F89" w:rsidP="00C544D6">
      <w:pPr>
        <w:pStyle w:val="footnote"/>
      </w:pPr>
      <w:r>
        <w:rPr>
          <w:rStyle w:val="FootnoteReference"/>
        </w:rPr>
        <w:footnoteRef/>
      </w:r>
      <w:r>
        <w:t xml:space="preserve"> East and West intersecting heaven and earth forms the Cross to which our sins were nailed (Col. 1:20; 2:14).</w:t>
      </w:r>
    </w:p>
  </w:footnote>
  <w:footnote w:id="375">
    <w:p w14:paraId="2EB2A618" w14:textId="77777777" w:rsidR="00837F89" w:rsidRDefault="00837F89" w:rsidP="00C544D6">
      <w:pPr>
        <w:pStyle w:val="footnote"/>
      </w:pPr>
      <w:r>
        <w:rPr>
          <w:rStyle w:val="FootnoteReference"/>
        </w:rPr>
        <w:footnoteRef/>
      </w:r>
      <w:r>
        <w:t xml:space="preserve"> embraces all: </w:t>
      </w:r>
      <w:r w:rsidRPr="00A80C80">
        <w:rPr>
          <w:i/>
        </w:rPr>
        <w:t>or</w:t>
      </w:r>
      <w:r>
        <w:t>, ‘rules over all.’</w:t>
      </w:r>
    </w:p>
  </w:footnote>
  <w:footnote w:id="376">
    <w:p w14:paraId="169AA0B7" w14:textId="77777777" w:rsidR="00837F89" w:rsidRDefault="00837F89"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7">
    <w:p w14:paraId="45145696" w14:textId="77777777" w:rsidR="00837F89" w:rsidRDefault="00837F89" w:rsidP="00C544D6">
      <w:pPr>
        <w:pStyle w:val="footnote"/>
      </w:pPr>
      <w:r>
        <w:rPr>
          <w:rStyle w:val="FootnoteReference"/>
        </w:rPr>
        <w:footnoteRef/>
      </w:r>
      <w:r>
        <w:t xml:space="preserve"> Heb. 1:7; Ezek. 1:14; 2 Esdras 8:22.</w:t>
      </w:r>
    </w:p>
  </w:footnote>
  <w:footnote w:id="378">
    <w:p w14:paraId="384A849F" w14:textId="77777777" w:rsidR="00837F89" w:rsidRDefault="00837F89" w:rsidP="00C544D6">
      <w:pPr>
        <w:pStyle w:val="footnote"/>
      </w:pPr>
      <w:r>
        <w:rPr>
          <w:rStyle w:val="FootnoteReference"/>
        </w:rPr>
        <w:footnoteRef/>
      </w:r>
      <w:r>
        <w:t xml:space="preserve"> Much of Psalm 104 occurs almost verbatim in 1 Chron. 16:8-22 (cp. vv. 7:36).</w:t>
      </w:r>
    </w:p>
  </w:footnote>
  <w:footnote w:id="379">
    <w:p w14:paraId="1DCE9038" w14:textId="77777777" w:rsidR="00837F89" w:rsidRDefault="00837F8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80">
    <w:p w14:paraId="187F80A0" w14:textId="77777777" w:rsidR="00837F89" w:rsidRDefault="00837F89" w:rsidP="00C544D6">
      <w:pPr>
        <w:pStyle w:val="footnote"/>
      </w:pPr>
      <w:r>
        <w:rPr>
          <w:rStyle w:val="FootnoteReference"/>
        </w:rPr>
        <w:footnoteRef/>
      </w:r>
      <w:r>
        <w:t xml:space="preserve"> caterpillars: larva of the locust.</w:t>
      </w:r>
    </w:p>
  </w:footnote>
  <w:footnote w:id="381">
    <w:p w14:paraId="6E762A27" w14:textId="77777777" w:rsidR="00837F89" w:rsidRDefault="00837F89" w:rsidP="00C544D6">
      <w:pPr>
        <w:pStyle w:val="footnote"/>
      </w:pPr>
      <w:r>
        <w:rPr>
          <w:rStyle w:val="FootnoteReference"/>
        </w:rPr>
        <w:footnoteRef/>
      </w:r>
      <w:r>
        <w:t xml:space="preserve"> Ex. 16:12-15; Jn. 6:31-35.</w:t>
      </w:r>
    </w:p>
  </w:footnote>
  <w:footnote w:id="382">
    <w:p w14:paraId="463C0491" w14:textId="77777777" w:rsidR="00837F89" w:rsidRDefault="00837F89" w:rsidP="00C544D6">
      <w:pPr>
        <w:pStyle w:val="footnote"/>
      </w:pPr>
      <w:r>
        <w:rPr>
          <w:rStyle w:val="FootnoteReference"/>
        </w:rPr>
        <w:footnoteRef/>
      </w:r>
      <w:r>
        <w:t xml:space="preserve"> Gen. 15:14.</w:t>
      </w:r>
    </w:p>
  </w:footnote>
  <w:footnote w:id="383">
    <w:p w14:paraId="078805D2" w14:textId="77777777" w:rsidR="00837F89" w:rsidRDefault="00837F89"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4">
    <w:p w14:paraId="08540649" w14:textId="77777777" w:rsidR="00837F89" w:rsidRDefault="00837F89" w:rsidP="00C544D6">
      <w:pPr>
        <w:pStyle w:val="footnote"/>
      </w:pPr>
      <w:r>
        <w:rPr>
          <w:rStyle w:val="FootnoteReference"/>
        </w:rPr>
        <w:footnoteRef/>
      </w:r>
      <w:r>
        <w:t xml:space="preserve"> mercy: </w:t>
      </w:r>
      <w:r w:rsidRPr="00B246C1">
        <w:rPr>
          <w:i/>
        </w:rPr>
        <w:t>or</w:t>
      </w:r>
      <w:r>
        <w:t xml:space="preserve"> love.</w:t>
      </w:r>
    </w:p>
  </w:footnote>
  <w:footnote w:id="385">
    <w:p w14:paraId="1A81CC74" w14:textId="77777777" w:rsidR="00837F89" w:rsidRDefault="00837F89" w:rsidP="00C544D6">
      <w:pPr>
        <w:pStyle w:val="footnote"/>
      </w:pPr>
      <w:r>
        <w:rPr>
          <w:rStyle w:val="FootnoteReference"/>
        </w:rPr>
        <w:footnoteRef/>
      </w:r>
      <w:r>
        <w:t xml:space="preserve"> Cp. Mark 8:17-21; Matthew 16:9-12.</w:t>
      </w:r>
    </w:p>
  </w:footnote>
  <w:footnote w:id="386">
    <w:p w14:paraId="008D3EE2" w14:textId="77777777" w:rsidR="00837F89" w:rsidRDefault="00837F89" w:rsidP="00C544D6">
      <w:pPr>
        <w:pStyle w:val="footnote"/>
      </w:pPr>
      <w:r>
        <w:rPr>
          <w:rStyle w:val="FootnoteReference"/>
        </w:rPr>
        <w:footnoteRef/>
      </w:r>
      <w:r>
        <w:t xml:space="preserve"> Num. 11:34.</w:t>
      </w:r>
    </w:p>
  </w:footnote>
  <w:footnote w:id="387">
    <w:p w14:paraId="45B2152E" w14:textId="77777777" w:rsidR="00837F89" w:rsidRDefault="00837F89" w:rsidP="00C544D6">
      <w:pPr>
        <w:pStyle w:val="footnote"/>
      </w:pPr>
      <w:r>
        <w:rPr>
          <w:rStyle w:val="FootnoteReference"/>
        </w:rPr>
        <w:footnoteRef/>
      </w:r>
      <w:r>
        <w:t xml:space="preserve"> Num. 16:32.</w:t>
      </w:r>
    </w:p>
  </w:footnote>
  <w:footnote w:id="388">
    <w:p w14:paraId="5BE35E93" w14:textId="77777777" w:rsidR="00837F89" w:rsidRDefault="00837F89" w:rsidP="00C544D6">
      <w:pPr>
        <w:pStyle w:val="footnote"/>
      </w:pPr>
      <w:r>
        <w:rPr>
          <w:rStyle w:val="FootnoteReference"/>
        </w:rPr>
        <w:footnoteRef/>
      </w:r>
      <w:r>
        <w:t xml:space="preserve"> children: </w:t>
      </w:r>
      <w:r w:rsidRPr="00B246C1">
        <w:rPr>
          <w:i/>
        </w:rPr>
        <w:t>lit</w:t>
      </w:r>
      <w:r>
        <w:t>. seed.</w:t>
      </w:r>
    </w:p>
  </w:footnote>
  <w:footnote w:id="389">
    <w:p w14:paraId="3CB0230A" w14:textId="77777777" w:rsidR="00837F89" w:rsidRDefault="00837F8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90">
    <w:p w14:paraId="4C3D1737" w14:textId="77777777" w:rsidR="00837F89" w:rsidRDefault="00837F89" w:rsidP="00C544D6">
      <w:pPr>
        <w:pStyle w:val="footnote"/>
      </w:pPr>
      <w:r>
        <w:rPr>
          <w:rStyle w:val="FootnoteReference"/>
        </w:rPr>
        <w:footnoteRef/>
      </w:r>
      <w:r>
        <w:t xml:space="preserve"> ‘mercies of the Lord’: </w:t>
      </w:r>
      <w:r w:rsidRPr="00B246C1">
        <w:rPr>
          <w:i/>
        </w:rPr>
        <w:t>or</w:t>
      </w:r>
      <w:r>
        <w:t>, the Lord’s love.</w:t>
      </w:r>
    </w:p>
  </w:footnote>
  <w:footnote w:id="391">
    <w:p w14:paraId="5EB077FD" w14:textId="77777777" w:rsidR="00837F89" w:rsidRDefault="00837F89"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2">
    <w:p w14:paraId="32F80B0A" w14:textId="77777777" w:rsidR="00837F89" w:rsidRDefault="00837F89" w:rsidP="00C544D6">
      <w:pPr>
        <w:pStyle w:val="footnote"/>
      </w:pPr>
      <w:r>
        <w:rPr>
          <w:rStyle w:val="FootnoteReference"/>
        </w:rPr>
        <w:footnoteRef/>
      </w:r>
      <w:r>
        <w:t xml:space="preserve"> See Psalm 59:10 and footnote.</w:t>
      </w:r>
    </w:p>
  </w:footnote>
  <w:footnote w:id="393">
    <w:p w14:paraId="70CC4836" w14:textId="77777777" w:rsidR="00837F89" w:rsidRDefault="00837F8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4">
    <w:p w14:paraId="67FB27B1" w14:textId="77777777" w:rsidR="00837F89" w:rsidRDefault="00837F89" w:rsidP="00C544D6">
      <w:pPr>
        <w:pStyle w:val="footnote"/>
      </w:pPr>
      <w:r>
        <w:rPr>
          <w:rStyle w:val="FootnoteReference"/>
        </w:rPr>
        <w:footnoteRef/>
      </w:r>
      <w:r>
        <w:t xml:space="preserve"> Cp. Num. 5:22.</w:t>
      </w:r>
    </w:p>
  </w:footnote>
  <w:footnote w:id="395">
    <w:p w14:paraId="292E96AE" w14:textId="77777777" w:rsidR="00837F89" w:rsidRDefault="00837F89" w:rsidP="00C544D6">
      <w:pPr>
        <w:pStyle w:val="footnote"/>
      </w:pPr>
      <w:r>
        <w:rPr>
          <w:rStyle w:val="FootnoteReference"/>
        </w:rPr>
        <w:footnoteRef/>
      </w:r>
      <w:r>
        <w:t xml:space="preserve"> Mt. 27:39.</w:t>
      </w:r>
    </w:p>
  </w:footnote>
  <w:footnote w:id="396">
    <w:p w14:paraId="7B5761D5" w14:textId="77777777" w:rsidR="00837F89" w:rsidRDefault="00837F8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7">
    <w:p w14:paraId="6251134D" w14:textId="77777777" w:rsidR="00837F89" w:rsidRDefault="00837F89"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8">
    <w:p w14:paraId="5B5E529A" w14:textId="77777777" w:rsidR="00837F89" w:rsidRDefault="00837F89" w:rsidP="00C544D6">
      <w:pPr>
        <w:pStyle w:val="footnote"/>
      </w:pPr>
      <w:r>
        <w:rPr>
          <w:rStyle w:val="FootnoteReference"/>
        </w:rPr>
        <w:footnoteRef/>
      </w:r>
      <w:r>
        <w:t xml:space="preserve"> Cp. 1 Cor. 15:41-43.</w:t>
      </w:r>
    </w:p>
  </w:footnote>
  <w:footnote w:id="399">
    <w:p w14:paraId="4C93D1C9" w14:textId="77777777" w:rsidR="00837F89" w:rsidRDefault="00837F8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00">
    <w:p w14:paraId="5DE3DED0" w14:textId="77777777" w:rsidR="00837F89" w:rsidRDefault="00837F89" w:rsidP="00C544D6">
      <w:pPr>
        <w:pStyle w:val="footnote"/>
      </w:pPr>
      <w:r>
        <w:rPr>
          <w:rStyle w:val="FootnoteReference"/>
        </w:rPr>
        <w:footnoteRef/>
      </w:r>
      <w:r>
        <w:t xml:space="preserve"> Heb. 7:21.</w:t>
      </w:r>
    </w:p>
  </w:footnote>
  <w:footnote w:id="401">
    <w:p w14:paraId="09E7C6C1" w14:textId="77777777" w:rsidR="00837F89" w:rsidRDefault="00837F8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2">
    <w:p w14:paraId="1BC090E3" w14:textId="77777777" w:rsidR="00837F89" w:rsidRDefault="00837F8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3">
    <w:p w14:paraId="458325D6" w14:textId="77777777" w:rsidR="00837F89" w:rsidRDefault="00837F89" w:rsidP="00C544D6">
      <w:pPr>
        <w:pStyle w:val="footnote"/>
      </w:pPr>
      <w:r>
        <w:rPr>
          <w:rStyle w:val="FootnoteReference"/>
        </w:rPr>
        <w:footnoteRef/>
      </w:r>
      <w:r>
        <w:t xml:space="preserve"> Gen. 6:18; 9:9f; 15; 17; Ex. 19:5; Mk. 14:24; Lk. 22:20,29,30.</w:t>
      </w:r>
    </w:p>
  </w:footnote>
  <w:footnote w:id="404">
    <w:p w14:paraId="534F669F" w14:textId="77777777" w:rsidR="00837F89" w:rsidRDefault="00837F8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5">
    <w:p w14:paraId="2820C079" w14:textId="019C661F" w:rsidR="00837F89" w:rsidRDefault="00837F89" w:rsidP="00C544D6">
      <w:pPr>
        <w:pStyle w:val="footnote"/>
      </w:pPr>
      <w:r>
        <w:rPr>
          <w:rStyle w:val="FootnoteReference"/>
        </w:rPr>
        <w:footnoteRef/>
      </w:r>
      <w:r>
        <w:t xml:space="preserve"> To cultivate this fear is to practice living in the presence of God, which is the height of wisdom and understanding.</w:t>
      </w:r>
    </w:p>
  </w:footnote>
  <w:footnote w:id="406">
    <w:p w14:paraId="0B84AC37" w14:textId="77777777" w:rsidR="00837F89" w:rsidRDefault="00837F89" w:rsidP="00C544D6">
      <w:pPr>
        <w:pStyle w:val="footnote"/>
      </w:pPr>
      <w:r>
        <w:rPr>
          <w:rStyle w:val="FootnoteReference"/>
        </w:rPr>
        <w:footnoteRef/>
      </w:r>
      <w:r>
        <w:t xml:space="preserve"> ‘The world is passing away, and the desire for it; but anyone who does the will of God lives for ever’ (1 Jn. 2:17).</w:t>
      </w:r>
    </w:p>
  </w:footnote>
  <w:footnote w:id="407">
    <w:p w14:paraId="7BCF6DAD" w14:textId="77777777" w:rsidR="00837F89" w:rsidRDefault="00837F8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8">
    <w:p w14:paraId="5FAF92C9" w14:textId="77777777" w:rsidR="00837F89" w:rsidRDefault="00837F89" w:rsidP="00C544D6">
      <w:pPr>
        <w:pStyle w:val="footnote"/>
      </w:pPr>
      <w:r>
        <w:rPr>
          <w:rStyle w:val="FootnoteReference"/>
        </w:rPr>
        <w:footnoteRef/>
      </w:r>
      <w:r>
        <w:t xml:space="preserve"> Ex. 19:6; 29:43-46; Deut. 27:9; Is. 63:18,19; Jer. 2:3; 2 Cor. 6:16.</w:t>
      </w:r>
    </w:p>
  </w:footnote>
  <w:footnote w:id="409">
    <w:p w14:paraId="6D9F1C7B" w14:textId="77777777" w:rsidR="00837F89" w:rsidRDefault="00837F89"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10">
    <w:p w14:paraId="0C14975E" w14:textId="77777777" w:rsidR="00837F89" w:rsidRDefault="00837F89" w:rsidP="00C544D6">
      <w:pPr>
        <w:pStyle w:val="footnote"/>
      </w:pPr>
      <w:r>
        <w:rPr>
          <w:rStyle w:val="FootnoteReference"/>
        </w:rPr>
        <w:footnoteRef/>
      </w:r>
      <w:r>
        <w:t xml:space="preserve"> Earth rocked and rolled in travail at the birth of a nation (cp. Jn. 16:20-22).</w:t>
      </w:r>
    </w:p>
  </w:footnote>
  <w:footnote w:id="411">
    <w:p w14:paraId="0CFFAE38" w14:textId="77777777" w:rsidR="00837F89" w:rsidRDefault="00837F89" w:rsidP="00C544D6">
      <w:pPr>
        <w:pStyle w:val="footnote"/>
      </w:pPr>
      <w:r>
        <w:rPr>
          <w:rStyle w:val="FootnoteReference"/>
        </w:rPr>
        <w:footnoteRef/>
      </w:r>
      <w:r>
        <w:t xml:space="preserve"> Cp. John 1:18; 3:13; Wisdom 18:16.</w:t>
      </w:r>
    </w:p>
  </w:footnote>
  <w:footnote w:id="412">
    <w:p w14:paraId="47CB4F3E" w14:textId="77777777" w:rsidR="00837F89" w:rsidRDefault="00837F8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3">
    <w:p w14:paraId="5DABE081" w14:textId="77777777" w:rsidR="00837F89" w:rsidRDefault="00837F89"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4">
    <w:p w14:paraId="25D08CAE" w14:textId="77777777" w:rsidR="00837F89" w:rsidRDefault="00837F89" w:rsidP="00C544D6">
      <w:pPr>
        <w:pStyle w:val="footnote"/>
      </w:pPr>
      <w:r>
        <w:rPr>
          <w:rStyle w:val="FootnoteReference"/>
        </w:rPr>
        <w:footnoteRef/>
      </w:r>
      <w:r>
        <w:t xml:space="preserve"> cp. Heb. 4:10; Phil. 2:12; Mt. 11:28,29; Jer. 6:16.</w:t>
      </w:r>
    </w:p>
  </w:footnote>
  <w:footnote w:id="415">
    <w:p w14:paraId="4CB1C48E" w14:textId="77777777" w:rsidR="00837F89" w:rsidRDefault="00837F89" w:rsidP="00C544D6">
      <w:pPr>
        <w:pStyle w:val="footnote"/>
      </w:pPr>
      <w:r>
        <w:rPr>
          <w:rStyle w:val="FootnoteReference"/>
        </w:rPr>
        <w:footnoteRef/>
      </w:r>
      <w:r>
        <w:t xml:space="preserve"> 2 Cor. 4:13.</w:t>
      </w:r>
    </w:p>
  </w:footnote>
  <w:footnote w:id="416">
    <w:p w14:paraId="5ACE5127" w14:textId="77777777" w:rsidR="00837F89" w:rsidRDefault="00837F89" w:rsidP="00C544D6">
      <w:pPr>
        <w:pStyle w:val="footnote"/>
      </w:pPr>
      <w:r>
        <w:rPr>
          <w:rStyle w:val="FootnoteReference"/>
        </w:rPr>
        <w:footnoteRef/>
      </w:r>
      <w:r>
        <w:t xml:space="preserve"> </w:t>
      </w:r>
      <w:r w:rsidRPr="00DC02D9">
        <w:rPr>
          <w:i/>
        </w:rPr>
        <w:t>Or:</w:t>
      </w:r>
      <w:r>
        <w:t xml:space="preserve"> costly (Wisdom 1:13-16).</w:t>
      </w:r>
    </w:p>
  </w:footnote>
  <w:footnote w:id="417">
    <w:p w14:paraId="380C2FA4" w14:textId="77777777" w:rsidR="00837F89" w:rsidRDefault="00837F89" w:rsidP="00C544D6">
      <w:pPr>
        <w:pStyle w:val="footnote"/>
      </w:pPr>
      <w:r>
        <w:rPr>
          <w:rStyle w:val="FootnoteReference"/>
        </w:rPr>
        <w:footnoteRef/>
      </w:r>
      <w:r>
        <w:t xml:space="preserve"> Rom. 15:11.</w:t>
      </w:r>
    </w:p>
  </w:footnote>
  <w:footnote w:id="418">
    <w:p w14:paraId="468C84B0" w14:textId="77777777" w:rsidR="00837F89" w:rsidRDefault="00837F89" w:rsidP="00C544D6">
      <w:pPr>
        <w:pStyle w:val="footnote"/>
      </w:pPr>
      <w:r>
        <w:rPr>
          <w:rStyle w:val="FootnoteReference"/>
        </w:rPr>
        <w:footnoteRef/>
      </w:r>
      <w:r>
        <w:t xml:space="preserve"> Mercy </w:t>
      </w:r>
      <w:r w:rsidRPr="00DC02D9">
        <w:rPr>
          <w:i/>
        </w:rPr>
        <w:t>or</w:t>
      </w:r>
      <w:r>
        <w:t xml:space="preserve"> love.</w:t>
      </w:r>
    </w:p>
  </w:footnote>
  <w:footnote w:id="419">
    <w:p w14:paraId="17CB332D" w14:textId="77777777" w:rsidR="00837F89" w:rsidRPr="00C544D6" w:rsidRDefault="00837F89" w:rsidP="00C544D6">
      <w:pPr>
        <w:pStyle w:val="footnote"/>
      </w:pPr>
      <w:r w:rsidRPr="00C544D6">
        <w:rPr>
          <w:rStyle w:val="FootnoteReference"/>
          <w:vertAlign w:val="baseline"/>
        </w:rPr>
        <w:footnoteRef/>
      </w:r>
      <w:r w:rsidRPr="00C544D6">
        <w:t xml:space="preserve"> Heb. 13:6.</w:t>
      </w:r>
    </w:p>
  </w:footnote>
  <w:footnote w:id="420">
    <w:p w14:paraId="6976F3A7" w14:textId="77777777" w:rsidR="00837F89" w:rsidRDefault="00837F89"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21">
    <w:p w14:paraId="136E3140" w14:textId="77777777" w:rsidR="00837F89" w:rsidRDefault="00837F8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2">
    <w:p w14:paraId="05642717" w14:textId="77777777" w:rsidR="00837F89" w:rsidRDefault="00837F8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3">
    <w:p w14:paraId="6E3C51BA" w14:textId="77777777" w:rsidR="00837F89" w:rsidRDefault="00837F8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4">
    <w:p w14:paraId="1B184B80" w14:textId="77777777" w:rsidR="00837F89" w:rsidRDefault="00837F89" w:rsidP="00C544D6">
      <w:pPr>
        <w:pStyle w:val="footnote"/>
      </w:pPr>
      <w:r>
        <w:rPr>
          <w:rStyle w:val="FootnoteReference"/>
        </w:rPr>
        <w:footnoteRef/>
      </w:r>
      <w:r>
        <w:t xml:space="preserve"> Rom. 10:5; Gal. 3:12; Lev. 18:5; Luke 10:25-28.</w:t>
      </w:r>
    </w:p>
  </w:footnote>
  <w:footnote w:id="425">
    <w:p w14:paraId="0E153BF4" w14:textId="77777777" w:rsidR="00837F89" w:rsidRDefault="00837F8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6">
    <w:p w14:paraId="5FA9B9EF" w14:textId="77777777" w:rsidR="00837F89" w:rsidRDefault="00837F8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7">
    <w:p w14:paraId="0D4EEBCE" w14:textId="77777777" w:rsidR="00837F89" w:rsidRDefault="00837F89"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8">
    <w:p w14:paraId="27B8F97B" w14:textId="77777777" w:rsidR="00837F89" w:rsidRDefault="00837F89"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429">
    <w:p w14:paraId="7E47ADA2" w14:textId="77777777" w:rsidR="00837F89" w:rsidRDefault="00837F89"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430">
    <w:p w14:paraId="1EDD2AC5" w14:textId="77777777" w:rsidR="00837F89" w:rsidRDefault="00837F89" w:rsidP="00C544D6">
      <w:pPr>
        <w:pStyle w:val="footnote"/>
      </w:pPr>
      <w:r>
        <w:rPr>
          <w:rStyle w:val="FootnoteReference"/>
        </w:rPr>
        <w:footnoteRef/>
      </w:r>
      <w:r>
        <w:t xml:space="preserve"> sloth: </w:t>
      </w:r>
      <w:r w:rsidRPr="0002544A">
        <w:rPr>
          <w:i/>
        </w:rPr>
        <w:t>or:</w:t>
      </w:r>
      <w:r>
        <w:t xml:space="preserve"> accidie.</w:t>
      </w:r>
    </w:p>
  </w:footnote>
  <w:footnote w:id="431">
    <w:p w14:paraId="25BE986A" w14:textId="77777777" w:rsidR="00837F89" w:rsidRDefault="00837F89" w:rsidP="00C544D6">
      <w:pPr>
        <w:pStyle w:val="footnote"/>
      </w:pPr>
      <w:r>
        <w:rPr>
          <w:rStyle w:val="FootnoteReference"/>
        </w:rPr>
        <w:footnoteRef/>
      </w:r>
      <w:r>
        <w:t xml:space="preserve"> Eyes were given us that we might see in creatures our Creator (St Athanasius).</w:t>
      </w:r>
    </w:p>
  </w:footnote>
  <w:footnote w:id="432">
    <w:p w14:paraId="1BE9F3FA" w14:textId="77777777" w:rsidR="00837F89" w:rsidRDefault="00837F89" w:rsidP="00C544D6">
      <w:pPr>
        <w:pStyle w:val="footnote"/>
      </w:pPr>
      <w:r>
        <w:rPr>
          <w:rStyle w:val="FootnoteReference"/>
        </w:rPr>
        <w:footnoteRef/>
      </w:r>
      <w:r>
        <w:t xml:space="preserve"> Christ is our way and our righteousness (cp. Jn. 14:6; 1 Cor 1:30; Ephes. 2:5-7).</w:t>
      </w:r>
    </w:p>
  </w:footnote>
  <w:footnote w:id="433">
    <w:p w14:paraId="79416CA6" w14:textId="77777777" w:rsidR="00837F89" w:rsidRDefault="00837F89" w:rsidP="00C544D6">
      <w:pPr>
        <w:pStyle w:val="footnote"/>
      </w:pPr>
      <w:r>
        <w:rPr>
          <w:rStyle w:val="FootnoteReference"/>
        </w:rPr>
        <w:footnoteRef/>
      </w:r>
      <w:r>
        <w:t xml:space="preserve"> The house of wisdom can be built only if the fear of God is rooted deeply in the soul (cp. St Ambrose).</w:t>
      </w:r>
    </w:p>
  </w:footnote>
  <w:footnote w:id="434">
    <w:p w14:paraId="5DF20A4C" w14:textId="77777777" w:rsidR="00837F89" w:rsidRDefault="00837F89" w:rsidP="00C544D6">
      <w:pPr>
        <w:pStyle w:val="footnote"/>
      </w:pPr>
      <w:r>
        <w:rPr>
          <w:rStyle w:val="FootnoteReference"/>
        </w:rPr>
        <w:footnoteRef/>
      </w:r>
      <w:r>
        <w:t xml:space="preserve"> Christ is our way and our righteousness (cp. Jn. 14:6; 1 Cor 1:30; Ephes. 2:5-7). &lt;see 2 footnotes above&gt;</w:t>
      </w:r>
    </w:p>
  </w:footnote>
  <w:footnote w:id="435">
    <w:p w14:paraId="2981F854" w14:textId="77777777" w:rsidR="00837F89" w:rsidRDefault="00837F89"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436">
    <w:p w14:paraId="7A206583" w14:textId="77777777" w:rsidR="00837F89" w:rsidRDefault="00837F8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7">
    <w:p w14:paraId="47E338DE" w14:textId="77777777" w:rsidR="00837F89" w:rsidRDefault="00837F89" w:rsidP="00C544D6">
      <w:pPr>
        <w:pStyle w:val="footnote"/>
      </w:pPr>
      <w:r>
        <w:rPr>
          <w:rStyle w:val="FootnoteReference"/>
        </w:rPr>
        <w:footnoteRef/>
      </w:r>
      <w:r>
        <w:t xml:space="preserve"> Curdled with scorn, anger and fear.</w:t>
      </w:r>
    </w:p>
  </w:footnote>
  <w:footnote w:id="438">
    <w:p w14:paraId="7309743D" w14:textId="77777777" w:rsidR="00837F89" w:rsidRDefault="00837F89" w:rsidP="00C544D6">
      <w:pPr>
        <w:pStyle w:val="footnote"/>
      </w:pPr>
      <w:r>
        <w:rPr>
          <w:rStyle w:val="FootnoteReference"/>
        </w:rPr>
        <w:footnoteRef/>
      </w:r>
      <w:r>
        <w:t xml:space="preserve"> Was St. Peter poor when he had no gold and silver for the cripple? They are not currency in Canaan (cp. St. Chrysostom).</w:t>
      </w:r>
    </w:p>
  </w:footnote>
  <w:footnote w:id="439">
    <w:p w14:paraId="4CBD2EF6" w14:textId="77777777" w:rsidR="00837F89" w:rsidRDefault="00837F89"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40">
    <w:p w14:paraId="10BF754D" w14:textId="77777777" w:rsidR="00837F89" w:rsidRDefault="00837F89" w:rsidP="00C544D6">
      <w:pPr>
        <w:pStyle w:val="footnote"/>
      </w:pPr>
      <w:r>
        <w:rPr>
          <w:rStyle w:val="FootnoteReference"/>
        </w:rPr>
        <w:footnoteRef/>
      </w:r>
      <w:r>
        <w:t xml:space="preserve"> Sprinkled with hoar-frost, a wineskin is like the greying head of an old man.</w:t>
      </w:r>
    </w:p>
  </w:footnote>
  <w:footnote w:id="441">
    <w:p w14:paraId="1C03CDF6" w14:textId="77777777" w:rsidR="00837F89" w:rsidRDefault="00837F8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2">
    <w:p w14:paraId="590118AD" w14:textId="77777777" w:rsidR="00837F89" w:rsidRDefault="00837F89" w:rsidP="00C544D6">
      <w:pPr>
        <w:pStyle w:val="footnote"/>
      </w:pPr>
      <w:r>
        <w:rPr>
          <w:rStyle w:val="FootnoteReference"/>
        </w:rPr>
        <w:footnoteRef/>
      </w:r>
      <w:r>
        <w:t xml:space="preserve"> hear: </w:t>
      </w:r>
      <w:r w:rsidRPr="0002544A">
        <w:rPr>
          <w:i/>
        </w:rPr>
        <w:t>lit</w:t>
      </w:r>
      <w:r>
        <w:t>. gullet, throat, larynx.</w:t>
      </w:r>
    </w:p>
  </w:footnote>
  <w:footnote w:id="443">
    <w:p w14:paraId="1A1C9B89" w14:textId="77777777" w:rsidR="00837F89" w:rsidRDefault="00837F8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4">
    <w:p w14:paraId="5687A5D1" w14:textId="77777777" w:rsidR="00837F89" w:rsidRDefault="00837F89" w:rsidP="00C544D6">
      <w:pPr>
        <w:pStyle w:val="footnote"/>
      </w:pPr>
      <w:r>
        <w:rPr>
          <w:rStyle w:val="FootnoteReference"/>
        </w:rPr>
        <w:footnoteRef/>
      </w:r>
      <w:r>
        <w:t xml:space="preserve"> ‘In wicked men we rightly hate the evil, but love the creature’ (St. Prosper).</w:t>
      </w:r>
    </w:p>
  </w:footnote>
  <w:footnote w:id="445">
    <w:p w14:paraId="2CF134F8" w14:textId="77777777" w:rsidR="00837F89" w:rsidRDefault="00837F89"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6">
    <w:p w14:paraId="3C89D31A" w14:textId="77777777" w:rsidR="00837F89" w:rsidRDefault="00837F8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7">
    <w:p w14:paraId="0E747174" w14:textId="77777777" w:rsidR="00837F89" w:rsidRDefault="00837F89" w:rsidP="00C544D6">
      <w:pPr>
        <w:pStyle w:val="footnote"/>
      </w:pPr>
      <w:r>
        <w:rPr>
          <w:rStyle w:val="FootnoteReference"/>
        </w:rPr>
        <w:footnoteRef/>
      </w:r>
      <w:r>
        <w:t xml:space="preserve"> These words are repeated by the deacon at the beginning of the Divine Liturgy.</w:t>
      </w:r>
    </w:p>
  </w:footnote>
  <w:footnote w:id="448">
    <w:p w14:paraId="24311CED" w14:textId="77777777" w:rsidR="00837F89" w:rsidRDefault="00837F89"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9">
    <w:p w14:paraId="0B2F62E7" w14:textId="77777777" w:rsidR="00837F89" w:rsidRDefault="00837F89" w:rsidP="00C544D6">
      <w:pPr>
        <w:pStyle w:val="footnote"/>
      </w:pPr>
      <w:r>
        <w:rPr>
          <w:rStyle w:val="FootnoteReference"/>
        </w:rPr>
        <w:footnoteRef/>
      </w:r>
      <w:r>
        <w:t xml:space="preserve"> Cp. Lk. 24:27,32,45.</w:t>
      </w:r>
    </w:p>
  </w:footnote>
  <w:footnote w:id="450">
    <w:p w14:paraId="33F1F13D" w14:textId="77777777" w:rsidR="00837F89" w:rsidRDefault="00837F89" w:rsidP="00C544D6">
      <w:pPr>
        <w:pStyle w:val="footnote"/>
      </w:pPr>
      <w:r>
        <w:rPr>
          <w:rStyle w:val="FootnoteReference"/>
        </w:rPr>
        <w:footnoteRef/>
      </w:r>
      <w:r>
        <w:t xml:space="preserve"> Just as we who claim to love God judge it right to show mercy, so we can expect the divine mercy (Mt. 5:7).</w:t>
      </w:r>
    </w:p>
  </w:footnote>
  <w:footnote w:id="451">
    <w:p w14:paraId="63C08946" w14:textId="77777777" w:rsidR="00837F89" w:rsidRDefault="00837F89" w:rsidP="00C544D6">
      <w:pPr>
        <w:pStyle w:val="footnote"/>
      </w:pPr>
      <w:r>
        <w:rPr>
          <w:rStyle w:val="FootnoteReference"/>
        </w:rPr>
        <w:footnoteRef/>
      </w:r>
      <w:r>
        <w:t xml:space="preserve"> pure: </w:t>
      </w:r>
      <w:r w:rsidRPr="007B4ADE">
        <w:rPr>
          <w:i/>
        </w:rPr>
        <w:t>lit</w:t>
      </w:r>
      <w:r>
        <w:t>. burnt, fired: hence refined and pure (cp. Psalm 11:7).</w:t>
      </w:r>
    </w:p>
  </w:footnote>
  <w:footnote w:id="452">
    <w:p w14:paraId="6C5F33A5" w14:textId="77777777" w:rsidR="00837F89" w:rsidRDefault="00837F8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3">
    <w:p w14:paraId="1B4D2C64" w14:textId="77777777" w:rsidR="00837F89" w:rsidRDefault="00837F8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54">
    <w:p w14:paraId="7AACBE15" w14:textId="77777777" w:rsidR="00837F89" w:rsidRDefault="00837F89"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5">
    <w:p w14:paraId="50052FF4" w14:textId="77777777" w:rsidR="00837F89" w:rsidRDefault="00837F89" w:rsidP="00C544D6">
      <w:pPr>
        <w:pStyle w:val="footnote"/>
      </w:pPr>
      <w:r>
        <w:rPr>
          <w:rStyle w:val="FootnoteReference"/>
        </w:rPr>
        <w:footnoteRef/>
      </w:r>
      <w:r>
        <w:t xml:space="preserve"> Cp. Ps. 110:10.</w:t>
      </w:r>
    </w:p>
  </w:footnote>
  <w:footnote w:id="456">
    <w:p w14:paraId="720D7516" w14:textId="77777777" w:rsidR="00837F89" w:rsidRDefault="00837F89"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7">
    <w:p w14:paraId="0951B7D8" w14:textId="77777777" w:rsidR="00837F89" w:rsidRDefault="00837F89" w:rsidP="00C544D6">
      <w:pPr>
        <w:pStyle w:val="footnote"/>
      </w:pPr>
      <w:r>
        <w:rPr>
          <w:rStyle w:val="FootnoteReference"/>
        </w:rPr>
        <w:footnoteRef/>
      </w:r>
      <w:r>
        <w:t xml:space="preserve"> Cp. Psalm 139:11; Rom. 12:20. ‘Coals of hell’. For desolation as the equivalent of hell, see Mark 13:14.</w:t>
      </w:r>
    </w:p>
  </w:footnote>
  <w:footnote w:id="458">
    <w:p w14:paraId="1F068DD9" w14:textId="77777777" w:rsidR="00837F89" w:rsidRDefault="00837F89" w:rsidP="00C544D6">
      <w:pPr>
        <w:pStyle w:val="footnote"/>
      </w:pPr>
      <w:r>
        <w:rPr>
          <w:rStyle w:val="FootnoteReference"/>
        </w:rPr>
        <w:footnoteRef/>
      </w:r>
      <w:r>
        <w:t xml:space="preserve"> Cp. Jeremiah 3:23. I look through the hills to their unseen Maker.</w:t>
      </w:r>
    </w:p>
  </w:footnote>
  <w:footnote w:id="459">
    <w:p w14:paraId="597C7008" w14:textId="77777777" w:rsidR="00837F89" w:rsidRDefault="00837F89"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60">
    <w:p w14:paraId="15E2D793" w14:textId="77777777" w:rsidR="00837F89" w:rsidRDefault="00837F8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61">
    <w:p w14:paraId="3A74CEC3" w14:textId="77777777" w:rsidR="00837F89" w:rsidRDefault="00837F89"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2">
    <w:p w14:paraId="2E2CD6B3" w14:textId="77777777" w:rsidR="00837F89" w:rsidRDefault="00837F89" w:rsidP="00C544D6">
      <w:pPr>
        <w:pStyle w:val="footnote"/>
      </w:pPr>
      <w:r>
        <w:rPr>
          <w:rStyle w:val="FootnoteReference"/>
        </w:rPr>
        <w:footnoteRef/>
      </w:r>
      <w:r>
        <w:t xml:space="preserve"> Hebrews 11:26; 13:13.</w:t>
      </w:r>
    </w:p>
  </w:footnote>
  <w:footnote w:id="463">
    <w:p w14:paraId="09354BED" w14:textId="77777777" w:rsidR="00837F89" w:rsidRDefault="00837F89" w:rsidP="00C544D6">
      <w:pPr>
        <w:pStyle w:val="footnote"/>
      </w:pPr>
      <w:r>
        <w:rPr>
          <w:rStyle w:val="FootnoteReference"/>
        </w:rPr>
        <w:footnoteRef/>
      </w:r>
      <w:r>
        <w:t xml:space="preserve"> Heaven is here (Mt. 4:17; Lk. 17:21; Prov. 17:24).</w:t>
      </w:r>
    </w:p>
  </w:footnote>
  <w:footnote w:id="464">
    <w:p w14:paraId="5CAE6DBB" w14:textId="77777777" w:rsidR="00837F89" w:rsidRDefault="00837F8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5">
    <w:p w14:paraId="2AB48656" w14:textId="77777777" w:rsidR="00837F89" w:rsidRDefault="00837F8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6">
    <w:p w14:paraId="6A925E31" w14:textId="77777777" w:rsidR="00837F89" w:rsidRDefault="00837F8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7">
    <w:p w14:paraId="0C346C8C" w14:textId="77777777" w:rsidR="00837F89" w:rsidRDefault="00837F8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8">
    <w:p w14:paraId="5234FC2B" w14:textId="77777777" w:rsidR="00837F89" w:rsidRDefault="00837F89" w:rsidP="00C544D6">
      <w:pPr>
        <w:pStyle w:val="footnote"/>
      </w:pPr>
      <w:r>
        <w:rPr>
          <w:rStyle w:val="FootnoteReference"/>
        </w:rPr>
        <w:footnoteRef/>
      </w:r>
      <w:r>
        <w:t xml:space="preserve"> Cp. Titus 2:14.</w:t>
      </w:r>
    </w:p>
  </w:footnote>
  <w:footnote w:id="469">
    <w:p w14:paraId="55BAD822" w14:textId="77777777" w:rsidR="00837F89" w:rsidRDefault="00837F89" w:rsidP="00C544D6">
      <w:pPr>
        <w:pStyle w:val="footnote"/>
      </w:pPr>
      <w:r>
        <w:rPr>
          <w:rStyle w:val="FootnoteReference"/>
        </w:rPr>
        <w:footnoteRef/>
      </w:r>
      <w:r>
        <w:t xml:space="preserve"> Prov. 29:1; 2 Kings 17:14; Neh. 9:16; Dt. 9:6.</w:t>
      </w:r>
    </w:p>
  </w:footnote>
  <w:footnote w:id="470">
    <w:p w14:paraId="7C027A5F" w14:textId="77777777" w:rsidR="00837F89" w:rsidRDefault="00837F89"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71">
    <w:p w14:paraId="061D8F8B" w14:textId="77777777" w:rsidR="00837F89" w:rsidRDefault="00837F89" w:rsidP="00C544D6">
      <w:pPr>
        <w:pStyle w:val="footnote"/>
      </w:pPr>
      <w:r>
        <w:rPr>
          <w:rStyle w:val="FootnoteReference"/>
        </w:rPr>
        <w:footnoteRef/>
      </w:r>
      <w:r>
        <w:t xml:space="preserve"> Cp. 1 Kings 6:21 (1 Sam. 6:21).</w:t>
      </w:r>
    </w:p>
  </w:footnote>
  <w:footnote w:id="472">
    <w:p w14:paraId="371872E1" w14:textId="77777777" w:rsidR="00837F89" w:rsidRDefault="00837F89" w:rsidP="00C544D6">
      <w:pPr>
        <w:pStyle w:val="footnote"/>
      </w:pPr>
      <w:r>
        <w:rPr>
          <w:rStyle w:val="FootnoteReference"/>
        </w:rPr>
        <w:footnoteRef/>
      </w:r>
      <w:r>
        <w:t xml:space="preserve"> Ps. 131:8-10 = 2 Chron. 6:41-42.</w:t>
      </w:r>
    </w:p>
  </w:footnote>
  <w:footnote w:id="473">
    <w:p w14:paraId="3FFC0219" w14:textId="77777777" w:rsidR="00837F89" w:rsidRDefault="00837F89" w:rsidP="00C544D6">
      <w:pPr>
        <w:pStyle w:val="footnote"/>
      </w:pPr>
      <w:r>
        <w:rPr>
          <w:rStyle w:val="FootnoteReference"/>
        </w:rPr>
        <w:footnoteRef/>
      </w:r>
      <w:r>
        <w:t xml:space="preserve"> I Chron. 17:11-14; Acts 2:30-33.</w:t>
      </w:r>
    </w:p>
  </w:footnote>
  <w:footnote w:id="474">
    <w:p w14:paraId="41E94330" w14:textId="77777777" w:rsidR="00837F89" w:rsidRDefault="00837F89" w:rsidP="00C544D6">
      <w:pPr>
        <w:pStyle w:val="footnote"/>
      </w:pPr>
      <w:r>
        <w:rPr>
          <w:rStyle w:val="FootnoteReference"/>
        </w:rPr>
        <w:footnoteRef/>
      </w:r>
      <w:r>
        <w:t xml:space="preserve"> stock: </w:t>
      </w:r>
      <w:r w:rsidRPr="00783CA0">
        <w:rPr>
          <w:i/>
        </w:rPr>
        <w:t>lit</w:t>
      </w:r>
      <w:r>
        <w:t>. horn.</w:t>
      </w:r>
    </w:p>
  </w:footnote>
  <w:footnote w:id="475">
    <w:p w14:paraId="2CC35491" w14:textId="77777777" w:rsidR="00837F89" w:rsidRDefault="00837F8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6">
    <w:p w14:paraId="5C900721" w14:textId="77777777" w:rsidR="00837F89" w:rsidRDefault="00837F8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7">
    <w:p w14:paraId="1C6E6FA2" w14:textId="77777777" w:rsidR="00837F89" w:rsidRDefault="00837F8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8">
    <w:p w14:paraId="53BD49E1" w14:textId="77777777" w:rsidR="00837F89" w:rsidRDefault="00837F89"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9">
    <w:p w14:paraId="1FC82724" w14:textId="77777777" w:rsidR="00837F89" w:rsidRDefault="00837F89" w:rsidP="00C544D6">
      <w:pPr>
        <w:pStyle w:val="footnote"/>
      </w:pPr>
      <w:r>
        <w:rPr>
          <w:rStyle w:val="FootnoteReference"/>
        </w:rPr>
        <w:footnoteRef/>
      </w:r>
      <w:r>
        <w:t xml:space="preserve"> The kingdoms of this world have become the kingdoms of our Lord and of His Christ’ (Rev. 11:15).</w:t>
      </w:r>
    </w:p>
  </w:footnote>
  <w:footnote w:id="480">
    <w:p w14:paraId="5C9240DB" w14:textId="77777777" w:rsidR="00837F89" w:rsidRDefault="00837F89" w:rsidP="00C544D6">
      <w:pPr>
        <w:pStyle w:val="footnote"/>
      </w:pPr>
      <w:r>
        <w:rPr>
          <w:rStyle w:val="FootnoteReference"/>
        </w:rPr>
        <w:footnoteRef/>
      </w:r>
      <w:r>
        <w:t xml:space="preserve"> Deut. 32:36.</w:t>
      </w:r>
    </w:p>
  </w:footnote>
  <w:footnote w:id="481">
    <w:p w14:paraId="71CEF4E9" w14:textId="77777777" w:rsidR="00837F89" w:rsidRDefault="00837F8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2">
    <w:p w14:paraId="2B96894E" w14:textId="77777777" w:rsidR="00837F89" w:rsidRDefault="00837F89" w:rsidP="00C544D6">
      <w:pPr>
        <w:pStyle w:val="footnote"/>
      </w:pPr>
      <w:r>
        <w:rPr>
          <w:rStyle w:val="FootnoteReference"/>
        </w:rPr>
        <w:footnoteRef/>
      </w:r>
      <w:r>
        <w:t xml:space="preserve"> mercy: </w:t>
      </w:r>
      <w:r w:rsidRPr="007F3CE8">
        <w:rPr>
          <w:i/>
        </w:rPr>
        <w:t>or</w:t>
      </w:r>
      <w:r>
        <w:t xml:space="preserve"> love. Cp. Lk. 10:37.</w:t>
      </w:r>
    </w:p>
  </w:footnote>
  <w:footnote w:id="483">
    <w:p w14:paraId="491E3626" w14:textId="77777777" w:rsidR="00837F89" w:rsidRDefault="00837F8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4">
    <w:p w14:paraId="27102E37" w14:textId="77777777" w:rsidR="00837F89" w:rsidRDefault="00837F89" w:rsidP="00C544D6">
      <w:pPr>
        <w:pStyle w:val="footnote"/>
      </w:pPr>
      <w:r>
        <w:rPr>
          <w:rStyle w:val="FootnoteReference"/>
        </w:rPr>
        <w:footnoteRef/>
      </w:r>
      <w:r>
        <w:t xml:space="preserve"> See footnote on page 170. &lt;See previous footnote&gt;</w:t>
      </w:r>
    </w:p>
  </w:footnote>
  <w:footnote w:id="485">
    <w:p w14:paraId="32C9C8BA" w14:textId="77777777" w:rsidR="00837F89" w:rsidRDefault="00837F8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6">
    <w:p w14:paraId="02264BC2" w14:textId="77777777" w:rsidR="00837F89" w:rsidRDefault="00837F8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7">
    <w:p w14:paraId="12351032" w14:textId="77777777" w:rsidR="00837F89" w:rsidRDefault="00837F89"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8">
    <w:p w14:paraId="18BB02EB" w14:textId="77777777" w:rsidR="00837F89" w:rsidRDefault="00837F89" w:rsidP="00C544D6">
      <w:pPr>
        <w:pStyle w:val="footnote"/>
      </w:pPr>
      <w:r>
        <w:rPr>
          <w:rStyle w:val="FootnoteReference"/>
        </w:rPr>
        <w:footnoteRef/>
      </w:r>
      <w:r>
        <w:t xml:space="preserve"> songs: </w:t>
      </w:r>
      <w:r w:rsidRPr="007F3CE8">
        <w:rPr>
          <w:i/>
        </w:rPr>
        <w:t>variant reading and Slavonic:</w:t>
      </w:r>
      <w:r>
        <w:t xml:space="preserve"> ways.</w:t>
      </w:r>
    </w:p>
  </w:footnote>
  <w:footnote w:id="489">
    <w:p w14:paraId="596BB70E" w14:textId="77777777" w:rsidR="00837F89" w:rsidRDefault="00837F89" w:rsidP="00C544D6">
      <w:pPr>
        <w:pStyle w:val="footnote"/>
      </w:pPr>
      <w:r>
        <w:rPr>
          <w:rStyle w:val="FootnoteReference"/>
        </w:rPr>
        <w:footnoteRef/>
      </w:r>
      <w:r>
        <w:t xml:space="preserve"> The Spirit of the Lord fills the world (Wisdom 1:7).</w:t>
      </w:r>
    </w:p>
  </w:footnote>
  <w:footnote w:id="490">
    <w:p w14:paraId="145A6B15" w14:textId="77777777" w:rsidR="00837F89" w:rsidRDefault="00837F89" w:rsidP="00C544D6">
      <w:pPr>
        <w:pStyle w:val="footnote"/>
      </w:pPr>
      <w:r>
        <w:rPr>
          <w:rStyle w:val="FootnoteReference"/>
        </w:rPr>
        <w:footnoteRef/>
      </w:r>
      <w:r>
        <w:t xml:space="preserve"> heart: </w:t>
      </w:r>
      <w:r w:rsidRPr="007F3CE8">
        <w:rPr>
          <w:i/>
        </w:rPr>
        <w:t>lit</w:t>
      </w:r>
      <w:r>
        <w:t>. kidneys (seat of the affections in Hebrew thought).</w:t>
      </w:r>
    </w:p>
  </w:footnote>
  <w:footnote w:id="491">
    <w:p w14:paraId="6BCAB3AE" w14:textId="77777777" w:rsidR="00837F89" w:rsidRDefault="00837F89" w:rsidP="00C544D6">
      <w:pPr>
        <w:pStyle w:val="footnote"/>
      </w:pPr>
      <w:r>
        <w:rPr>
          <w:rStyle w:val="FootnoteReference"/>
        </w:rPr>
        <w:footnoteRef/>
      </w:r>
      <w:r>
        <w:t xml:space="preserve"> ‘He gives songs in the night’ (Job. 35:10).</w:t>
      </w:r>
    </w:p>
  </w:footnote>
  <w:footnote w:id="492">
    <w:p w14:paraId="5A5C1D1C" w14:textId="77777777" w:rsidR="00837F89" w:rsidRDefault="00837F8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3">
    <w:p w14:paraId="1AD5A19A" w14:textId="77777777" w:rsidR="00837F89" w:rsidRDefault="00837F89" w:rsidP="00C544D6">
      <w:pPr>
        <w:pStyle w:val="footnote"/>
      </w:pPr>
      <w:r>
        <w:rPr>
          <w:rStyle w:val="FootnoteReference"/>
        </w:rPr>
        <w:footnoteRef/>
      </w:r>
      <w:r>
        <w:t xml:space="preserve"> this way: the confession of Christ (2 Tim. 3:12).</w:t>
      </w:r>
    </w:p>
  </w:footnote>
  <w:footnote w:id="494">
    <w:p w14:paraId="10A5500A" w14:textId="77777777" w:rsidR="00837F89" w:rsidRDefault="00837F89" w:rsidP="00C544D6">
      <w:pPr>
        <w:pStyle w:val="footnote"/>
      </w:pPr>
      <w:r>
        <w:rPr>
          <w:rStyle w:val="FootnoteReference"/>
        </w:rPr>
        <w:footnoteRef/>
      </w:r>
      <w:r>
        <w:t xml:space="preserve"> These two lines are identical with Lamentations 3:6.</w:t>
      </w:r>
    </w:p>
  </w:footnote>
  <w:footnote w:id="495">
    <w:p w14:paraId="30FC40DD" w14:textId="77777777" w:rsidR="00837F89" w:rsidRDefault="00837F89" w:rsidP="00C544D6">
      <w:pPr>
        <w:pStyle w:val="footnote"/>
      </w:pPr>
      <w:r>
        <w:rPr>
          <w:rStyle w:val="FootnoteReference"/>
        </w:rPr>
        <w:footnoteRef/>
      </w:r>
      <w:r>
        <w:t xml:space="preserve"> Cp. Rev. 10:5; Ezek. 20:23,28,42; Deut. 32:14.</w:t>
      </w:r>
    </w:p>
  </w:footnote>
  <w:footnote w:id="496">
    <w:p w14:paraId="58511EB9" w14:textId="77777777" w:rsidR="00837F89" w:rsidRDefault="00837F8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7">
    <w:p w14:paraId="3B148124" w14:textId="77777777" w:rsidR="00837F89" w:rsidRDefault="00837F8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8">
    <w:p w14:paraId="1CAB0511" w14:textId="77777777" w:rsidR="00837F89" w:rsidRDefault="00837F89" w:rsidP="00C544D6">
      <w:pPr>
        <w:pStyle w:val="footnote"/>
      </w:pPr>
      <w:r>
        <w:rPr>
          <w:rStyle w:val="FootnoteReference"/>
        </w:rPr>
        <w:footnoteRef/>
      </w:r>
      <w:r>
        <w:t xml:space="preserve"> Cp. ‘If I am lifted up from the earth, I will draw all men to Me’ (Jn. 12:32). See also Psalm 45:11 and the note there.</w:t>
      </w:r>
    </w:p>
  </w:footnote>
  <w:footnote w:id="499">
    <w:p w14:paraId="67EE1F7C" w14:textId="77777777" w:rsidR="00837F89" w:rsidRDefault="00837F89"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00">
    <w:p w14:paraId="353ACEBC" w14:textId="77777777" w:rsidR="00837F89" w:rsidRDefault="00837F89" w:rsidP="00C544D6">
      <w:pPr>
        <w:pStyle w:val="footnote"/>
      </w:pPr>
      <w:r>
        <w:rPr>
          <w:rStyle w:val="FootnoteReference"/>
        </w:rPr>
        <w:footnoteRef/>
      </w:r>
      <w:r>
        <w:t xml:space="preserve"> Cp. Ps. 145:2 with Ps. 103:33. Only verbs differ.</w:t>
      </w:r>
    </w:p>
  </w:footnote>
  <w:footnote w:id="501">
    <w:p w14:paraId="2C19D159" w14:textId="77777777" w:rsidR="00837F89" w:rsidRDefault="00837F89" w:rsidP="00F258B1">
      <w:pPr>
        <w:pStyle w:val="footnote"/>
      </w:pPr>
      <w:r>
        <w:rPr>
          <w:rStyle w:val="FootnoteReference"/>
        </w:rPr>
        <w:footnoteRef/>
      </w:r>
      <w:r>
        <w:t xml:space="preserve"> </w:t>
      </w:r>
      <w:r w:rsidRPr="00D813A7">
        <w:rPr>
          <w:i/>
        </w:rPr>
        <w:t>Lit</w:t>
      </w:r>
      <w:r>
        <w:t>. ‘dispersions’. Cp. Mt. 24:31.</w:t>
      </w:r>
    </w:p>
  </w:footnote>
  <w:footnote w:id="502">
    <w:p w14:paraId="75810F02" w14:textId="77777777" w:rsidR="00837F89" w:rsidRDefault="00837F89"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3">
    <w:p w14:paraId="7329AB19" w14:textId="77777777" w:rsidR="00837F89" w:rsidRDefault="00837F89" w:rsidP="00F258B1">
      <w:pPr>
        <w:pStyle w:val="footnote"/>
      </w:pPr>
      <w:r>
        <w:rPr>
          <w:rStyle w:val="FootnoteReference"/>
        </w:rPr>
        <w:footnoteRef/>
      </w:r>
      <w:r>
        <w:t xml:space="preserve"> two-edged sword: praise which conquers Amalek (St. Chrysostom).</w:t>
      </w:r>
    </w:p>
  </w:footnote>
  <w:footnote w:id="504">
    <w:p w14:paraId="2095C32A" w14:textId="77777777" w:rsidR="00837F89" w:rsidRDefault="00837F89" w:rsidP="00F258B1">
      <w:pPr>
        <w:pStyle w:val="footnote"/>
      </w:pPr>
      <w:r>
        <w:rPr>
          <w:rStyle w:val="FootnoteReference"/>
        </w:rPr>
        <w:footnoteRef/>
      </w:r>
      <w:r>
        <w:t xml:space="preserve"> ‘Holiness of life is the mother of glory’ (St Theodoret).</w:t>
      </w:r>
    </w:p>
  </w:footnote>
  <w:footnote w:id="505">
    <w:p w14:paraId="2C6CD715" w14:textId="77777777" w:rsidR="00837F89" w:rsidRDefault="00837F89">
      <w:pPr>
        <w:pStyle w:val="FootnoteText"/>
      </w:pPr>
      <w:r>
        <w:rPr>
          <w:rStyle w:val="FootnoteReference"/>
        </w:rPr>
        <w:footnoteRef/>
      </w:r>
      <w:r>
        <w:t xml:space="preserve"> Acts 7:60</w:t>
      </w:r>
    </w:p>
  </w:footnote>
  <w:footnote w:id="506">
    <w:p w14:paraId="66841CA4" w14:textId="77777777" w:rsidR="00837F89" w:rsidRDefault="00837F89" w:rsidP="006B061A">
      <w:pPr>
        <w:pStyle w:val="Footnote0"/>
      </w:pPr>
      <w:r>
        <w:rPr>
          <w:rStyle w:val="FootnoteReference"/>
        </w:rPr>
        <w:footnoteRef/>
      </w:r>
      <w:r>
        <w:t xml:space="preserve"> Literally “virgin monastic”. The traditional English term for a female monastic is not “nun”, but “virgin”.</w:t>
      </w:r>
    </w:p>
  </w:footnote>
  <w:footnote w:id="507">
    <w:p w14:paraId="4603A540" w14:textId="757615F9" w:rsidR="00837F89" w:rsidRDefault="00837F89" w:rsidP="00B52F78">
      <w:pPr>
        <w:pStyle w:val="footnote"/>
      </w:pPr>
      <w:r>
        <w:rPr>
          <w:rStyle w:val="FootnoteReference"/>
        </w:rPr>
        <w:footnoteRef/>
      </w:r>
      <w:r>
        <w:t xml:space="preserve"> Composed in English by Heg. Fr. Athanasius Iskander, of Kitchener, Ontario, Canada.</w:t>
      </w:r>
    </w:p>
  </w:footnote>
  <w:footnote w:id="508">
    <w:p w14:paraId="754B9B83" w14:textId="77777777" w:rsidR="00837F89" w:rsidRDefault="00837F89">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509">
    <w:p w14:paraId="7099EBEB" w14:textId="77777777" w:rsidR="00837F89" w:rsidRDefault="00837F89">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510">
    <w:p w14:paraId="5BFC95F9" w14:textId="77777777" w:rsidR="00837F89" w:rsidRDefault="00837F89">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511">
    <w:p w14:paraId="04125830" w14:textId="77777777" w:rsidR="00837F89" w:rsidRDefault="00837F89">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512">
    <w:p w14:paraId="4ECDDE09" w14:textId="77777777" w:rsidR="00837F89" w:rsidRDefault="00837F8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3">
    <w:p w14:paraId="4ACBECBD" w14:textId="77777777" w:rsidR="00837F89" w:rsidRDefault="00837F8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4">
    <w:p w14:paraId="0C45F6F7" w14:textId="77777777" w:rsidR="00837F89" w:rsidRDefault="00837F89" w:rsidP="00C0205C">
      <w:pPr>
        <w:pStyle w:val="footnote"/>
      </w:pPr>
      <w:r>
        <w:rPr>
          <w:rStyle w:val="FootnoteReference"/>
          <w:rFonts w:eastAsiaTheme="majorEastAsia"/>
        </w:rPr>
        <w:footnoteRef/>
      </w:r>
      <w:r>
        <w:t xml:space="preserve"> Ps 72:10</w:t>
      </w:r>
    </w:p>
  </w:footnote>
  <w:footnote w:id="515">
    <w:p w14:paraId="73200F36" w14:textId="77777777" w:rsidR="00837F89" w:rsidRDefault="00837F89">
      <w:pPr>
        <w:pStyle w:val="FootnoteText"/>
      </w:pPr>
      <w:r>
        <w:rPr>
          <w:rStyle w:val="FootnoteReference"/>
        </w:rPr>
        <w:footnoteRef/>
      </w:r>
      <w:r>
        <w:t xml:space="preserve"> Pope Dioscorus can but substituted here to use this doxology on his feast.</w:t>
      </w:r>
    </w:p>
  </w:footnote>
  <w:footnote w:id="516">
    <w:p w14:paraId="2FF46E46" w14:textId="77777777" w:rsidR="00837F89" w:rsidRDefault="00837F89" w:rsidP="003D4209">
      <w:pPr>
        <w:pStyle w:val="footnote"/>
      </w:pPr>
      <w:r>
        <w:rPr>
          <w:rStyle w:val="FootnoteReference"/>
        </w:rPr>
        <w:footnoteRef/>
      </w:r>
      <w:r>
        <w:t xml:space="preserve"> Dan 12:3</w:t>
      </w:r>
    </w:p>
  </w:footnote>
  <w:footnote w:id="517">
    <w:p w14:paraId="4F373D62" w14:textId="77777777" w:rsidR="00837F89" w:rsidRDefault="00837F89" w:rsidP="003D4209">
      <w:pPr>
        <w:pStyle w:val="footnote"/>
      </w:pPr>
      <w:r>
        <w:rPr>
          <w:rStyle w:val="FootnoteReference"/>
        </w:rPr>
        <w:footnoteRef/>
      </w:r>
      <w:r>
        <w:t xml:space="preserve"> The Scetis Valley in Egypt, from which the word “ascetic” comes. Sheheet means “measure of the heart.”</w:t>
      </w:r>
    </w:p>
  </w:footnote>
  <w:footnote w:id="518">
    <w:p w14:paraId="153ABD29" w14:textId="77777777" w:rsidR="00837F89" w:rsidRDefault="00837F89" w:rsidP="003D4209">
      <w:pPr>
        <w:pStyle w:val="footnote"/>
      </w:pPr>
      <w:r>
        <w:rPr>
          <w:rStyle w:val="FootnoteReference"/>
        </w:rPr>
        <w:footnoteRef/>
      </w:r>
      <w:r>
        <w:t xml:space="preserve"> Cf Lk 22:30, Mt</w:t>
      </w:r>
      <w:r w:rsidRPr="003D4209">
        <w:rPr>
          <w:rStyle w:val="footnoteChar"/>
        </w:rPr>
        <w:t xml:space="preserve"> </w:t>
      </w:r>
      <w:r>
        <w:t>19:20</w:t>
      </w:r>
    </w:p>
  </w:footnote>
  <w:footnote w:id="519">
    <w:p w14:paraId="0977783C" w14:textId="77777777" w:rsidR="00837F89" w:rsidRDefault="00837F89">
      <w:pPr>
        <w:pStyle w:val="FootnoteText"/>
      </w:pPr>
      <w:r>
        <w:rPr>
          <w:rStyle w:val="FootnoteReference"/>
        </w:rPr>
        <w:footnoteRef/>
      </w:r>
      <w:r>
        <w:t xml:space="preserve"> Rev 4:6</w:t>
      </w:r>
    </w:p>
  </w:footnote>
  <w:footnote w:id="520">
    <w:p w14:paraId="474C3AF6" w14:textId="77777777" w:rsidR="00837F89" w:rsidRDefault="00837F89"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21">
    <w:p w14:paraId="527ECCCD" w14:textId="77777777" w:rsidR="00837F89" w:rsidRDefault="00837F89">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22">
    <w:p w14:paraId="6583C1B7" w14:textId="77777777" w:rsidR="00837F89" w:rsidRDefault="00837F89">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3">
    <w:p w14:paraId="12F7CAEB" w14:textId="65CF8151" w:rsidR="00837F89" w:rsidRDefault="00837F89" w:rsidP="00837F89">
      <w:pPr>
        <w:pStyle w:val="footnote"/>
      </w:pPr>
      <w:r>
        <w:rPr>
          <w:rStyle w:val="FootnoteReference"/>
        </w:rPr>
        <w:footnoteRef/>
      </w:r>
      <w:r>
        <w:t xml:space="preserve"> St. Martin is not venerated on the Coptic Calendar. His is the patron of one of the parishes of St. George’s Ministry to the English People. This doxology was composed in English in 2016 for that community.</w:t>
      </w:r>
    </w:p>
  </w:footnote>
  <w:footnote w:id="524">
    <w:p w14:paraId="0AAB833E" w14:textId="77777777" w:rsidR="00837F89" w:rsidRDefault="00837F89">
      <w:pPr>
        <w:pStyle w:val="FootnoteText"/>
      </w:pPr>
      <w:r>
        <w:rPr>
          <w:rStyle w:val="FootnoteReference"/>
        </w:rPr>
        <w:footnoteRef/>
      </w:r>
      <w:r>
        <w:t xml:space="preserve"> Rev 4:4</w:t>
      </w:r>
    </w:p>
  </w:footnote>
  <w:footnote w:id="525">
    <w:p w14:paraId="70D69B5E" w14:textId="77777777" w:rsidR="00837F89" w:rsidRDefault="00837F89">
      <w:pPr>
        <w:pStyle w:val="FootnoteText"/>
      </w:pPr>
      <w:r>
        <w:rPr>
          <w:rStyle w:val="FootnoteReference"/>
        </w:rPr>
        <w:footnoteRef/>
      </w:r>
      <w:r>
        <w:t xml:space="preserve"> Rev 5:8</w:t>
      </w:r>
    </w:p>
  </w:footnote>
  <w:footnote w:id="526">
    <w:p w14:paraId="741347AD" w14:textId="77777777" w:rsidR="00837F89" w:rsidRDefault="00837F89">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27">
    <w:p w14:paraId="22B1B2A8" w14:textId="77777777" w:rsidR="00837F89" w:rsidRDefault="00837F89">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28">
    <w:p w14:paraId="515A7079"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9">
    <w:p w14:paraId="11CE8A3A"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0">
    <w:p w14:paraId="40B3C553"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1">
    <w:p w14:paraId="161FA5C9" w14:textId="77777777" w:rsidR="00837F89" w:rsidRDefault="00837F8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32">
    <w:p w14:paraId="5727BFD3" w14:textId="77777777" w:rsidR="00837F89" w:rsidRDefault="00837F8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3">
    <w:p w14:paraId="2AF6D726" w14:textId="77777777" w:rsidR="00837F89" w:rsidRPr="00A20ACC" w:rsidRDefault="00837F89">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34">
    <w:p w14:paraId="5AA889F2" w14:textId="77777777" w:rsidR="00837F89" w:rsidRDefault="00837F89">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35">
    <w:p w14:paraId="4DD173AD" w14:textId="50F9B05A" w:rsidR="00837F89" w:rsidRDefault="00837F89" w:rsidP="00B52F78">
      <w:pPr>
        <w:pStyle w:val="footnote"/>
      </w:pPr>
      <w:r>
        <w:rPr>
          <w:rStyle w:val="FootnoteReference"/>
        </w:rPr>
        <w:footnoteRef/>
      </w:r>
      <w:r>
        <w:t xml:space="preserve"> Though not found on the Coptic Calendar, as one of the 318 gathered at Nicaea, it is fitting to venerate St. Spyridon.</w:t>
      </w:r>
    </w:p>
  </w:footnote>
  <w:footnote w:id="536">
    <w:p w14:paraId="0EC0EB26" w14:textId="77777777" w:rsidR="00837F89" w:rsidRDefault="00837F8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7">
    <w:p w14:paraId="1A09C94E" w14:textId="77777777" w:rsidR="00837F89" w:rsidRDefault="00837F89" w:rsidP="00073003">
      <w:pPr>
        <w:pStyle w:val="footnote"/>
      </w:pPr>
      <w:r>
        <w:rPr>
          <w:rStyle w:val="FootnoteReference"/>
        </w:rPr>
        <w:footnoteRef/>
      </w:r>
      <w:r>
        <w:t xml:space="preserve"> Revelation 7:2</w:t>
      </w:r>
    </w:p>
  </w:footnote>
  <w:footnote w:id="538">
    <w:p w14:paraId="047C672B" w14:textId="77777777" w:rsidR="00837F89" w:rsidRDefault="00837F89" w:rsidP="00073003">
      <w:pPr>
        <w:pStyle w:val="footnote"/>
      </w:pPr>
      <w:r>
        <w:rPr>
          <w:rStyle w:val="FootnoteReference"/>
        </w:rPr>
        <w:footnoteRef/>
      </w:r>
      <w:r>
        <w:t xml:space="preserve"> Revelation 7:3</w:t>
      </w:r>
    </w:p>
  </w:footnote>
  <w:footnote w:id="539">
    <w:p w14:paraId="338E8815" w14:textId="77777777" w:rsidR="00837F89" w:rsidRDefault="00837F8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40">
    <w:p w14:paraId="7E074E97" w14:textId="77777777" w:rsidR="00837F89" w:rsidRDefault="00837F89" w:rsidP="00BC160E">
      <w:pPr>
        <w:pStyle w:val="footnote"/>
      </w:pPr>
      <w:r>
        <w:rPr>
          <w:rStyle w:val="FootnoteReference"/>
        </w:rPr>
        <w:footnoteRef/>
      </w:r>
      <w:r>
        <w:t xml:space="preserve"> John 13:25</w:t>
      </w:r>
    </w:p>
  </w:footnote>
  <w:footnote w:id="541">
    <w:p w14:paraId="795EE333" w14:textId="77777777" w:rsidR="00837F89" w:rsidRDefault="00837F89" w:rsidP="00B53E05">
      <w:pPr>
        <w:pStyle w:val="footnote"/>
      </w:pPr>
      <w:r>
        <w:rPr>
          <w:rStyle w:val="FootnoteReference"/>
        </w:rPr>
        <w:footnoteRef/>
      </w:r>
      <w:r>
        <w:t xml:space="preserve"> Normally reserved for the Theotokos.</w:t>
      </w:r>
    </w:p>
  </w:footnote>
  <w:footnote w:id="542">
    <w:p w14:paraId="483F0E8B" w14:textId="77777777" w:rsidR="00837F89" w:rsidRDefault="00837F89" w:rsidP="00B53E05">
      <w:pPr>
        <w:pStyle w:val="footnote"/>
      </w:pPr>
      <w:r>
        <w:rPr>
          <w:rStyle w:val="FootnoteReference"/>
        </w:rPr>
        <w:footnoteRef/>
      </w:r>
      <w:r>
        <w:t xml:space="preserve"> The law of righteousness, not the Law of the Old Covenant.</w:t>
      </w:r>
    </w:p>
  </w:footnote>
  <w:footnote w:id="543">
    <w:p w14:paraId="361DBD71" w14:textId="77777777" w:rsidR="00837F89" w:rsidRDefault="00837F89" w:rsidP="00662600">
      <w:pPr>
        <w:pStyle w:val="footnote"/>
      </w:pPr>
      <w:r>
        <w:rPr>
          <w:rStyle w:val="FootnoteReference"/>
        </w:rPr>
        <w:footnoteRef/>
      </w:r>
      <w:r>
        <w:t xml:space="preserve"> Or image</w:t>
      </w:r>
    </w:p>
  </w:footnote>
  <w:footnote w:id="544">
    <w:p w14:paraId="2DF974D0" w14:textId="77777777" w:rsidR="00837F89" w:rsidRDefault="00837F89">
      <w:pPr>
        <w:pStyle w:val="footnote"/>
        <w:rPr>
          <w:ins w:id="1369" w:author="Brett Slote" w:date="2011-07-21T18:57:00Z"/>
        </w:rPr>
        <w:pPrChange w:id="1370" w:author="Brett Slote" w:date="2011-07-21T20:03:00Z">
          <w:pPr>
            <w:pStyle w:val="FootnoteText"/>
          </w:pPr>
        </w:pPrChange>
      </w:pPr>
      <w:ins w:id="1371" w:author="Brett Slote" w:date="2011-07-21T18:57:00Z">
        <w:r>
          <w:rPr>
            <w:rStyle w:val="FootnoteReference"/>
          </w:rPr>
          <w:footnoteRef/>
        </w:r>
        <w:r>
          <w:t xml:space="preserve"> Colossians 3:14</w:t>
        </w:r>
      </w:ins>
    </w:p>
  </w:footnote>
  <w:footnote w:id="545">
    <w:p w14:paraId="56032475" w14:textId="77777777" w:rsidR="00837F89" w:rsidRDefault="00837F89" w:rsidP="00E22010">
      <w:pPr>
        <w:pStyle w:val="footnote"/>
      </w:pPr>
      <w:r>
        <w:rPr>
          <w:rStyle w:val="FootnoteReference"/>
        </w:rPr>
        <w:footnoteRef/>
      </w:r>
      <w:r>
        <w:t xml:space="preserve"> 2 Tim 4:7</w:t>
      </w:r>
    </w:p>
  </w:footnote>
  <w:footnote w:id="546">
    <w:p w14:paraId="519A6EA0" w14:textId="77777777" w:rsidR="00837F89" w:rsidRDefault="00837F89" w:rsidP="00E22010">
      <w:pPr>
        <w:pStyle w:val="footnote"/>
      </w:pPr>
      <w:r>
        <w:rPr>
          <w:rStyle w:val="FootnoteReference"/>
        </w:rPr>
        <w:footnoteRef/>
      </w:r>
      <w:r>
        <w:t xml:space="preserve"> 2 Tim 4:8</w:t>
      </w:r>
    </w:p>
  </w:footnote>
  <w:footnote w:id="547">
    <w:p w14:paraId="2C92CCF6" w14:textId="77777777" w:rsidR="00837F89" w:rsidRDefault="00837F89" w:rsidP="001779C0">
      <w:pPr>
        <w:pStyle w:val="footnote"/>
      </w:pPr>
      <w:r>
        <w:rPr>
          <w:rStyle w:val="FootnoteReference"/>
        </w:rPr>
        <w:footnoteRef/>
      </w:r>
      <w:r>
        <w:t xml:space="preserve"> Composed in Coptic and Arabic by H.G. Bishop Demetrius of Malawi circa A.D. 2000.</w:t>
      </w:r>
    </w:p>
  </w:footnote>
  <w:footnote w:id="548">
    <w:p w14:paraId="16CDD53B" w14:textId="77777777" w:rsidR="00837F89" w:rsidRDefault="00837F89" w:rsidP="00C10113">
      <w:pPr>
        <w:pStyle w:val="footnote"/>
      </w:pPr>
      <w:r>
        <w:rPr>
          <w:rStyle w:val="FootnoteReference"/>
        </w:rPr>
        <w:footnoteRef/>
      </w:r>
      <w:r>
        <w:t xml:space="preserve"> Not found on the Coptic Orthodox Calendar, but venerated as a local saint by the British Orthodox Church, later the Br</w:t>
      </w:r>
      <w:bookmarkStart w:id="1420" w:name="_GoBack"/>
      <w:bookmarkEnd w:id="1420"/>
      <w:r>
        <w:t>itish Mission of the Coptic Orthodox Church. Doxology composed in A.D. 2015 for that community.</w:t>
      </w:r>
    </w:p>
  </w:footnote>
  <w:footnote w:id="549">
    <w:p w14:paraId="717A066E" w14:textId="77777777" w:rsidR="00837F89" w:rsidRDefault="00837F89">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50">
    <w:p w14:paraId="7155AD88" w14:textId="77777777" w:rsidR="00837F89" w:rsidRDefault="00837F89">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51">
    <w:p w14:paraId="7EEF391B" w14:textId="77777777" w:rsidR="00837F89" w:rsidRDefault="00837F89">
      <w:pPr>
        <w:pStyle w:val="FootnoteText"/>
      </w:pPr>
      <w:r>
        <w:rPr>
          <w:rStyle w:val="FootnoteReference"/>
        </w:rPr>
        <w:footnoteRef/>
      </w:r>
      <w:r>
        <w:t xml:space="preserve"> Published by Abouna Matta El-Maskeen of St. Macarius’ Monastery.</w:t>
      </w:r>
    </w:p>
  </w:footnote>
  <w:footnote w:id="552">
    <w:p w14:paraId="6BC2BFA9" w14:textId="77777777" w:rsidR="00837F89" w:rsidRDefault="00837F8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3">
    <w:p w14:paraId="3A6EC701" w14:textId="77777777" w:rsidR="00837F89" w:rsidRDefault="00837F89" w:rsidP="00670C79">
      <w:pPr>
        <w:pStyle w:val="footnote"/>
      </w:pPr>
      <w:r>
        <w:rPr>
          <w:rStyle w:val="FootnoteReference"/>
        </w:rPr>
        <w:footnoteRef/>
      </w:r>
      <w:r>
        <w:t xml:space="preserve"> Modern day Ethiopia and Eritrea.</w:t>
      </w:r>
    </w:p>
  </w:footnote>
  <w:footnote w:id="554">
    <w:p w14:paraId="46D5577E" w14:textId="77777777" w:rsidR="00837F89" w:rsidRDefault="00837F89" w:rsidP="0047441D">
      <w:pPr>
        <w:pStyle w:val="footnote"/>
      </w:pPr>
      <w:r>
        <w:rPr>
          <w:rStyle w:val="FootnoteReference"/>
        </w:rPr>
        <w:footnoteRef/>
      </w:r>
      <w:r>
        <w:t xml:space="preserve"> St. F</w:t>
      </w:r>
      <w:r w:rsidRPr="006422C6">
        <w:t>rumentius</w:t>
      </w:r>
      <w:r>
        <w:t>, whom the Ethiopians called “Abune Selama.”</w:t>
      </w:r>
    </w:p>
  </w:footnote>
  <w:footnote w:id="555">
    <w:p w14:paraId="2F5E6ED4" w14:textId="52CEBBCB" w:rsidR="00837F89" w:rsidRDefault="00837F89" w:rsidP="00BD2B3F">
      <w:pPr>
        <w:pStyle w:val="footnote"/>
      </w:pPr>
      <w:r>
        <w:rPr>
          <w:rStyle w:val="FootnoteReference"/>
        </w:rPr>
        <w:footnoteRef/>
      </w:r>
      <w:r>
        <w:t xml:space="preserve"> Adapted from the hymn of St. Severus of Antioch, in 2015 in English.</w:t>
      </w:r>
    </w:p>
  </w:footnote>
  <w:footnote w:id="556">
    <w:p w14:paraId="018A465B" w14:textId="77777777" w:rsidR="00837F89" w:rsidRDefault="00837F89">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7">
    <w:p w14:paraId="30B9D2C6" w14:textId="77777777" w:rsidR="00837F89" w:rsidRDefault="00837F89"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8">
    <w:p w14:paraId="63D7B4DE" w14:textId="77777777" w:rsidR="00837F89" w:rsidRDefault="00837F89"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9">
    <w:p w14:paraId="6542A42A" w14:textId="77777777" w:rsidR="00837F89" w:rsidRDefault="00837F89"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60">
    <w:p w14:paraId="48A0DCFD" w14:textId="77777777" w:rsidR="00837F89" w:rsidRDefault="00837F89" w:rsidP="006D27E4">
      <w:pPr>
        <w:pStyle w:val="Footnote0"/>
      </w:pPr>
      <w:r>
        <w:rPr>
          <w:rStyle w:val="FootnoteReference"/>
        </w:rPr>
        <w:footnoteRef/>
      </w:r>
      <w:r>
        <w:t xml:space="preserve"> In modern day Libya</w:t>
      </w:r>
    </w:p>
  </w:footnote>
  <w:footnote w:id="561">
    <w:p w14:paraId="5E4AA7CE" w14:textId="77777777" w:rsidR="00837F89" w:rsidRDefault="00837F89">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62">
    <w:p w14:paraId="71147821" w14:textId="77777777" w:rsidR="00837F89" w:rsidRDefault="00837F89">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63">
    <w:p w14:paraId="39517237" w14:textId="77777777" w:rsidR="00837F89" w:rsidRDefault="00837F89">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64">
    <w:p w14:paraId="049774F0" w14:textId="77777777" w:rsidR="00837F89" w:rsidRDefault="00837F89" w:rsidP="00E77C68">
      <w:pPr>
        <w:pStyle w:val="footnote"/>
      </w:pPr>
      <w:r>
        <w:rPr>
          <w:rStyle w:val="FootnoteReference"/>
        </w:rPr>
        <w:footnoteRef/>
      </w:r>
      <w:r>
        <w:t xml:space="preserve"> The Coptic has “Three names, one God,” which is the heresy of modalism, and certainly was not said at Ephesus.</w:t>
      </w:r>
    </w:p>
  </w:footnote>
  <w:footnote w:id="565">
    <w:p w14:paraId="416DBD35" w14:textId="77777777" w:rsidR="00837F89" w:rsidRDefault="00837F89" w:rsidP="00E77C68">
      <w:pPr>
        <w:pStyle w:val="footnote"/>
      </w:pPr>
      <w:r>
        <w:rPr>
          <w:rStyle w:val="FootnoteReference"/>
        </w:rPr>
        <w:footnoteRef/>
      </w:r>
      <w:r>
        <w:t xml:space="preserve"> This line is heretical.</w:t>
      </w:r>
    </w:p>
  </w:footnote>
  <w:footnote w:id="566">
    <w:p w14:paraId="2A005F90" w14:textId="77777777" w:rsidR="00837F89" w:rsidRDefault="00837F89">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7">
    <w:p w14:paraId="6B5EF1D3" w14:textId="77777777" w:rsidR="00837F89" w:rsidRDefault="00837F89">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8">
    <w:p w14:paraId="347015AD" w14:textId="77777777" w:rsidR="00837F89" w:rsidRPr="00A20ACC" w:rsidRDefault="00837F89">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9">
    <w:p w14:paraId="4AFC6896" w14:textId="77777777" w:rsidR="00837F89" w:rsidRDefault="00837F89">
      <w:pPr>
        <w:pStyle w:val="FootnoteText"/>
      </w:pPr>
      <w:r>
        <w:rPr>
          <w:rStyle w:val="FootnoteReference"/>
        </w:rPr>
        <w:footnoteRef/>
      </w:r>
      <w:r>
        <w:t xml:space="preserve"> Matthew 1:20</w:t>
      </w:r>
    </w:p>
  </w:footnote>
  <w:footnote w:id="570">
    <w:p w14:paraId="0E9CA519" w14:textId="77777777" w:rsidR="00837F89" w:rsidRDefault="00837F89" w:rsidP="00662A48">
      <w:pPr>
        <w:pStyle w:val="footnote"/>
      </w:pPr>
      <w:r>
        <w:rPr>
          <w:rStyle w:val="FootnoteReference"/>
          <w:rFonts w:eastAsiaTheme="majorEastAsia"/>
        </w:rPr>
        <w:footnoteRef/>
      </w:r>
      <w:r>
        <w:t xml:space="preserve"> All-holy</w:t>
      </w:r>
    </w:p>
  </w:footnote>
  <w:footnote w:id="571">
    <w:p w14:paraId="50451B0F" w14:textId="77777777" w:rsidR="00837F89" w:rsidRDefault="00837F89">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72">
    <w:p w14:paraId="062BDCC1" w14:textId="77777777" w:rsidR="00837F89" w:rsidRDefault="00837F89">
      <w:pPr>
        <w:pStyle w:val="FootnoteText"/>
      </w:pPr>
      <w:r>
        <w:rPr>
          <w:rStyle w:val="FootnoteReference"/>
        </w:rPr>
        <w:footnoteRef/>
      </w:r>
      <w:r>
        <w:t xml:space="preserve"> Ps 8:2</w:t>
      </w:r>
    </w:p>
  </w:footnote>
  <w:footnote w:id="573">
    <w:p w14:paraId="5BC08478" w14:textId="77777777" w:rsidR="00837F89" w:rsidRPr="000C76BB" w:rsidRDefault="00837F8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4">
    <w:p w14:paraId="03A6DDD1" w14:textId="77777777" w:rsidR="00837F89" w:rsidRDefault="00837F89">
      <w:pPr>
        <w:pStyle w:val="FootnoteText"/>
      </w:pPr>
      <w:r>
        <w:rPr>
          <w:rStyle w:val="FootnoteReference"/>
        </w:rPr>
        <w:footnoteRef/>
      </w:r>
      <w:r>
        <w:t xml:space="preserve"> Matthew 28:6</w:t>
      </w:r>
    </w:p>
  </w:footnote>
  <w:footnote w:id="575">
    <w:p w14:paraId="339855D2" w14:textId="77777777" w:rsidR="00837F89" w:rsidRDefault="00837F89">
      <w:pPr>
        <w:pStyle w:val="FootnoteText"/>
      </w:pPr>
      <w:r>
        <w:rPr>
          <w:rStyle w:val="FootnoteReference"/>
        </w:rPr>
        <w:footnoteRef/>
      </w:r>
      <w:r>
        <w:t xml:space="preserve"> Matthew 28:7,6</w:t>
      </w:r>
    </w:p>
  </w:footnote>
  <w:footnote w:id="576">
    <w:p w14:paraId="76212A49" w14:textId="77777777" w:rsidR="00837F89" w:rsidRDefault="00837F89">
      <w:pPr>
        <w:pStyle w:val="FootnoteText"/>
      </w:pPr>
      <w:r>
        <w:rPr>
          <w:rStyle w:val="FootnoteReference"/>
        </w:rPr>
        <w:footnoteRef/>
      </w:r>
      <w:r>
        <w:t xml:space="preserve"> Matthew 28:7</w:t>
      </w:r>
    </w:p>
  </w:footnote>
  <w:footnote w:id="577">
    <w:p w14:paraId="716019EB" w14:textId="77777777" w:rsidR="00837F89" w:rsidRDefault="00837F89">
      <w:pPr>
        <w:pStyle w:val="FootnoteText"/>
      </w:pPr>
      <w:r>
        <w:rPr>
          <w:rStyle w:val="FootnoteReference"/>
        </w:rPr>
        <w:footnoteRef/>
      </w:r>
      <w:r>
        <w:t xml:space="preserve"> John 20:27</w:t>
      </w:r>
    </w:p>
  </w:footnote>
  <w:footnote w:id="578">
    <w:p w14:paraId="0ECF3FB0" w14:textId="77777777" w:rsidR="00837F89" w:rsidRDefault="00837F89">
      <w:pPr>
        <w:pStyle w:val="FootnoteText"/>
      </w:pPr>
      <w:r>
        <w:rPr>
          <w:rStyle w:val="FootnoteReference"/>
        </w:rPr>
        <w:footnoteRef/>
      </w:r>
      <w:r>
        <w:t xml:space="preserve"> John 20:28</w:t>
      </w:r>
    </w:p>
  </w:footnote>
  <w:footnote w:id="579">
    <w:p w14:paraId="3FCB0B65" w14:textId="77777777" w:rsidR="00837F89" w:rsidRDefault="00837F89">
      <w:pPr>
        <w:pStyle w:val="FootnoteText"/>
      </w:pPr>
      <w:r>
        <w:rPr>
          <w:rStyle w:val="FootnoteReference"/>
        </w:rPr>
        <w:footnoteRef/>
      </w:r>
      <w:r>
        <w:t xml:space="preserve"> John 20:29</w:t>
      </w:r>
    </w:p>
  </w:footnote>
  <w:footnote w:id="580">
    <w:p w14:paraId="6B80EDF7" w14:textId="77777777" w:rsidR="00837F89" w:rsidRDefault="00837F89">
      <w:pPr>
        <w:pStyle w:val="FootnoteText"/>
      </w:pPr>
      <w:r>
        <w:rPr>
          <w:rStyle w:val="FootnoteReference"/>
        </w:rPr>
        <w:footnoteRef/>
      </w:r>
      <w:r>
        <w:t xml:space="preserve"> John 20:29</w:t>
      </w:r>
    </w:p>
  </w:footnote>
  <w:footnote w:id="581">
    <w:p w14:paraId="31D8885C" w14:textId="3AFC7B18" w:rsidR="00837F89" w:rsidRDefault="00837F89"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837F89" w:rsidRPr="00E00D27" w:rsidRDefault="00837F8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837F89" w:rsidRPr="00E00D27" w:rsidRDefault="00837F89" w:rsidP="00686912">
    <w:pPr>
      <w:pStyle w:val="Header"/>
      <w:jc w:val="center"/>
      <w:rPr>
        <w:sz w:val="20"/>
        <w:szCs w:val="20"/>
      </w:rPr>
    </w:pPr>
  </w:p>
  <w:p w14:paraId="022704DA" w14:textId="77777777" w:rsidR="00837F89" w:rsidRPr="00686912" w:rsidRDefault="00837F8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837F89" w:rsidRPr="00E00D27" w:rsidRDefault="00837F8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837F89" w:rsidRPr="00E00D27" w:rsidRDefault="00837F8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10113">
      <w:rPr>
        <w:noProof/>
        <w:sz w:val="20"/>
        <w:szCs w:val="20"/>
      </w:rPr>
      <w:t xml:space="preserve">March or </w:t>
    </w:r>
    <w:r w:rsidR="00C10113" w:rsidRPr="00C10113">
      <w:rPr>
        <w:rFonts w:ascii="NotoSansCoptic" w:eastAsia="NotoSansCoptic" w:hAnsi="NotoSansCoptic" w:cs="NotoSansCoptic"/>
        <w:noProof/>
        <w:sz w:val="20"/>
        <w:szCs w:val="20"/>
      </w:rPr>
      <w:t>Ⲡⲁⲣⲙ</w:t>
    </w:r>
    <w:r w:rsidR="00C10113" w:rsidRPr="00C10113">
      <w:rPr>
        <w:rFonts w:ascii="Calibri" w:eastAsia="Calibri" w:hAnsi="Calibri" w:cs="Calibri"/>
        <w:noProof/>
        <w:sz w:val="20"/>
        <w:szCs w:val="20"/>
      </w:rPr>
      <w:t>ϩ</w:t>
    </w:r>
    <w:r w:rsidR="00C10113" w:rsidRPr="00C10113">
      <w:rPr>
        <w:rFonts w:ascii="NotoSansCoptic" w:eastAsia="NotoSansCoptic" w:hAnsi="NotoSansCoptic" w:cs="NotoSansCoptic"/>
        <w:noProof/>
        <w:sz w:val="20"/>
        <w:szCs w:val="20"/>
      </w:rPr>
      <w:t>ⲟⲧⲡ</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837F89" w:rsidRPr="00E00D27" w:rsidRDefault="00837F8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A75BD4">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837F89" w:rsidRPr="00E00D27" w:rsidRDefault="00837F89" w:rsidP="00686912">
    <w:pPr>
      <w:pStyle w:val="Header"/>
      <w:jc w:val="center"/>
      <w:rPr>
        <w:sz w:val="20"/>
        <w:szCs w:val="20"/>
      </w:rPr>
    </w:pPr>
  </w:p>
  <w:p w14:paraId="48CF3F9A" w14:textId="245E316D" w:rsidR="00837F89" w:rsidRPr="00686912" w:rsidRDefault="00837F89"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837F89" w:rsidRPr="00E00D27" w:rsidRDefault="00837F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10113">
      <w:rPr>
        <w:noProof/>
        <w:sz w:val="20"/>
        <w:szCs w:val="20"/>
      </w:rPr>
      <w:t>Kathisma 17</w:t>
    </w:r>
    <w:r w:rsidRPr="00E00D27">
      <w:rPr>
        <w:sz w:val="20"/>
        <w:szCs w:val="20"/>
      </w:rPr>
      <w:fldChar w:fldCharType="end"/>
    </w:r>
  </w:p>
  <w:p w14:paraId="1DAD4C8D" w14:textId="77777777" w:rsidR="00837F89" w:rsidRPr="00686912" w:rsidRDefault="00837F89"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837F89" w:rsidRPr="00686912" w:rsidRDefault="00837F8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837F89" w:rsidRPr="00E00D27" w:rsidRDefault="00837F8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Pr>
        <w:sz w:val="20"/>
        <w:szCs w:val="20"/>
      </w:rPr>
      <w:fldChar w:fldCharType="separate"/>
    </w:r>
    <w:r w:rsidR="00C10113">
      <w:rPr>
        <w:noProof/>
        <w:sz w:val="20"/>
        <w:szCs w:val="20"/>
      </w:rPr>
      <w:t>March 25 / Phamenoth 29: Annunciation</w:t>
    </w:r>
    <w:r w:rsidRPr="00E00D27">
      <w:rPr>
        <w:sz w:val="20"/>
        <w:szCs w:val="20"/>
      </w:rPr>
      <w:fldChar w:fldCharType="end"/>
    </w:r>
  </w:p>
  <w:p w14:paraId="7E9EFC1B" w14:textId="77777777" w:rsidR="00837F89" w:rsidRPr="00686912" w:rsidRDefault="00837F8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837F89" w:rsidRPr="00E00D27" w:rsidRDefault="00837F89"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07C"/>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1194"/>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4FA3"/>
    <w:rsid w:val="00A5501F"/>
    <w:rsid w:val="00A57656"/>
    <w:rsid w:val="00A618D2"/>
    <w:rsid w:val="00A6346F"/>
    <w:rsid w:val="00A66A9A"/>
    <w:rsid w:val="00A66FD9"/>
    <w:rsid w:val="00A741EE"/>
    <w:rsid w:val="00A742AC"/>
    <w:rsid w:val="00A75013"/>
    <w:rsid w:val="00A75BD4"/>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1613"/>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49154-8E09-474A-9EB8-A9C260BD42E5}">
  <ds:schemaRefs>
    <ds:schemaRef ds:uri="http://schemas.openxmlformats.org/officeDocument/2006/bibliography"/>
  </ds:schemaRefs>
</ds:datastoreItem>
</file>

<file path=customXml/itemProps2.xml><?xml version="1.0" encoding="utf-8"?>
<ds:datastoreItem xmlns:ds="http://schemas.openxmlformats.org/officeDocument/2006/customXml" ds:itemID="{446E326C-C31D-384E-A01D-F2CC85E57A13}">
  <ds:schemaRefs>
    <ds:schemaRef ds:uri="http://schemas.openxmlformats.org/officeDocument/2006/bibliography"/>
  </ds:schemaRefs>
</ds:datastoreItem>
</file>

<file path=customXml/itemProps3.xml><?xml version="1.0" encoding="utf-8"?>
<ds:datastoreItem xmlns:ds="http://schemas.openxmlformats.org/officeDocument/2006/customXml" ds:itemID="{C56FE968-DCB3-9945-A291-133404722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21059</TotalTime>
  <Pages>959</Pages>
  <Words>184616</Words>
  <Characters>1052314</Characters>
  <Application>Microsoft Macintosh Word</Application>
  <DocSecurity>0</DocSecurity>
  <Lines>8769</Lines>
  <Paragraphs>2468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329</cp:revision>
  <cp:lastPrinted>2015-11-01T00:13:00Z</cp:lastPrinted>
  <dcterms:created xsi:type="dcterms:W3CDTF">2014-10-30T02:06:00Z</dcterms:created>
  <dcterms:modified xsi:type="dcterms:W3CDTF">2016-01-02T21:22:00Z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